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85AC" w14:textId="67B1CAE1" w:rsidR="00C0420F" w:rsidRPr="00F55018" w:rsidRDefault="00C0420F">
      <w:pPr>
        <w:tabs>
          <w:tab w:val="center" w:pos="4320"/>
        </w:tabs>
        <w:rPr/>
        <w:pPrChange w:id="1" w:author="Geri Burgert" w:date="2026-02-01T14:36:00Z" w16du:dateUtc="2026-02-01T19:36:00Z">
          <w:pPr/>
        </w:pPrChange>
      </w:pPr>
      <w:r w:rsidRPr="00F55018">
        <w:t>&lt;DOC&gt;Clinical Management Review</w:t>
      </w:r>
    </w:p>
    <w:p w14:paraId="2CFF6867" w14:textId="3A23010B" w:rsidR="00C0420F" w:rsidRPr="00F55018" w:rsidRDefault="00C0420F" w:rsidP="004170FA">
      <w:pPr>
        <w:rPr/>
      </w:pPr>
      <w:r w:rsidRPr="00F55018">
        <w:t>&lt;RRH&gt;</w:t>
      </w:r>
      <w:r w:rsidR="00685D53" w:rsidRPr="00F55018">
        <w:t>RUZIC ET AL</w:t>
      </w:r>
    </w:p>
    <w:p w14:paraId="457EEF86" w14:textId="52CD2975" w:rsidR="004170FA" w:rsidRPr="00F55018" w:rsidDel="00685D53" w:rsidRDefault="004170FA" w:rsidP="004170FA">
      <w:pPr>
        <w:rPr/>
      </w:pPr>
    </w:p>
    <w:p w14:paraId="31B7B741" w14:textId="32690CAF" w:rsidR="004170FA" w:rsidRPr="00F55018" w:rsidDel="00685D53" w:rsidRDefault="004170FA" w:rsidP="004170FA">
      <w:pPr>
        <w:rPr/>
      </w:pPr>
    </w:p>
    <w:p w14:paraId="6FFE0EB4" w14:textId="52FD8A1E" w:rsidR="004170FA" w:rsidRPr="00F55018" w:rsidDel="00685D53" w:rsidRDefault="004170FA" w:rsidP="004170FA">
      <w:pPr>
        <w:rPr/>
      </w:pPr>
    </w:p>
    <w:p w14:paraId="00870448" w14:textId="597D3E81" w:rsidR="004170FA" w:rsidRPr="00F55018" w:rsidDel="00685D53" w:rsidRDefault="004170FA" w:rsidP="004170FA">
      <w:pPr>
        <w:rPr/>
      </w:pPr>
    </w:p>
    <w:p w14:paraId="56BBFF6B" w14:textId="6741196F" w:rsidR="004170FA" w:rsidRPr="00F55018" w:rsidDel="00685D53" w:rsidRDefault="004170FA" w:rsidP="004170FA">
      <w:pPr>
        <w:rPr/>
      </w:pPr>
    </w:p>
    <w:p w14:paraId="05428DBC" w14:textId="4BBF6BC1" w:rsidR="004170FA" w:rsidRPr="00F55018" w:rsidDel="00685D53" w:rsidRDefault="004170FA" w:rsidP="004170FA">
      <w:pPr>
        <w:rPr/>
      </w:pPr>
    </w:p>
    <w:p w14:paraId="6544066A" w14:textId="0D843FA1" w:rsidR="004170FA" w:rsidRPr="00F55018" w:rsidDel="00685D53" w:rsidRDefault="004170FA" w:rsidP="004170FA">
      <w:pPr>
        <w:rPr/>
      </w:pPr>
    </w:p>
    <w:p w14:paraId="7DB6F548" w14:textId="0C8843C0" w:rsidR="004170FA" w:rsidRPr="00F55018" w:rsidDel="00685D53" w:rsidRDefault="004170FA" w:rsidP="004170FA">
      <w:pPr>
        <w:rPr/>
      </w:pPr>
    </w:p>
    <w:p w14:paraId="6EECD71F" w14:textId="376F46E4" w:rsidR="004170FA" w:rsidRPr="00F55018" w:rsidRDefault="004170FA" w:rsidP="004170FA">
      <w:r w:rsidR="00685D53" w:rsidRPr="00F55018">
        <w:t>&lt;AT&gt;</w:t>
      </w:r>
      <w:r w:rsidRPr="00F55018">
        <w:t xml:space="preserve">Novel </w:t>
      </w:r>
      <w:r w:rsidR="00FD2BEF" w:rsidRPr="00F55018">
        <w:t>D</w:t>
      </w:r>
      <w:r w:rsidRPr="00F55018">
        <w:t xml:space="preserve">iagnostic </w:t>
      </w:r>
      <w:r w:rsidR="00FD2BEF" w:rsidRPr="00F55018">
        <w:t>A</w:t>
      </w:r>
      <w:r w:rsidRPr="00F55018">
        <w:t xml:space="preserve">pproaches for </w:t>
      </w:r>
      <w:r w:rsidR="00FD2BEF" w:rsidRPr="00F55018">
        <w:t>E</w:t>
      </w:r>
      <w:r w:rsidRPr="00F55018">
        <w:t xml:space="preserve">osinophilic </w:t>
      </w:r>
      <w:r w:rsidR="00FD2BEF" w:rsidRPr="00F55018">
        <w:t>L</w:t>
      </w:r>
      <w:r w:rsidRPr="00F55018">
        <w:t xml:space="preserve">ung </w:t>
      </w:r>
      <w:r w:rsidR="00FD2BEF" w:rsidRPr="00F55018">
        <w:t>D</w:t>
      </w:r>
      <w:r w:rsidRPr="00F55018">
        <w:t>iseases</w:t>
      </w:r>
    </w:p>
    <w:p w14:paraId="0F05A5CB" w14:textId="2B97EF02" w:rsidR="004170FA" w:rsidRPr="00F55018" w:rsidDel="00FD2BEF" w:rsidRDefault="004170FA" w:rsidP="004170FA">
      <w:pPr>
        <w:rPr/>
      </w:pPr>
    </w:p>
    <w:p w14:paraId="66B61504" w14:textId="6CBAE2C1" w:rsidR="004170FA" w:rsidRPr="00F55018" w:rsidRDefault="00685D53" w:rsidP="004170FA">
      <w:commentRangeStart w:id="32"/>
      <w:r w:rsidRPr="00F55018">
        <w:t>&lt;AU&gt;</w:t>
      </w:r>
      <w:r w:rsidR="004170FA" w:rsidRPr="00F55018">
        <w:t>Alexander Ruzic</w:t>
      </w:r>
      <w:r w:rsidRPr="00F55018">
        <w:t>,</w:t>
      </w:r>
      <w:r w:rsidRPr="00F55018">
        <w:t xml:space="preserve"> </w:t>
      </w:r>
      <w:r w:rsidR="004170FA" w:rsidRPr="00F55018">
        <w:t>BSc</w:t>
      </w:r>
      <w:r w:rsidRPr="00F55018">
        <w:rPr>
          <w:vertAlign w:val="superscript"/>
        </w:rPr>
        <w:t>a</w:t>
      </w:r>
      <w:r w:rsidR="004170FA" w:rsidRPr="00F55018">
        <w:t>, Merritt L. Fajt</w:t>
      </w:r>
      <w:r w:rsidRPr="00F55018">
        <w:t xml:space="preserve">, </w:t>
      </w:r>
      <w:r w:rsidR="004170FA" w:rsidRPr="00F55018">
        <w:t>MD, FAAAAI</w:t>
      </w:r>
      <w:r w:rsidRPr="00F55018">
        <w:rPr>
          <w:vertAlign w:val="superscript"/>
        </w:rPr>
        <w:t>b</w:t>
      </w:r>
      <w:r w:rsidR="004170FA" w:rsidRPr="00F55018">
        <w:t>, Mark Hammer</w:t>
      </w:r>
      <w:r w:rsidRPr="00F55018">
        <w:t>,</w:t>
      </w:r>
      <w:r w:rsidR="004170FA" w:rsidRPr="00F55018">
        <w:t xml:space="preserve"> MD</w:t>
      </w:r>
      <w:r w:rsidRPr="00F55018">
        <w:rPr>
          <w:vertAlign w:val="superscript"/>
        </w:rPr>
        <w:t>c</w:t>
      </w:r>
      <w:r w:rsidR="004170FA" w:rsidRPr="00F55018">
        <w:t xml:space="preserve">, </w:t>
      </w:r>
      <w:r w:rsidRPr="00F55018">
        <w:t xml:space="preserve">and </w:t>
      </w:r>
      <w:r w:rsidR="004170FA" w:rsidRPr="00F55018">
        <w:t>Manali Mukherjee</w:t>
      </w:r>
      <w:r w:rsidRPr="00F55018">
        <w:t>,</w:t>
      </w:r>
      <w:r w:rsidR="004170FA" w:rsidRPr="00F55018">
        <w:t xml:space="preserve"> MSc, PhD</w:t>
      </w:r>
      <w:r w:rsidRPr="00F55018">
        <w:rPr>
          <w:vertAlign w:val="superscript"/>
        </w:rPr>
        <w:t>a</w:t>
      </w:r>
      <w:commentRangeEnd w:id="32"/>
      <w:r w:rsidRPr="00F55018">
        <w:rPr>
          <w:rStyle w:val="CommentReference"/>
          <w:sz w:val="24"/>
          <w:szCs w:val="24"/>
        </w:rPr>
        <w:commentReference w:id="32"/>
      </w:r>
    </w:p>
    <w:p w14:paraId="72512419" w14:textId="086EFCE5" w:rsidR="004170FA" w:rsidRPr="00F55018" w:rsidRDefault="003F4D49" w:rsidP="004170FA">
      <w:pPr>
        <w:rPr>
          <w:i/>
          <w:iCs/>
        </w:rPr>
      </w:pPr>
      <w:r w:rsidRPr="00F55018">
        <w:t>&lt;CITY&gt;</w:t>
      </w:r>
      <w:r w:rsidRPr="00F55018">
        <w:rPr>
          <w:i/>
          <w:iCs/>
        </w:rPr>
        <w:t xml:space="preserve">Hamilton, Ontario, Canada; </w:t>
      </w:r>
      <w:r w:rsidRPr="00F55018">
        <w:rPr>
          <w:i/>
          <w:iCs/>
        </w:rPr>
        <w:t xml:space="preserve">Boston, Mass; and </w:t>
      </w:r>
      <w:r w:rsidR="001C6563" w:rsidRPr="00F55018">
        <w:rPr>
          <w:i/>
          <w:iCs/>
        </w:rPr>
        <w:t>Pittsburgh, Pa</w:t>
      </w:r>
    </w:p>
    <w:p w14:paraId="2DE2D7A2" w14:textId="5DF02C28" w:rsidR="004170FA" w:rsidRPr="00F55018" w:rsidDel="003F4D49" w:rsidRDefault="001C6563" w:rsidP="004170FA">
      <w:pPr>
        <w:rPr>
          <w:vertAlign w:val="superscript"/>
        </w:rPr>
      </w:pPr>
      <w:r w:rsidRPr="00F55018">
        <w:t>&lt;AFN&gt;</w:t>
      </w:r>
    </w:p>
    <w:p w14:paraId="727721C3" w14:textId="39C7DD37" w:rsidR="004170FA" w:rsidRPr="00F55018" w:rsidRDefault="00685D53" w:rsidP="004170FA">
      <w:r w:rsidRPr="00F55018">
        <w:rPr>
          <w:vertAlign w:val="superscript"/>
        </w:rPr>
        <w:t>a</w:t>
      </w:r>
      <w:r w:rsidR="004170FA" w:rsidRPr="00F55018">
        <w:t xml:space="preserve">Division of Respirology, Department of Medicine, McMaster University, </w:t>
      </w:r>
      <w:r w:rsidR="003F4D49" w:rsidRPr="00F55018">
        <w:t xml:space="preserve">Hamilton, </w:t>
      </w:r>
      <w:r w:rsidR="004170FA" w:rsidRPr="00F55018">
        <w:t>O</w:t>
      </w:r>
      <w:r w:rsidR="003F4D49" w:rsidRPr="00F55018">
        <w:t>ntario</w:t>
      </w:r>
      <w:r w:rsidR="004170FA" w:rsidRPr="00F55018">
        <w:t>, Canada</w:t>
      </w:r>
    </w:p>
    <w:p w14:paraId="639DC35F" w14:textId="702BCB15" w:rsidR="00685D53" w:rsidRPr="00F55018" w:rsidRDefault="001C6563" w:rsidP="00685D53">
      <w:pPr>
        <w:rPr>
          <w:moveTo w:id="71" w:author="Geri Burgert" w:date="2026-02-01T12:05:00Z" w16du:dateUtc="2026-02-01T17:05:00Z"/>
        </w:rPr>
      </w:pPr>
      <w:r w:rsidRPr="00F55018">
        <w:t>&lt;AFN&gt;</w:t>
      </w:r>
      <w:r w:rsidR="00685D53" w:rsidRPr="00F55018">
        <w:rPr>
          <w:vertAlign w:val="superscript"/>
        </w:rPr>
        <w:t>b</w:t>
      </w:r>
      <w:moveToRangeStart w:id="75" w:author="Geri Burgert" w:date="2026-02-01T12:05:00Z" w:name="move220839975"/>
      <w:moveTo w:id="76" w:author="Geri Burgert" w:date="2026-02-01T12:05:00Z" w16du:dateUtc="2026-02-01T17:05:00Z">
        <w:r w:rsidR="00685D53" w:rsidRPr="00F55018">
          <w:t>Department of Radiology, Brigham and Women's Hospital, Harvard Medical School</w:t>
        </w:r>
      </w:moveTo>
      <w:r w:rsidR="003F4D49" w:rsidRPr="00F55018">
        <w:t>, Boston, Mass</w:t>
      </w:r>
    </w:p>
    <w:moveToRangeEnd w:id="75"/>
    <w:p w14:paraId="5F5733B8" w14:textId="42564C7F" w:rsidR="004170FA" w:rsidRPr="00F55018" w:rsidRDefault="001C6563" w:rsidP="004170FA">
      <w:pPr>
        <w:rPr/>
      </w:pPr>
      <w:r w:rsidRPr="00F55018">
        <w:t>&lt;AFN&gt;</w:t>
      </w:r>
      <w:r w:rsidR="00685D53" w:rsidRPr="00F55018">
        <w:rPr>
          <w:vertAlign w:val="superscript"/>
        </w:rPr>
        <w:t>c</w:t>
      </w:r>
      <w:r w:rsidR="004170FA" w:rsidRPr="00F55018">
        <w:t>Division of Pulmonary, Allergy, Critical Care</w:t>
      </w:r>
      <w:r w:rsidR="00560B5F" w:rsidRPr="00F55018">
        <w:t>,</w:t>
      </w:r>
      <w:r w:rsidR="004170FA" w:rsidRPr="00F55018">
        <w:t xml:space="preserve"> and Sleep Medicine, University of Pittsburgh Medical Center</w:t>
      </w:r>
      <w:r w:rsidR="00560B5F" w:rsidRPr="00F55018">
        <w:t>, Pittsburgh, Pa</w:t>
      </w:r>
    </w:p>
    <w:p w14:paraId="06BC75F9" w14:textId="4493491F" w:rsidR="00AE1756" w:rsidRPr="00F55018" w:rsidRDefault="00AE1756" w:rsidP="00AE1756">
      <w:pPr>
        <w:rPr>
          <w:rFonts w:eastAsia="Calibri"/>
          <w:bCs w:val="0"/>
          <w:color w:val="auto"/>
          <w:kern w:val="0"/>
          <w14:ligatures w14:val="none"/>
        </w:rPr>
      </w:pPr>
      <w:bookmarkStart w:id="87" w:name="_Hlk63774732"/>
      <w:commentRangeStart w:id="88"/>
      <w:r w:rsidRPr="00F55018">
        <w:rPr>
          <w:rFonts w:eastAsia="Calibri"/>
          <w:bCs w:val="0"/>
          <w:color w:val="auto"/>
          <w:kern w:val="0"/>
          <w14:ligatures w14:val="none"/>
        </w:rPr>
        <w:t xml:space="preserve">&lt;ARTFN&gt;Conflicts of interest: </w:t>
      </w:r>
      <w:moveToRangeStart w:id="90" w:author="Geri Burgert" w:date="2026-02-01T16:02:00Z" w:name="move220854149"/>
      <w:r w:rsidR="00240548" w:rsidRPr="00F55018">
        <w:rPr>
          <w:rFonts w:eastAsia="Calibri"/>
          <w:bCs w:val="0"/>
          <w:color w:val="auto"/>
          <w:kern w:val="0"/>
          <w14:ligatures w14:val="none"/>
        </w:rPr>
        <w:t>M</w:t>
      </w:r>
      <w:r w:rsidR="00240548" w:rsidRPr="00F55018">
        <w:rPr>
          <w:rFonts w:eastAsia="Calibri"/>
          <w:bCs w:val="0"/>
          <w:color w:val="auto"/>
          <w:kern w:val="0"/>
          <w14:ligatures w14:val="none"/>
        </w:rPr>
        <w:t>.</w:t>
      </w:r>
      <w:r w:rsidR="00240548" w:rsidRPr="00F55018">
        <w:rPr>
          <w:rFonts w:eastAsia="Calibri"/>
          <w:bCs w:val="0"/>
          <w:color w:val="auto"/>
          <w:kern w:val="0"/>
          <w14:ligatures w14:val="none"/>
        </w:rPr>
        <w:t>L</w:t>
      </w:r>
      <w:r w:rsidR="00240548" w:rsidRPr="00F55018">
        <w:rPr>
          <w:rFonts w:eastAsia="Calibri"/>
          <w:bCs w:val="0"/>
          <w:color w:val="auto"/>
          <w:kern w:val="0"/>
          <w14:ligatures w14:val="none"/>
        </w:rPr>
        <w:t xml:space="preserve">. </w:t>
      </w:r>
      <w:r w:rsidR="00240548" w:rsidRPr="00F55018">
        <w:t>Fajt</w:t>
      </w:r>
      <w:r w:rsidR="00240548" w:rsidRPr="00F55018">
        <w:rPr>
          <w:rFonts w:eastAsia="Calibri"/>
          <w:bCs w:val="0"/>
          <w:color w:val="auto"/>
          <w:kern w:val="0"/>
          <w14:ligatures w14:val="none"/>
        </w:rPr>
        <w:t xml:space="preserve"> </w:t>
      </w:r>
      <w:r w:rsidR="00240548" w:rsidRPr="00F55018">
        <w:rPr>
          <w:rFonts w:eastAsia="Calibri"/>
          <w:bCs w:val="0"/>
          <w:color w:val="auto"/>
          <w:kern w:val="0"/>
          <w14:ligatures w14:val="none"/>
        </w:rPr>
        <w:t xml:space="preserve">reports serving on the </w:t>
      </w:r>
      <w:r w:rsidR="00240548" w:rsidRPr="00F55018">
        <w:rPr>
          <w:rFonts w:eastAsia="Calibri"/>
          <w:bCs w:val="0"/>
          <w:color w:val="auto"/>
          <w:kern w:val="0"/>
          <w14:ligatures w14:val="none"/>
        </w:rPr>
        <w:t>e</w:t>
      </w:r>
      <w:r w:rsidR="00240548" w:rsidRPr="00F55018">
        <w:rPr>
          <w:rFonts w:eastAsia="Calibri"/>
          <w:bCs w:val="0"/>
          <w:color w:val="auto"/>
          <w:kern w:val="0"/>
          <w14:ligatures w14:val="none"/>
        </w:rPr>
        <w:t xml:space="preserve">ditorial </w:t>
      </w:r>
      <w:r w:rsidR="00240548" w:rsidRPr="00F55018">
        <w:rPr>
          <w:rFonts w:eastAsia="Calibri"/>
          <w:bCs w:val="0"/>
          <w:color w:val="auto"/>
          <w:kern w:val="0"/>
          <w14:ligatures w14:val="none"/>
        </w:rPr>
        <w:t>b</w:t>
      </w:r>
      <w:r w:rsidR="00240548" w:rsidRPr="00F55018">
        <w:rPr>
          <w:rFonts w:eastAsia="Calibri"/>
          <w:bCs w:val="0"/>
          <w:color w:val="auto"/>
          <w:kern w:val="0"/>
          <w14:ligatures w14:val="none"/>
        </w:rPr>
        <w:t xml:space="preserve">oard for </w:t>
      </w:r>
      <w:r w:rsidR="00240548" w:rsidRPr="00F55018">
        <w:rPr>
          <w:rFonts w:eastAsia="Calibri"/>
          <w:bCs w:val="0"/>
          <w:i/>
          <w:iCs/>
          <w:color w:val="auto"/>
          <w:kern w:val="0"/>
          <w14:ligatures w14:val="none"/>
        </w:rPr>
        <w:t>CHEST</w:t>
      </w:r>
      <w:r w:rsidR="00240548" w:rsidRPr="00F55018">
        <w:rPr>
          <w:rFonts w:eastAsia="Calibri"/>
          <w:bCs w:val="0"/>
          <w:color w:val="auto"/>
          <w:kern w:val="0"/>
          <w14:ligatures w14:val="none"/>
        </w:rPr>
        <w:t>. M</w:t>
      </w:r>
      <w:r w:rsidR="00322639" w:rsidRPr="00F55018">
        <w:rPr>
          <w:rFonts w:eastAsia="Calibri"/>
          <w:bCs w:val="0"/>
          <w:color w:val="auto"/>
          <w:kern w:val="0"/>
          <w14:ligatures w14:val="none"/>
        </w:rPr>
        <w:t xml:space="preserve">. </w:t>
      </w:r>
      <w:r w:rsidR="00322639" w:rsidRPr="00F55018">
        <w:t>Hammer</w:t>
      </w:r>
      <w:r w:rsidR="00322639" w:rsidRPr="00F55018">
        <w:rPr>
          <w:rFonts w:eastAsia="Calibri"/>
          <w:bCs w:val="0"/>
          <w:color w:val="auto"/>
          <w:kern w:val="0"/>
          <w14:ligatures w14:val="none"/>
        </w:rPr>
        <w:t xml:space="preserve"> </w:t>
      </w:r>
      <w:r w:rsidR="00240548" w:rsidRPr="00F55018">
        <w:rPr>
          <w:rFonts w:eastAsia="Calibri"/>
          <w:bCs w:val="0"/>
          <w:color w:val="auto"/>
          <w:kern w:val="0"/>
          <w14:ligatures w14:val="none"/>
        </w:rPr>
        <w:t xml:space="preserve">reports </w:t>
      </w:r>
      <w:r w:rsidR="00322639" w:rsidRPr="00F55018">
        <w:rPr>
          <w:rFonts w:eastAsia="Calibri"/>
          <w:bCs w:val="0"/>
          <w:color w:val="auto"/>
          <w:kern w:val="0"/>
          <w14:ligatures w14:val="none"/>
        </w:rPr>
        <w:t xml:space="preserve">a </w:t>
      </w:r>
      <w:r w:rsidR="00240548" w:rsidRPr="00F55018">
        <w:rPr>
          <w:rFonts w:eastAsia="Calibri"/>
          <w:bCs w:val="0"/>
          <w:color w:val="auto"/>
          <w:kern w:val="0"/>
          <w14:ligatures w14:val="none"/>
        </w:rPr>
        <w:t xml:space="preserve">research grant from </w:t>
      </w:r>
      <w:r w:rsidR="00322639" w:rsidRPr="00F55018">
        <w:rPr>
          <w:rFonts w:eastAsia="Calibri"/>
          <w:bCs w:val="0"/>
          <w:color w:val="auto"/>
          <w:kern w:val="0"/>
          <w14:ligatures w14:val="none"/>
        </w:rPr>
        <w:t>the National Institutes of Health/National Cancer Institute</w:t>
      </w:r>
      <w:r w:rsidR="00240548" w:rsidRPr="00F55018">
        <w:rPr>
          <w:rFonts w:eastAsia="Calibri"/>
          <w:bCs w:val="0"/>
          <w:color w:val="auto"/>
          <w:kern w:val="0"/>
          <w14:ligatures w14:val="none"/>
        </w:rPr>
        <w:t xml:space="preserve"> (not directly related to this work), as well as serving as </w:t>
      </w:r>
      <w:r w:rsidR="00322639" w:rsidRPr="00F55018">
        <w:rPr>
          <w:rFonts w:eastAsia="Calibri"/>
          <w:bCs w:val="0"/>
          <w:color w:val="auto"/>
          <w:kern w:val="0"/>
          <w14:ligatures w14:val="none"/>
        </w:rPr>
        <w:t>d</w:t>
      </w:r>
      <w:r w:rsidR="00240548" w:rsidRPr="00F55018">
        <w:rPr>
          <w:rFonts w:eastAsia="Calibri"/>
          <w:bCs w:val="0"/>
          <w:color w:val="auto"/>
          <w:kern w:val="0"/>
          <w14:ligatures w14:val="none"/>
        </w:rPr>
        <w:t xml:space="preserve">eputy </w:t>
      </w:r>
      <w:r w:rsidR="00322639" w:rsidRPr="00F55018">
        <w:rPr>
          <w:rFonts w:eastAsia="Calibri"/>
          <w:bCs w:val="0"/>
          <w:color w:val="auto"/>
          <w:kern w:val="0"/>
          <w14:ligatures w14:val="none"/>
        </w:rPr>
        <w:t>e</w:t>
      </w:r>
      <w:r w:rsidR="00240548" w:rsidRPr="00F55018">
        <w:rPr>
          <w:rFonts w:eastAsia="Calibri"/>
          <w:bCs w:val="0"/>
          <w:color w:val="auto"/>
          <w:kern w:val="0"/>
          <w14:ligatures w14:val="none"/>
        </w:rPr>
        <w:t xml:space="preserve">ditor for </w:t>
      </w:r>
      <w:r w:rsidR="00240548" w:rsidRPr="00F55018">
        <w:rPr>
          <w:rFonts w:eastAsia="Calibri"/>
          <w:bCs w:val="0"/>
          <w:i/>
          <w:iCs/>
          <w:color w:val="auto"/>
          <w:kern w:val="0"/>
          <w14:ligatures w14:val="none"/>
        </w:rPr>
        <w:t>RadioGraphics</w:t>
      </w:r>
      <w:r w:rsidR="00240548" w:rsidRPr="00F55018">
        <w:rPr>
          <w:rFonts w:eastAsia="Calibri"/>
          <w:bCs w:val="0"/>
          <w:color w:val="auto"/>
          <w:kern w:val="0"/>
          <w14:ligatures w14:val="none"/>
        </w:rPr>
        <w:t>. M</w:t>
      </w:r>
      <w:r w:rsidR="00322639" w:rsidRPr="00F55018">
        <w:rPr>
          <w:rFonts w:eastAsia="Calibri"/>
          <w:bCs w:val="0"/>
          <w:color w:val="auto"/>
          <w:kern w:val="0"/>
          <w14:ligatures w14:val="none"/>
        </w:rPr>
        <w:t xml:space="preserve">. </w:t>
      </w:r>
      <w:r w:rsidR="00322639" w:rsidRPr="00F55018">
        <w:t>Mukherjee</w:t>
      </w:r>
      <w:r w:rsidR="00322639" w:rsidRPr="00F55018">
        <w:rPr>
          <w:rFonts w:eastAsia="Calibri"/>
          <w:bCs w:val="0"/>
          <w:color w:val="auto"/>
          <w:kern w:val="0"/>
          <w14:ligatures w14:val="none"/>
        </w:rPr>
        <w:t xml:space="preserve"> </w:t>
      </w:r>
      <w:r w:rsidR="00240548" w:rsidRPr="00F55018">
        <w:rPr>
          <w:rFonts w:eastAsia="Calibri"/>
          <w:bCs w:val="0"/>
          <w:color w:val="auto"/>
          <w:kern w:val="0"/>
          <w14:ligatures w14:val="none"/>
        </w:rPr>
        <w:t xml:space="preserve">reports research grants from </w:t>
      </w:r>
      <w:r w:rsidR="00322639" w:rsidRPr="00F55018">
        <w:rPr>
          <w:rFonts w:eastAsia="Calibri"/>
          <w:bCs w:val="0"/>
          <w:color w:val="auto"/>
          <w:kern w:val="0"/>
          <w14:ligatures w14:val="none"/>
        </w:rPr>
        <w:t xml:space="preserve">the </w:t>
      </w:r>
      <w:r w:rsidR="00240548" w:rsidRPr="00F55018">
        <w:rPr>
          <w:rFonts w:eastAsia="Calibri"/>
          <w:bCs w:val="0"/>
          <w:color w:val="auto"/>
          <w:kern w:val="0"/>
          <w14:ligatures w14:val="none"/>
        </w:rPr>
        <w:t xml:space="preserve">Canadian Institutes of Health Research, </w:t>
      </w:r>
      <w:r w:rsidR="00322639" w:rsidRPr="00F55018">
        <w:rPr>
          <w:rFonts w:eastAsia="Calibri"/>
          <w:bCs w:val="0"/>
          <w:color w:val="auto"/>
          <w:kern w:val="0"/>
          <w14:ligatures w14:val="none"/>
        </w:rPr>
        <w:t xml:space="preserve">the </w:t>
      </w:r>
      <w:r w:rsidR="00240548" w:rsidRPr="00F55018">
        <w:rPr>
          <w:rFonts w:eastAsia="Calibri"/>
          <w:bCs w:val="0"/>
          <w:color w:val="auto"/>
          <w:kern w:val="0"/>
          <w14:ligatures w14:val="none"/>
        </w:rPr>
        <w:t>Canadian Asthma</w:t>
      </w:r>
      <w:r w:rsidR="00322639" w:rsidRPr="00F55018">
        <w:rPr>
          <w:rFonts w:eastAsia="Calibri"/>
          <w:bCs w:val="0"/>
          <w:color w:val="auto"/>
          <w:kern w:val="0"/>
          <w14:ligatures w14:val="none"/>
        </w:rPr>
        <w:t>,</w:t>
      </w:r>
      <w:r w:rsidR="00240548" w:rsidRPr="00F55018">
        <w:rPr>
          <w:rFonts w:eastAsia="Calibri"/>
          <w:bCs w:val="0"/>
          <w:color w:val="auto"/>
          <w:kern w:val="0"/>
          <w14:ligatures w14:val="none"/>
        </w:rPr>
        <w:t xml:space="preserve"> Allergy</w:t>
      </w:r>
      <w:r w:rsidR="00322639" w:rsidRPr="00F55018">
        <w:rPr>
          <w:rFonts w:eastAsia="Calibri"/>
          <w:bCs w:val="0"/>
          <w:color w:val="auto"/>
          <w:kern w:val="0"/>
          <w14:ligatures w14:val="none"/>
        </w:rPr>
        <w:t>,</w:t>
      </w:r>
      <w:r w:rsidR="00240548" w:rsidRPr="00F55018">
        <w:rPr>
          <w:rFonts w:eastAsia="Calibri"/>
          <w:bCs w:val="0"/>
          <w:color w:val="auto"/>
          <w:kern w:val="0"/>
          <w14:ligatures w14:val="none"/>
        </w:rPr>
        <w:t xml:space="preserve"> and Immunology Foundation, AstraZeneca, Sanofi, Methapharm Specialty Pharmaceuticals</w:t>
      </w:r>
      <w:r w:rsidR="00322639" w:rsidRPr="00F55018">
        <w:rPr>
          <w:rFonts w:eastAsia="Calibri"/>
          <w:bCs w:val="0"/>
          <w:color w:val="auto"/>
          <w:kern w:val="0"/>
          <w14:ligatures w14:val="none"/>
        </w:rPr>
        <w:t>,</w:t>
      </w:r>
      <w:r w:rsidR="00240548" w:rsidRPr="00F55018">
        <w:rPr>
          <w:rFonts w:eastAsia="Calibri"/>
          <w:bCs w:val="0"/>
          <w:color w:val="auto"/>
          <w:kern w:val="0"/>
          <w14:ligatures w14:val="none"/>
        </w:rPr>
        <w:t xml:space="preserve"> and </w:t>
      </w:r>
      <w:r w:rsidR="00240548" w:rsidRPr="00F55018">
        <w:rPr>
          <w:rFonts w:eastAsia="Calibri"/>
          <w:bCs w:val="0"/>
          <w:color w:val="auto"/>
          <w:kern w:val="0"/>
          <w14:ligatures w14:val="none"/>
        </w:rPr>
        <w:lastRenderedPageBreak/>
        <w:t>Mirimus</w:t>
      </w:r>
      <w:r w:rsidR="00322639" w:rsidRPr="00F55018">
        <w:rPr>
          <w:rFonts w:eastAsia="Calibri"/>
          <w:bCs w:val="0"/>
          <w:color w:val="auto"/>
          <w:kern w:val="0"/>
          <w14:ligatures w14:val="none"/>
        </w:rPr>
        <w:t>;</w:t>
      </w:r>
      <w:r w:rsidR="00240548" w:rsidRPr="00F55018">
        <w:rPr>
          <w:rFonts w:eastAsia="Calibri"/>
          <w:bCs w:val="0"/>
          <w:color w:val="auto"/>
          <w:kern w:val="0"/>
          <w14:ligatures w14:val="none"/>
        </w:rPr>
        <w:t xml:space="preserve"> and speaker engagement and consulting fees from AstraZeneca, Sanofi, Respiplus, GSK, AbbVie, JN Nova</w:t>
      </w:r>
      <w:r w:rsidR="00322639" w:rsidRPr="00F55018">
        <w:rPr>
          <w:rFonts w:eastAsia="Calibri"/>
          <w:bCs w:val="0"/>
          <w:color w:val="auto"/>
          <w:kern w:val="0"/>
          <w14:ligatures w14:val="none"/>
        </w:rPr>
        <w:t>,</w:t>
      </w:r>
      <w:r w:rsidR="00240548" w:rsidRPr="00F55018">
        <w:rPr>
          <w:rFonts w:eastAsia="Calibri"/>
          <w:bCs w:val="0"/>
          <w:color w:val="auto"/>
          <w:kern w:val="0"/>
          <w14:ligatures w14:val="none"/>
        </w:rPr>
        <w:t xml:space="preserve"> and Mirimus, outside </w:t>
      </w:r>
      <w:r w:rsidR="00240548" w:rsidRPr="00F55018">
        <w:rPr>
          <w:rFonts w:eastAsia="Calibri"/>
          <w:bCs w:val="0"/>
          <w:color w:val="auto"/>
          <w:kern w:val="0"/>
          <w14:ligatures w14:val="none"/>
        </w:rPr>
        <w:t>the submitted work</w:t>
      </w:r>
      <w:moveToRangeEnd w:id="90"/>
      <w:r w:rsidRPr="00F55018">
        <w:rPr>
          <w:rFonts w:eastAsia="Calibri"/>
          <w:bCs w:val="0"/>
          <w:color w:val="auto"/>
          <w:kern w:val="0"/>
          <w14:ligatures w14:val="none"/>
        </w:rPr>
        <w:t>.</w:t>
      </w:r>
      <w:r w:rsidR="00322639" w:rsidRPr="00F55018">
        <w:rPr>
          <w:rFonts w:eastAsia="Calibri"/>
          <w:bCs w:val="0"/>
          <w:color w:val="auto"/>
          <w:kern w:val="0"/>
          <w14:ligatures w14:val="none"/>
        </w:rPr>
        <w:t xml:space="preserve"> </w:t>
      </w:r>
      <w:r w:rsidR="00322639" w:rsidRPr="00F55018">
        <w:t xml:space="preserve"> </w:t>
      </w:r>
      <w:r w:rsidR="00322639" w:rsidRPr="00F55018">
        <w:rPr>
          <w:rFonts w:eastAsia="Calibri"/>
          <w:bCs w:val="0"/>
          <w:color w:val="auto"/>
          <w:kern w:val="0"/>
          <w14:ligatures w14:val="none"/>
        </w:rPr>
        <w:t>The other author declare</w:t>
      </w:r>
      <w:r w:rsidR="00322639" w:rsidRPr="00F55018">
        <w:rPr>
          <w:rFonts w:eastAsia="Calibri"/>
          <w:bCs w:val="0"/>
          <w:color w:val="auto"/>
          <w:kern w:val="0"/>
          <w14:ligatures w14:val="none"/>
        </w:rPr>
        <w:t>s</w:t>
      </w:r>
      <w:r w:rsidR="00322639" w:rsidRPr="00F55018">
        <w:rPr>
          <w:rFonts w:eastAsia="Calibri"/>
          <w:bCs w:val="0"/>
          <w:color w:val="auto"/>
          <w:kern w:val="0"/>
          <w14:ligatures w14:val="none"/>
        </w:rPr>
        <w:t xml:space="preserve"> no relevant conflicts of interest.</w:t>
      </w:r>
      <w:commentRangeEnd w:id="88"/>
      <w:r w:rsidR="00B50C4B" w:rsidRPr="00F55018">
        <w:rPr>
          <w:rStyle w:val="CommentReference"/>
          <w:sz w:val="24"/>
          <w:szCs w:val="24"/>
        </w:rPr>
        <w:commentReference w:id="88"/>
      </w:r>
    </w:p>
    <w:bookmarkEnd w:id="87"/>
    <w:p w14:paraId="5B7C9309" w14:textId="7198BF0C" w:rsidR="005F30DE" w:rsidRPr="00F55018" w:rsidRDefault="00E765AB" w:rsidP="004170FA">
      <w:pPr>
        <w:rPr/>
      </w:pPr>
      <w:r w:rsidRPr="00F55018">
        <w:t>Received for publication December 19, 2025; revised and accepted January 23, 2026.</w:t>
      </w:r>
    </w:p>
    <w:p w14:paraId="77378CFC" w14:textId="6A6144DC" w:rsidR="00E765AB" w:rsidRPr="00F55018" w:rsidDel="00391E46" w:rsidRDefault="00E765AB" w:rsidP="004170FA">
      <w:pPr>
        <w:rPr/>
      </w:pPr>
      <w:r w:rsidRPr="00F55018">
        <w:t>&lt;COR&gt;</w:t>
      </w:r>
      <w:r w:rsidR="007B1117" w:rsidRPr="00F55018">
        <w:t xml:space="preserve">Corresponding author: </w:t>
      </w:r>
    </w:p>
    <w:p w14:paraId="2F67F9AE" w14:textId="70CBFDEF" w:rsidR="004170FA" w:rsidRPr="00F55018" w:rsidDel="00685D53" w:rsidRDefault="004170FA" w:rsidP="004170FA">
      <w:pPr>
        <w:rPr>
          <w:moveFrom w:id="132" w:author="Geri Burgert" w:date="2026-02-01T12:05:00Z" w16du:dateUtc="2026-02-01T17:05:00Z"/>
        </w:rPr>
      </w:pPr>
      <w:moveFromRangeStart w:id="133" w:author="Geri Burgert" w:date="2026-02-01T12:05:00Z" w:name="move220839975"/>
      <w:moveFrom w:id="134" w:author="Geri Burgert" w:date="2026-02-01T12:05:00Z" w16du:dateUtc="2026-02-01T17:05:00Z">
        <w:r w:rsidRPr="00F55018" w:rsidDel="00685D53">
          <w:t>3 Department of Radiology, Brigham and Women's Hospital, Harvard Medical School</w:t>
        </w:r>
      </w:moveFrom>
    </w:p>
    <w:moveFromRangeEnd w:id="133"/>
    <w:p w14:paraId="42E247E6" w14:textId="11150683" w:rsidR="004170FA" w:rsidRPr="00F55018" w:rsidDel="00391E46" w:rsidRDefault="004170FA" w:rsidP="004170FA">
      <w:pPr>
        <w:rPr/>
      </w:pPr>
    </w:p>
    <w:p w14:paraId="7DED2B87" w14:textId="38202AC2" w:rsidR="004170FA" w:rsidRPr="00F55018" w:rsidDel="00391E46" w:rsidRDefault="004170FA" w:rsidP="004170FA">
      <w:pPr>
        <w:rPr/>
      </w:pPr>
    </w:p>
    <w:p w14:paraId="0EABC63E" w14:textId="6D6308EE" w:rsidR="004170FA" w:rsidRPr="00F55018" w:rsidDel="00391E46" w:rsidRDefault="004170FA" w:rsidP="004170FA">
      <w:pPr>
        <w:rPr/>
      </w:pPr>
    </w:p>
    <w:p w14:paraId="6EE0F716" w14:textId="09D64725" w:rsidR="004170FA" w:rsidRPr="00F55018" w:rsidDel="00391E46" w:rsidRDefault="004170FA" w:rsidP="004170FA">
      <w:pPr>
        <w:rPr/>
      </w:pPr>
      <w:r w:rsidRPr="00F55018">
        <w:t>Manali Mukherjee, MSc, PhD</w:t>
      </w:r>
      <w:r w:rsidR="00391E46" w:rsidRPr="00F55018">
        <w:t xml:space="preserve">, </w:t>
      </w:r>
    </w:p>
    <w:p w14:paraId="4773FA88" w14:textId="5EAD0BF1" w:rsidR="004170FA" w:rsidRPr="00F55018" w:rsidDel="00391E46" w:rsidRDefault="004170FA" w:rsidP="004170FA">
      <w:pPr>
        <w:rPr/>
      </w:pPr>
      <w:r w:rsidRPr="00F55018">
        <w:t xml:space="preserve">St Joseph’s Healthcare, </w:t>
      </w:r>
    </w:p>
    <w:p w14:paraId="475F10D7" w14:textId="45038AA3" w:rsidR="004170FA" w:rsidRPr="00F55018" w:rsidDel="00391E46" w:rsidRDefault="004170FA" w:rsidP="004170FA">
      <w:pPr>
        <w:rPr/>
      </w:pPr>
      <w:r w:rsidRPr="00F55018">
        <w:t>R</w:t>
      </w:r>
      <w:r w:rsidRPr="00F55018">
        <w:t>m T3304</w:t>
      </w:r>
      <w:r w:rsidR="00391E46" w:rsidRPr="00F55018">
        <w:t>,</w:t>
      </w:r>
      <w:r w:rsidRPr="00F55018">
        <w:t xml:space="preserve"> 50 Charlton Ave</w:t>
      </w:r>
      <w:r w:rsidRPr="00F55018">
        <w:t xml:space="preserve"> East, </w:t>
      </w:r>
    </w:p>
    <w:p w14:paraId="2515F55A" w14:textId="47D6D38C" w:rsidR="004170FA" w:rsidRPr="00F55018" w:rsidDel="00391E46" w:rsidRDefault="004170FA" w:rsidP="004170FA">
      <w:pPr>
        <w:rPr/>
      </w:pPr>
      <w:r w:rsidRPr="00F55018">
        <w:t>Hamilton, ON</w:t>
      </w:r>
      <w:r w:rsidR="00391E46" w:rsidRPr="00F55018">
        <w:t xml:space="preserve"> L8N 4A6</w:t>
      </w:r>
      <w:r w:rsidRPr="00F55018">
        <w:t>, Canada</w:t>
      </w:r>
      <w:r w:rsidR="00391E46" w:rsidRPr="00F55018">
        <w:t xml:space="preserve">. </w:t>
      </w:r>
    </w:p>
    <w:p w14:paraId="56725117" w14:textId="18875D76" w:rsidR="004170FA" w:rsidRPr="00F55018" w:rsidDel="00391E46" w:rsidRDefault="004170FA" w:rsidP="004170FA">
      <w:pPr>
        <w:rPr/>
      </w:pPr>
    </w:p>
    <w:p w14:paraId="7A9DBF8F" w14:textId="07F8CF53" w:rsidR="004170FA" w:rsidRPr="00F55018" w:rsidRDefault="004170FA" w:rsidP="004170FA">
      <w:pPr>
        <w:rPr/>
      </w:pPr>
      <w:r w:rsidRPr="00F55018">
        <w:t xml:space="preserve">E-mail: </w:t>
      </w:r>
      <w:r w:rsidR="00391E46" w:rsidRPr="00F55018">
        <w:fldChar w:fldCharType="begin"/>
      </w:r>
      <w:r w:rsidR="00391E46" w:rsidRPr="00F55018">
        <w:instrText>HYPERLINK "mailto:</w:instrText>
      </w:r>
      <w:r w:rsidR="00391E46" w:rsidRPr="00F55018">
        <w:instrText>mukherj@mcmaster.ca</w:instrText>
      </w:r>
      <w:r w:rsidR="00391E46" w:rsidRPr="00F55018">
        <w:instrText>"</w:instrText>
      </w:r>
      <w:r w:rsidR="00391E46" w:rsidRPr="00F55018">
        <w:fldChar w:fldCharType="separate"/>
      </w:r>
      <w:r w:rsidR="00391E46" w:rsidRPr="00F55018">
        <w:rPr>
          <w:rStyle w:val="Hyperlink"/>
        </w:rPr>
        <w:t>mukherj@mcmaster.ca</w:t>
      </w:r>
      <w:r w:rsidR="00391E46" w:rsidRPr="00F55018">
        <w:fldChar w:fldCharType="end"/>
      </w:r>
      <w:r w:rsidR="00391E46" w:rsidRPr="00F55018">
        <w:t>.</w:t>
      </w:r>
    </w:p>
    <w:p w14:paraId="42DE583C" w14:textId="6BA705F7" w:rsidR="00391E46" w:rsidRPr="00F55018" w:rsidRDefault="0017591E" w:rsidP="004170FA">
      <w:r w:rsidRPr="00F55018">
        <w:t xml:space="preserve">&lt;BEGIN </w:t>
      </w:r>
      <w:r w:rsidR="00E1709A" w:rsidRPr="00F55018">
        <w:t>ABSTRACT</w:t>
      </w:r>
      <w:r w:rsidRPr="00F55018">
        <w:t>&gt;</w:t>
      </w:r>
    </w:p>
    <w:p w14:paraId="10CAD9D9" w14:textId="5235738D" w:rsidR="004170FA" w:rsidRPr="00F55018" w:rsidDel="0017591E" w:rsidRDefault="004170FA" w:rsidP="004170FA">
      <w:pPr>
        <w:rPr/>
      </w:pPr>
    </w:p>
    <w:p w14:paraId="511407EA" w14:textId="0882D7D0" w:rsidR="004170FA" w:rsidRPr="00F55018" w:rsidDel="007369E0" w:rsidRDefault="004170FA" w:rsidP="004170FA">
      <w:pPr>
        <w:rPr/>
      </w:pPr>
    </w:p>
    <w:p w14:paraId="08806AB0" w14:textId="6417D089" w:rsidR="004170FA" w:rsidRPr="00F55018" w:rsidDel="007369E0" w:rsidRDefault="004170FA" w:rsidP="004170FA">
      <w:pPr>
        <w:rPr/>
      </w:pPr>
    </w:p>
    <w:p w14:paraId="41898AC6" w14:textId="3D8DB727" w:rsidR="004170FA" w:rsidRPr="00F55018" w:rsidDel="0017591E" w:rsidRDefault="004170FA" w:rsidP="004170FA">
      <w:pPr>
        <w:rPr>
          <w:moveFrom w:id="163" w:author="Geri Burgert" w:date="2026-02-01T12:12:00Z" w16du:dateUtc="2026-02-01T17:12:00Z"/>
        </w:rPr>
      </w:pPr>
      <w:moveFromRangeStart w:id="164" w:author="Geri Burgert" w:date="2026-02-01T12:12:00Z" w:name="move220840376"/>
      <w:moveFrom w:id="165" w:author="Geri Burgert" w:date="2026-02-01T12:12:00Z" w16du:dateUtc="2026-02-01T17:12:00Z">
        <w:r w:rsidRPr="00F55018" w:rsidDel="0017591E">
          <w:t>Key words: eosinophils, lung diseases, asthma, EGPA, HES, COPD, biomarkers</w:t>
        </w:r>
      </w:moveFrom>
    </w:p>
    <w:moveFromRangeEnd w:id="164"/>
    <w:p w14:paraId="549DA78B" w14:textId="7A88CE2C" w:rsidR="004170FA" w:rsidRPr="00F55018" w:rsidDel="007369E0" w:rsidRDefault="004170FA" w:rsidP="004170FA">
      <w:pPr>
        <w:rPr/>
      </w:pPr>
    </w:p>
    <w:p w14:paraId="3F3162A0" w14:textId="7908DA32" w:rsidR="004170FA" w:rsidRPr="00F55018" w:rsidDel="007369E0" w:rsidRDefault="004170FA" w:rsidP="004170FA">
      <w:pPr>
        <w:rPr/>
      </w:pPr>
    </w:p>
    <w:p w14:paraId="64A179E0" w14:textId="5700607E" w:rsidR="004170FA" w:rsidRPr="00F55018" w:rsidDel="007369E0" w:rsidRDefault="004170FA" w:rsidP="004170FA">
      <w:pPr>
        <w:rPr/>
      </w:pPr>
    </w:p>
    <w:p w14:paraId="21CD79D7" w14:textId="79E7845D" w:rsidR="004170FA" w:rsidRPr="00F55018" w:rsidDel="007369E0" w:rsidRDefault="004170FA" w:rsidP="004170FA">
      <w:pPr>
        <w:rPr/>
      </w:pPr>
    </w:p>
    <w:p w14:paraId="62C8036C" w14:textId="58C6B585" w:rsidR="004170FA" w:rsidRPr="00F55018" w:rsidDel="007369E0" w:rsidRDefault="004170FA" w:rsidP="004170FA">
      <w:pPr>
        <w:rPr/>
      </w:pPr>
    </w:p>
    <w:p w14:paraId="2E3829AA" w14:textId="07AE6998" w:rsidR="004170FA" w:rsidRPr="00F55018" w:rsidDel="007369E0" w:rsidRDefault="004170FA" w:rsidP="004170FA">
      <w:pPr>
        <w:rPr/>
      </w:pPr>
    </w:p>
    <w:p w14:paraId="3BA33A05" w14:textId="2DBA817C" w:rsidR="004170FA" w:rsidRPr="00F55018" w:rsidRDefault="004170FA" w:rsidP="004170FA">
      <w:pPr>
        <w:rPr/>
      </w:pPr>
      <w:r w:rsidRPr="00F55018">
        <w:t>Eosinophilic lung diseases (ELDs) represent a heterogeneous group of airway and parenchymal disorders unified by eosinophilic inflammation but distinguished by diverse clinical features, mechanisms of persistence, and variable therapeutic responses. Traditional diagnostic tools</w:t>
      </w:r>
      <w:r w:rsidR="001971EF" w:rsidRPr="00F55018">
        <w:t xml:space="preserve">, </w:t>
      </w:r>
      <w:r w:rsidRPr="00F55018">
        <w:t>including blood eosinophil counts, bronchoalveolar lavage, sputum cytology, and exhaled nitric oxide</w:t>
      </w:r>
      <w:r w:rsidR="001971EF" w:rsidRPr="00F55018">
        <w:t>,</w:t>
      </w:r>
      <w:r w:rsidRPr="00F55018">
        <w:t xml:space="preserve"> predict the eosinophilic/T2 burden of the disease but often fail to distinguish IL‑5–dependent from IL‑5–independent pathways, overlook compartment‑specific inflammation, and inadequately predict</w:t>
      </w:r>
      <w:r w:rsidR="001971EF" w:rsidRPr="00F55018">
        <w:t xml:space="preserve"> or </w:t>
      </w:r>
      <w:r w:rsidRPr="00F55018">
        <w:t xml:space="preserve">monitor response to targeted biologics. The inconsistent efficacy of IL‑5/IL‑5R–directed monoclonal antibodies despite </w:t>
      </w:r>
      <w:r w:rsidR="001971EF" w:rsidRPr="00F55018">
        <w:t>normalization</w:t>
      </w:r>
      <w:r w:rsidRPr="00F55018">
        <w:t xml:space="preserve"> of blood eosinophils across the ELD spectrum</w:t>
      </w:r>
      <w:r w:rsidR="001971EF" w:rsidRPr="00F55018">
        <w:t xml:space="preserve"> (</w:t>
      </w:r>
      <w:r w:rsidRPr="00F55018">
        <w:t>robust clinical response in eosinophilic granulomatosis with polyangiitis and hypereosinophilic syndrome, partial in asthma</w:t>
      </w:r>
      <w:r w:rsidRPr="00F55018">
        <w:t xml:space="preserve"> and largely absent in </w:t>
      </w:r>
      <w:r w:rsidR="001971EF" w:rsidRPr="00F55018">
        <w:t>chronic obstructive pulmonary disease</w:t>
      </w:r>
      <w:r w:rsidR="001971EF" w:rsidRPr="00F55018">
        <w:t xml:space="preserve">) </w:t>
      </w:r>
      <w:r w:rsidRPr="00F55018">
        <w:t xml:space="preserve">underscores the limitations of current biomarkers and the need for refined precision endotyping. To address these gaps, emerging biomarker platforms move beyond </w:t>
      </w:r>
      <w:r w:rsidRPr="00F55018">
        <w:lastRenderedPageBreak/>
        <w:t>eosinophil enumeration to define upstream drivers, activation states, tissue localization, and immune pathways sustaining persistent eosinophilia. These advances include non</w:t>
      </w:r>
      <w:r w:rsidRPr="00F55018">
        <w:t>invasive tools such as lateral‑flow devices for assaying eosinophil peroxidase (eosinophil activity biomarker), breathomics and volatile organic compound profiling, cytokine‑level inflammatory mapping, and composite biomarker models integrating airway, blood, and molecular signatures. In parallel, functional imaging modalities</w:t>
      </w:r>
      <w:r w:rsidR="001971EF" w:rsidRPr="00F55018">
        <w:t xml:space="preserve">, </w:t>
      </w:r>
      <w:r w:rsidRPr="00F55018">
        <w:t xml:space="preserve">including hyperpolarized gas </w:t>
      </w:r>
      <w:r w:rsidR="001971EF" w:rsidRPr="00F55018">
        <w:t>magnetic resonance imaging</w:t>
      </w:r>
      <w:r w:rsidRPr="00F55018">
        <w:t xml:space="preserve">, phase‑resolved functional lung </w:t>
      </w:r>
      <w:r w:rsidR="001971EF" w:rsidRPr="00F55018">
        <w:t>magnetic resonance imaging</w:t>
      </w:r>
      <w:r w:rsidRPr="00F55018">
        <w:t>, and quantitative computed tomography</w:t>
      </w:r>
      <w:r w:rsidR="001971EF" w:rsidRPr="00F55018">
        <w:t xml:space="preserve">, </w:t>
      </w:r>
      <w:r w:rsidRPr="00F55018">
        <w:t>provide non</w:t>
      </w:r>
      <w:r w:rsidRPr="00F55018">
        <w:t xml:space="preserve">invasive, high‑resolution visualization of regional ventilation, perfusion, and inflammation. This enables clinicians to </w:t>
      </w:r>
      <w:r w:rsidRPr="00F55018">
        <w:t>look into the lungs</w:t>
      </w:r>
      <w:r w:rsidRPr="00F55018">
        <w:t xml:space="preserve"> and offer powerful stand‑alone or complementary biomarker capability. Collectively, these innovations mark a shift toward mechanistically informed, tissue‑specific, multimodal biomarker strategies that refine diagnosis, improve therapeutic selection, and enhance monitoring across the ELD spectrum, advancing the promise of precision medicine.</w:t>
      </w:r>
    </w:p>
    <w:p w14:paraId="5FCBB623" w14:textId="442B7117" w:rsidR="001971EF" w:rsidRPr="00F55018" w:rsidRDefault="001971EF" w:rsidP="004170FA">
      <w:pPr>
        <w:rPr/>
      </w:pPr>
      <w:r w:rsidRPr="00F55018">
        <w:t>&lt;END ABSTRACT&gt;</w:t>
      </w:r>
    </w:p>
    <w:p w14:paraId="49BF856F" w14:textId="117EB07A" w:rsidR="0017591E" w:rsidRPr="00F55018" w:rsidRDefault="001971EF" w:rsidP="0017591E">
      <w:pPr>
        <w:rPr>
          <w:moveTo w:id="206" w:author="Geri Burgert" w:date="2026-02-01T12:12:00Z" w16du:dateUtc="2026-02-01T17:12:00Z"/>
        </w:rPr>
      </w:pPr>
      <w:r w:rsidRPr="00F55018">
        <w:t>&lt;KW&gt;</w:t>
      </w:r>
      <w:moveToRangeStart w:id="208" w:author="Geri Burgert" w:date="2026-02-01T12:12:00Z" w:name="move220840376"/>
      <w:moveTo w:id="209" w:author="Geri Burgert" w:date="2026-02-01T12:12:00Z" w16du:dateUtc="2026-02-01T17:12:00Z">
        <w:r w:rsidR="0017591E" w:rsidRPr="00F55018">
          <w:rPr>
            <w:b/>
            <w:bCs w:val="0"/>
            <w:i/>
            <w:iCs/>
          </w:rPr>
          <w:t>Key words:</w:t>
        </w:r>
        <w:r w:rsidR="0017591E" w:rsidRPr="00F55018">
          <w:rPr>
            <w:i/>
            <w:iCs/>
          </w:rPr>
          <w:t xml:space="preserve"> </w:t>
        </w:r>
      </w:moveTo>
      <w:r w:rsidRPr="00F55018">
        <w:rPr>
          <w:i/>
          <w:iCs/>
        </w:rPr>
        <w:t>E</w:t>
      </w:r>
      <w:moveTo w:id="214" w:author="Geri Burgert" w:date="2026-02-01T12:12:00Z" w16du:dateUtc="2026-02-01T17:12:00Z">
        <w:r w:rsidR="0017591E" w:rsidRPr="00F55018">
          <w:rPr>
            <w:i/>
            <w:iCs/>
          </w:rPr>
          <w:t>osinophils</w:t>
        </w:r>
      </w:moveTo>
      <w:r w:rsidRPr="00F55018">
        <w:rPr>
          <w:i/>
          <w:iCs/>
        </w:rPr>
        <w:t>;</w:t>
      </w:r>
      <w:moveTo w:id="220" w:author="Geri Burgert" w:date="2026-02-01T12:12:00Z" w16du:dateUtc="2026-02-01T17:12:00Z">
        <w:r w:rsidR="0017591E" w:rsidRPr="00F55018">
          <w:rPr>
            <w:i/>
            <w:iCs/>
          </w:rPr>
          <w:t xml:space="preserve"> </w:t>
        </w:r>
      </w:moveTo>
      <w:r w:rsidRPr="00F55018">
        <w:rPr>
          <w:i/>
          <w:iCs/>
        </w:rPr>
        <w:t>L</w:t>
      </w:r>
      <w:moveTo w:id="228" w:author="Geri Burgert" w:date="2026-02-01T12:12:00Z" w16du:dateUtc="2026-02-01T17:12:00Z">
        <w:r w:rsidR="0017591E" w:rsidRPr="00F55018">
          <w:rPr>
            <w:i/>
            <w:iCs/>
          </w:rPr>
          <w:t>ung diseases</w:t>
        </w:r>
      </w:moveTo>
      <w:r w:rsidRPr="00F55018">
        <w:rPr>
          <w:i/>
          <w:iCs/>
        </w:rPr>
        <w:t>;</w:t>
      </w:r>
      <w:moveTo w:id="232" w:author="Geri Burgert" w:date="2026-02-01T12:12:00Z" w16du:dateUtc="2026-02-01T17:12:00Z">
        <w:r w:rsidR="0017591E" w:rsidRPr="00F55018">
          <w:rPr>
            <w:i/>
            <w:iCs/>
          </w:rPr>
          <w:t xml:space="preserve"> </w:t>
        </w:r>
      </w:moveTo>
      <w:r w:rsidRPr="00F55018">
        <w:rPr>
          <w:i/>
          <w:iCs/>
        </w:rPr>
        <w:t>A</w:t>
      </w:r>
      <w:moveTo w:id="240" w:author="Geri Burgert" w:date="2026-02-01T12:12:00Z" w16du:dateUtc="2026-02-01T17:12:00Z">
        <w:r w:rsidR="0017591E" w:rsidRPr="00F55018">
          <w:rPr>
            <w:i/>
            <w:iCs/>
          </w:rPr>
          <w:t>sthma</w:t>
        </w:r>
      </w:moveTo>
      <w:r w:rsidRPr="00F55018">
        <w:rPr>
          <w:i/>
          <w:iCs/>
        </w:rPr>
        <w:t>;</w:t>
      </w:r>
      <w:moveTo w:id="244" w:author="Geri Burgert" w:date="2026-02-01T12:12:00Z" w16du:dateUtc="2026-02-01T17:12:00Z">
        <w:r w:rsidR="0017591E" w:rsidRPr="00F55018">
          <w:rPr>
            <w:i/>
            <w:iCs/>
          </w:rPr>
          <w:t xml:space="preserve"> EGPA</w:t>
        </w:r>
      </w:moveTo>
      <w:r w:rsidRPr="00F55018">
        <w:rPr>
          <w:i/>
          <w:iCs/>
        </w:rPr>
        <w:t>;</w:t>
      </w:r>
      <w:moveTo w:id="250" w:author="Geri Burgert" w:date="2026-02-01T12:12:00Z" w16du:dateUtc="2026-02-01T17:12:00Z">
        <w:r w:rsidR="0017591E" w:rsidRPr="00F55018">
          <w:rPr>
            <w:i/>
            <w:iCs/>
          </w:rPr>
          <w:t xml:space="preserve"> </w:t>
        </w:r>
      </w:moveTo>
      <w:r w:rsidR="004F35EC" w:rsidRPr="00F55018">
        <w:rPr>
          <w:i/>
          <w:iCs/>
        </w:rPr>
        <w:t>Hypereosinophilic syndrome</w:t>
      </w:r>
      <w:moveTo w:id="255" w:author="Geri Burgert" w:date="2026-02-01T12:12:00Z" w16du:dateUtc="2026-02-01T17:12:00Z"/>
      <w:r w:rsidRPr="00F55018">
        <w:rPr>
          <w:i/>
          <w:iCs/>
        </w:rPr>
        <w:t>;</w:t>
      </w:r>
      <w:moveTo w:id="260" w:author="Geri Burgert" w:date="2026-02-01T12:12:00Z" w16du:dateUtc="2026-02-01T17:12:00Z">
        <w:r w:rsidR="0017591E" w:rsidRPr="00F55018">
          <w:rPr>
            <w:i/>
            <w:iCs/>
          </w:rPr>
          <w:t xml:space="preserve"> COPD</w:t>
        </w:r>
      </w:moveTo>
      <w:r w:rsidRPr="00F55018">
        <w:rPr>
          <w:i/>
          <w:iCs/>
        </w:rPr>
        <w:t>;</w:t>
      </w:r>
      <w:moveTo w:id="266" w:author="Geri Burgert" w:date="2026-02-01T12:12:00Z" w16du:dateUtc="2026-02-01T17:12:00Z">
        <w:r w:rsidR="0017591E" w:rsidRPr="00F55018">
          <w:rPr>
            <w:i/>
            <w:iCs/>
          </w:rPr>
          <w:t xml:space="preserve"> </w:t>
        </w:r>
      </w:moveTo>
      <w:r w:rsidRPr="00F55018">
        <w:rPr>
          <w:i/>
          <w:iCs/>
        </w:rPr>
        <w:t>B</w:t>
      </w:r>
      <w:moveTo w:id="274" w:author="Geri Burgert" w:date="2026-02-01T12:12:00Z" w16du:dateUtc="2026-02-01T17:12:00Z">
        <w:r w:rsidR="0017591E" w:rsidRPr="00F55018">
          <w:rPr>
            <w:i/>
            <w:iCs/>
          </w:rPr>
          <w:t>iomarkers</w:t>
        </w:r>
      </w:moveTo>
    </w:p>
    <w:moveToRangeEnd w:id="208"/>
    <w:p w14:paraId="242EBC7D" w14:textId="59C80F51" w:rsidR="0017591E" w:rsidRPr="00F55018" w:rsidRDefault="003B6AEF" w:rsidP="004170FA">
      <w:pPr>
        <w:rPr/>
      </w:pPr>
      <w:r w:rsidRPr="00F55018">
        <w:t>&lt;BEGIN ARTICLE&gt;</w:t>
      </w:r>
    </w:p>
    <w:p w14:paraId="5835AE68" w14:textId="35DBE559" w:rsidR="003B6AEF" w:rsidRPr="00F55018" w:rsidRDefault="003B6AEF" w:rsidP="004170FA">
      <w:pPr>
        <w:rPr/>
      </w:pPr>
      <w:r w:rsidRPr="00F55018">
        <w:t>&lt;H1&gt;INTRODUCTION</w:t>
      </w:r>
    </w:p>
    <w:p w14:paraId="11D090E4" w14:textId="31EDEA7B" w:rsidR="0017591E" w:rsidRPr="00F55018" w:rsidDel="003B6AEF" w:rsidRDefault="0017591E" w:rsidP="004170FA">
      <w:pPr>
        <w:rPr/>
      </w:pPr>
      <w:commentRangeStart w:id="281"/>
    </w:p>
    <w:p w14:paraId="7FF5B4CB" w14:textId="612E2366" w:rsidR="004170FA" w:rsidRPr="00F55018" w:rsidDel="003B6AEF" w:rsidRDefault="004170FA" w:rsidP="004170FA">
      <w:pPr>
        <w:rPr/>
      </w:pPr>
    </w:p>
    <w:p w14:paraId="1025CDEE" w14:textId="106EE470" w:rsidR="004170FA" w:rsidRPr="00F55018" w:rsidRDefault="00D00B82" w:rsidP="004170FA">
      <w:r w:rsidRPr="00F55018">
        <w:t>&lt;H2&gt;</w:t>
      </w:r>
      <w:r w:rsidR="004170FA" w:rsidRPr="00F55018">
        <w:t xml:space="preserve">Eosinophils and </w:t>
      </w:r>
      <w:r w:rsidRPr="00F55018">
        <w:t>e</w:t>
      </w:r>
      <w:r w:rsidR="004170FA" w:rsidRPr="00F55018">
        <w:t xml:space="preserve">osinophilic </w:t>
      </w:r>
      <w:r w:rsidRPr="00F55018">
        <w:t>l</w:t>
      </w:r>
      <w:r w:rsidR="004170FA" w:rsidRPr="00F55018">
        <w:t xml:space="preserve">ung </w:t>
      </w:r>
      <w:r w:rsidRPr="00F55018">
        <w:t>d</w:t>
      </w:r>
      <w:r w:rsidR="004170FA" w:rsidRPr="00F55018">
        <w:t>iseases</w:t>
      </w:r>
      <w:commentRangeEnd w:id="281"/>
      <w:r w:rsidR="00221B6E" w:rsidRPr="00F55018">
        <w:rPr>
          <w:rStyle w:val="CommentReference"/>
          <w:sz w:val="24"/>
          <w:szCs w:val="24"/>
        </w:rPr>
        <w:commentReference w:id="281"/>
      </w:r>
    </w:p>
    <w:p w14:paraId="1559D272" w14:textId="56A3DD64" w:rsidR="004170FA" w:rsidRPr="00F55018" w:rsidRDefault="004170FA" w:rsidP="004170FA">
      <w:r w:rsidRPr="00F55018">
        <w:t>Eosinophils are granulocytic leukocytes that occupy a paradoxical niche in pulmonary biology</w:t>
      </w:r>
      <w:r w:rsidR="002A644E" w:rsidRPr="00F55018">
        <w:t>,</w:t>
      </w:r>
      <w:r w:rsidRPr="00F55018">
        <w:t xml:space="preserve"> indispensable sentinels of host defense that, when dysregulated, orchestrate some of the lung’s most destructive inflammatory responses</w:t>
      </w:r>
      <w:r w:rsidR="002A644E" w:rsidRPr="00F55018">
        <w:t>.</w:t>
      </w:r>
      <w:r w:rsidRPr="00F55018">
        <w:rPr>
          <w:vertAlign w:val="superscript"/>
        </w:rPr>
        <w:t>1,</w:t>
      </w:r>
      <w:r w:rsidRPr="00F55018">
        <w:rPr>
          <w:vertAlign w:val="superscript"/>
        </w:rPr>
        <w:t>2</w:t>
      </w:r>
      <w:r w:rsidRPr="00F55018">
        <w:t xml:space="preserve"> Once activated, eosinophils are potent drivers of the type 2 (T2) inflammatory processes based on their ability to secrete stored cytotoxic and proinflammatory mediators</w:t>
      </w:r>
      <w:r w:rsidR="009F4EAD" w:rsidRPr="00F55018">
        <w:t>.</w:t>
      </w:r>
      <w:r w:rsidRPr="00F55018">
        <w:rPr>
          <w:vertAlign w:val="superscript"/>
        </w:rPr>
        <w:t>3</w:t>
      </w:r>
      <w:r w:rsidRPr="00F55018">
        <w:t xml:space="preserve"> These factors mediate tissue destruction and remodel</w:t>
      </w:r>
      <w:r w:rsidRPr="00F55018">
        <w:t>ing, which may give rise to pathologic states. Eosinophilic lung diseases (ELD</w:t>
      </w:r>
      <w:r w:rsidR="00F564D3" w:rsidRPr="00F55018">
        <w:t>s</w:t>
      </w:r>
      <w:r w:rsidRPr="00F55018">
        <w:t xml:space="preserve">) </w:t>
      </w:r>
      <w:r w:rsidR="00DA01CA" w:rsidRPr="00F55018">
        <w:t xml:space="preserve">are composed of </w:t>
      </w:r>
      <w:r w:rsidRPr="00F55018">
        <w:t>a group of pulmonary disorders associated with the presence of abnormally increased eosinophils in the lung. This heterogenous group of diseases has diverse clinical features: underlying etiology, presentation, symptoms, diagnostic findings, prognosis</w:t>
      </w:r>
      <w:r w:rsidR="00DA01CA" w:rsidRPr="00F55018">
        <w:t>,</w:t>
      </w:r>
      <w:r w:rsidRPr="00F55018">
        <w:t xml:space="preserve"> and treatments</w:t>
      </w:r>
      <w:r w:rsidR="00DA01CA" w:rsidRPr="00F55018">
        <w:t>.</w:t>
      </w:r>
      <w:r w:rsidRPr="00F55018">
        <w:rPr>
          <w:vertAlign w:val="superscript"/>
        </w:rPr>
        <w:t>4</w:t>
      </w:r>
      <w:r w:rsidRPr="00F55018">
        <w:t xml:space="preserve"> </w:t>
      </w:r>
    </w:p>
    <w:p w14:paraId="31EB0E9F" w14:textId="00086DE8" w:rsidR="004170FA" w:rsidRPr="00F55018" w:rsidRDefault="00DA01CA" w:rsidP="004170FA">
      <w:r w:rsidRPr="00F55018">
        <w:tab/>
      </w:r>
      <w:r w:rsidR="004170FA" w:rsidRPr="00F55018">
        <w:t>The classic definition of an ELD includes abnormal pulmonary imaging in conjunction with evidence of eosinophilic involvement, which may be demonstrated by increased peripheral blood eosinophils (absolute eosinophil count &gt;500 cells/uL)</w:t>
      </w:r>
      <w:r w:rsidR="00F43C32" w:rsidRPr="00F55018">
        <w:t xml:space="preserve"> </w:t>
      </w:r>
      <w:r w:rsidR="00F43C32" w:rsidRPr="00F55018">
        <w:t>or</w:t>
      </w:r>
      <w:r w:rsidR="004170FA" w:rsidRPr="00F55018">
        <w:t xml:space="preserve"> increased eosinophils in bronchoalveolar lavage (BAL)</w:t>
      </w:r>
      <w:r w:rsidR="004170FA" w:rsidRPr="00F55018">
        <w:t xml:space="preserve"> and/or within lung tissue on biopsy</w:t>
      </w:r>
      <w:r w:rsidR="00F43C32" w:rsidRPr="00F55018">
        <w:t>.</w:t>
      </w:r>
      <w:r w:rsidR="004170FA" w:rsidRPr="00F55018">
        <w:rPr>
          <w:vertAlign w:val="superscript"/>
        </w:rPr>
        <w:t>5,</w:t>
      </w:r>
      <w:r w:rsidR="004170FA" w:rsidRPr="00F55018">
        <w:rPr>
          <w:vertAlign w:val="superscript"/>
        </w:rPr>
        <w:t>6</w:t>
      </w:r>
      <w:r w:rsidR="004170FA" w:rsidRPr="00F55018">
        <w:t xml:space="preserve"> Hypereosinophilia in conjunction with lung disease and/or BAL eosinophilia </w:t>
      </w:r>
      <w:r w:rsidR="006876A2" w:rsidRPr="00F55018">
        <w:t>greater than</w:t>
      </w:r>
      <w:r w:rsidR="004170FA" w:rsidRPr="00F55018">
        <w:t xml:space="preserve"> 40% strongly suggests a diagnosis of ELD</w:t>
      </w:r>
      <w:r w:rsidR="006876A2" w:rsidRPr="00F55018">
        <w:t>.</w:t>
      </w:r>
      <w:r w:rsidR="004170FA" w:rsidRPr="00F55018">
        <w:rPr>
          <w:vertAlign w:val="superscript"/>
        </w:rPr>
        <w:t>7</w:t>
      </w:r>
      <w:r w:rsidR="004170FA" w:rsidRPr="00F55018">
        <w:t xml:space="preserve"> Importantly, traditional chest x-rays may not identify all lung disease in ELDs.</w:t>
      </w:r>
      <w:r w:rsidR="005D5E81" w:rsidRPr="00F55018">
        <w:t xml:space="preserve"> </w:t>
      </w:r>
      <w:r w:rsidR="006876A2" w:rsidRPr="00F55018">
        <w:t>C</w:t>
      </w:r>
      <w:r w:rsidR="004170FA" w:rsidRPr="00F55018">
        <w:t xml:space="preserve">ertain drugs, infections (particularly with helminths or fungi) and neoplasms can also cause pulmonary eosinophilia. </w:t>
      </w:r>
      <w:r w:rsidR="006876A2" w:rsidRPr="00F55018">
        <w:t xml:space="preserve">Eosinophilic lung diseases </w:t>
      </w:r>
      <w:r w:rsidR="004170FA" w:rsidRPr="00F55018">
        <w:t xml:space="preserve">can also be classified by </w:t>
      </w:r>
      <w:r w:rsidR="006876A2" w:rsidRPr="00F55018">
        <w:t xml:space="preserve">the </w:t>
      </w:r>
      <w:r w:rsidR="004170FA" w:rsidRPr="00F55018">
        <w:t xml:space="preserve">mode of onset, </w:t>
      </w:r>
      <w:r w:rsidR="006876A2" w:rsidRPr="00F55018">
        <w:t xml:space="preserve">the </w:t>
      </w:r>
      <w:r w:rsidR="004170FA" w:rsidRPr="00F55018">
        <w:t xml:space="preserve">presence of an identified cause or </w:t>
      </w:r>
      <w:r w:rsidR="006876A2" w:rsidRPr="00F55018">
        <w:t xml:space="preserve">the </w:t>
      </w:r>
      <w:r w:rsidR="004170FA" w:rsidRPr="00F55018">
        <w:t>idiopathic</w:t>
      </w:r>
      <w:r w:rsidR="006876A2" w:rsidRPr="00F55018">
        <w:t xml:space="preserve"> nature</w:t>
      </w:r>
      <w:r w:rsidR="004170FA" w:rsidRPr="00F55018">
        <w:t xml:space="preserve">, and </w:t>
      </w:r>
      <w:r w:rsidR="006876A2" w:rsidRPr="00F55018">
        <w:t>whether the</w:t>
      </w:r>
      <w:r w:rsidR="004170FA" w:rsidRPr="00F55018">
        <w:t xml:space="preserve"> disease is confined to the lungs or if there are systemic manifestations.</w:t>
      </w:r>
      <w:r w:rsidR="005D5E81" w:rsidRPr="00F55018">
        <w:t xml:space="preserve"> </w:t>
      </w:r>
    </w:p>
    <w:p w14:paraId="219CADE0" w14:textId="1FDC1203" w:rsidR="004170FA" w:rsidRPr="00F55018" w:rsidRDefault="006876A2" w:rsidP="004170FA">
      <w:r w:rsidRPr="00F55018">
        <w:lastRenderedPageBreak/>
        <w:tab/>
      </w:r>
      <w:r w:rsidR="004170FA" w:rsidRPr="00F55018">
        <w:t xml:space="preserve">Many </w:t>
      </w:r>
      <w:r w:rsidR="004170FA" w:rsidRPr="00F55018">
        <w:t>ELDs are difficult to treat</w:t>
      </w:r>
      <w:r w:rsidR="00443906" w:rsidRPr="00F55018">
        <w:t>,</w:t>
      </w:r>
      <w:r w:rsidR="004170FA" w:rsidRPr="00F55018">
        <w:t xml:space="preserve"> and the cornerstones of therapy (corticosteroids and other immunosuppressants) have significant morbidity and relapses are common. The current treatment paradigm of ELD requires the use of biomarkers and/or imaging modalities to designate the presence or absence of eosinophil-associated </w:t>
      </w:r>
      <w:r w:rsidR="002A644E" w:rsidRPr="00F55018">
        <w:t>T</w:t>
      </w:r>
      <w:r w:rsidR="004170FA" w:rsidRPr="00F55018">
        <w:t>2 inflammation</w:t>
      </w:r>
      <w:r w:rsidR="004170FA" w:rsidRPr="00F55018">
        <w:t xml:space="preserve"> </w:t>
      </w:r>
      <w:r w:rsidR="00443906" w:rsidRPr="00F55018">
        <w:t xml:space="preserve">as well as </w:t>
      </w:r>
      <w:r w:rsidR="004170FA" w:rsidRPr="00F55018">
        <w:t>the clinical features. Here, we will review the conventional and emerging novel biomarkers and imaging technologies in some of the major ELDs</w:t>
      </w:r>
      <w:r w:rsidR="00443906" w:rsidRPr="00F55018">
        <w:t>,</w:t>
      </w:r>
      <w:r w:rsidR="004170FA" w:rsidRPr="00F55018">
        <w:t xml:space="preserve"> which include asthma, eosinophilic granulomatosis with </w:t>
      </w:r>
      <w:r w:rsidR="00443906" w:rsidRPr="00F55018">
        <w:t>polyangiitis</w:t>
      </w:r>
      <w:r w:rsidR="004170FA" w:rsidRPr="00F55018">
        <w:t xml:space="preserve"> (EGPA), allergic bronchopulmonary aspergillosis (ABPA), eosinophilic bronchitis, chronic obstructive pulmonary disease (COPD), hypereosinophilic syndrome</w:t>
      </w:r>
      <w:r w:rsidR="004170FA" w:rsidRPr="00F55018">
        <w:t>, and chronic eosinophilic pneumonia (CEP).</w:t>
      </w:r>
    </w:p>
    <w:p w14:paraId="12C72220" w14:textId="72B4B9C1" w:rsidR="004170FA" w:rsidRPr="00F55018" w:rsidRDefault="00221B6E" w:rsidP="004170FA">
      <w:r w:rsidRPr="00F55018">
        <w:t>&lt;H</w:t>
      </w:r>
      <w:r w:rsidRPr="00F55018">
        <w:t>1</w:t>
      </w:r>
      <w:r w:rsidRPr="00F55018">
        <w:t>&gt;</w:t>
      </w:r>
      <w:r w:rsidR="004170FA" w:rsidRPr="00F55018">
        <w:t>C</w:t>
      </w:r>
      <w:r w:rsidR="00BF1652" w:rsidRPr="00F55018">
        <w:t>URRENT BIOMARKERS</w:t>
      </w:r>
      <w:r w:rsidR="00BF1652" w:rsidRPr="00F55018">
        <w:t xml:space="preserve"> FOR</w:t>
      </w:r>
      <w:r w:rsidR="00BF1652" w:rsidRPr="00F55018">
        <w:t xml:space="preserve"> ASSESSING</w:t>
      </w:r>
      <w:r w:rsidR="00BF1652" w:rsidRPr="00F55018">
        <w:t xml:space="preserve"> EOSINOPHILI</w:t>
      </w:r>
      <w:r w:rsidR="00BF1652" w:rsidRPr="00F55018">
        <w:t>A</w:t>
      </w:r>
      <w:r w:rsidR="00BF1652" w:rsidRPr="00F55018">
        <w:t xml:space="preserve"> IN</w:t>
      </w:r>
      <w:r w:rsidR="004170FA" w:rsidRPr="00F55018">
        <w:t xml:space="preserve"> ELD</w:t>
      </w:r>
      <w:r w:rsidR="00BF1652" w:rsidRPr="00F55018">
        <w:t>S</w:t>
      </w:r>
    </w:p>
    <w:p w14:paraId="7C74DE7E" w14:textId="1FF8387C" w:rsidR="004170FA" w:rsidRPr="00F55018" w:rsidRDefault="004170FA" w:rsidP="004170FA">
      <w:r w:rsidRPr="00F55018">
        <w:t>Biomarkers are measurable biological features that indicate normal physiology, disease processes, or treatment responses. They guide disease phenotyping, risk assessment, and clinical decisions, and their identification is increasingly important in precision medicine.</w:t>
      </w:r>
      <w:r w:rsidRPr="00F55018">
        <w:rPr>
          <w:vertAlign w:val="superscript"/>
        </w:rPr>
        <w:t>8</w:t>
      </w:r>
      <w:r w:rsidRPr="00F55018">
        <w:t xml:space="preserve"> Eosinophils are the key biomarker for </w:t>
      </w:r>
      <w:r w:rsidRPr="00F55018">
        <w:t>manag</w:t>
      </w:r>
      <w:r w:rsidR="00221B6E" w:rsidRPr="00F55018">
        <w:t>ing</w:t>
      </w:r>
      <w:r w:rsidRPr="00F55018">
        <w:t xml:space="preserve"> patients with ELDs</w:t>
      </w:r>
      <w:r w:rsidR="00221B6E" w:rsidRPr="00F55018">
        <w:t xml:space="preserve"> and providing the diagnosis</w:t>
      </w:r>
      <w:r w:rsidRPr="00F55018">
        <w:t xml:space="preserve">. The current approaches are </w:t>
      </w:r>
      <w:r w:rsidR="00221B6E" w:rsidRPr="00F55018">
        <w:t xml:space="preserve">listed </w:t>
      </w:r>
      <w:r w:rsidRPr="00F55018">
        <w:t xml:space="preserve">in </w:t>
      </w:r>
      <w:r w:rsidRPr="00F55018">
        <w:rPr>
          <w:highlight w:val="yellow"/>
        </w:rPr>
        <w:t xml:space="preserve">Table </w:t>
      </w:r>
      <w:r w:rsidR="000D1DF1" w:rsidRPr="00F55018">
        <w:rPr>
          <w:highlight w:val="yellow"/>
        </w:rPr>
        <w:t>I</w:t>
      </w:r>
      <w:r w:rsidRPr="00F55018">
        <w:t xml:space="preserve"> and discussed </w:t>
      </w:r>
      <w:r w:rsidR="00221B6E" w:rsidRPr="00F55018">
        <w:t>next</w:t>
      </w:r>
      <w:r w:rsidRPr="00F55018">
        <w:t>.</w:t>
      </w:r>
    </w:p>
    <w:p w14:paraId="2A8882CF" w14:textId="73098738" w:rsidR="004170FA" w:rsidRPr="00F55018" w:rsidRDefault="00221B6E" w:rsidP="004170FA">
      <w:r w:rsidRPr="00F55018">
        <w:t>&lt;H2&gt;</w:t>
      </w:r>
      <w:r w:rsidR="004170FA" w:rsidRPr="00F55018">
        <w:t xml:space="preserve">Bronchoalveolar </w:t>
      </w:r>
      <w:r w:rsidRPr="00F55018">
        <w:t>l</w:t>
      </w:r>
      <w:r w:rsidR="004170FA" w:rsidRPr="00F55018">
        <w:t>avage</w:t>
      </w:r>
      <w:r w:rsidRPr="00F55018">
        <w:t xml:space="preserve"> and b</w:t>
      </w:r>
      <w:r w:rsidR="004170FA" w:rsidRPr="00F55018">
        <w:t>iopsy</w:t>
      </w:r>
    </w:p>
    <w:p w14:paraId="520EFC91" w14:textId="3B9147F5" w:rsidR="004170FA" w:rsidRPr="00F55018" w:rsidRDefault="004170FA" w:rsidP="004170FA">
      <w:r w:rsidRPr="00F55018">
        <w:t xml:space="preserve">Bronchoalveolar lavage and transbronchial or surgical lung biopsies remain the </w:t>
      </w:r>
      <w:r w:rsidR="004A1C22" w:rsidRPr="00F55018">
        <w:t xml:space="preserve">reference </w:t>
      </w:r>
      <w:r w:rsidRPr="00F55018">
        <w:t>standards for directly assessing airway or tissue eosinophilia</w:t>
      </w:r>
      <w:r w:rsidR="004A1C22" w:rsidRPr="00F55018">
        <w:t>.</w:t>
      </w:r>
      <w:r w:rsidR="00E844DA" w:rsidRPr="00F55018">
        <w:rPr>
          <w:vertAlign w:val="superscript"/>
        </w:rPr>
        <w:t>27</w:t>
      </w:r>
      <w:r w:rsidRPr="00F55018">
        <w:t xml:space="preserve"> </w:t>
      </w:r>
      <w:r w:rsidR="004A1C22" w:rsidRPr="00F55018">
        <w:t>Although</w:t>
      </w:r>
      <w:r w:rsidRPr="00F55018">
        <w:t xml:space="preserve"> lung biopsy provides precise measurement and spatial localization of eosinophilic </w:t>
      </w:r>
      <w:r w:rsidRPr="00F55018">
        <w:lastRenderedPageBreak/>
        <w:t>infiltration, its utility is limited by its invasive nature and associated risks, including hemorrhage, pneumothorax, and hypoxia</w:t>
      </w:r>
      <w:r w:rsidR="004A1C22" w:rsidRPr="00F55018">
        <w:t>.</w:t>
      </w:r>
      <w:r w:rsidR="00E844DA" w:rsidRPr="00F55018">
        <w:rPr>
          <w:vertAlign w:val="superscript"/>
        </w:rPr>
        <w:t>28</w:t>
      </w:r>
      <w:r w:rsidRPr="00F55018">
        <w:rPr>
          <w:vertAlign w:val="superscript"/>
        </w:rPr>
        <w:t>-</w:t>
      </w:r>
      <w:r w:rsidR="00E844DA" w:rsidRPr="00F55018">
        <w:rPr>
          <w:vertAlign w:val="superscript"/>
        </w:rPr>
        <w:t>30</w:t>
      </w:r>
      <w:r w:rsidRPr="00F55018">
        <w:t xml:space="preserve"> These safety concerns restrict use primarily to clinically stable patients and reduce their practicality for broad patient phenotyping or </w:t>
      </w:r>
      <w:r w:rsidRPr="00F55018">
        <w:t>guiding and monitoring treatment in routine care. Consequently, there is a critical need for validated, minimally invasive biomarkers that accurately reflect eosinophilic inflammation while minimizing patient risk.</w:t>
      </w:r>
    </w:p>
    <w:p w14:paraId="23FC1773" w14:textId="43CDE1F0" w:rsidR="004170FA" w:rsidRPr="00F55018" w:rsidRDefault="00653532" w:rsidP="004170FA">
      <w:r w:rsidRPr="00F55018">
        <w:t>&lt;H2&gt;</w:t>
      </w:r>
      <w:r w:rsidR="004170FA" w:rsidRPr="00F55018">
        <w:t xml:space="preserve">Blood </w:t>
      </w:r>
      <w:r w:rsidRPr="00F55018">
        <w:t>e</w:t>
      </w:r>
      <w:r w:rsidR="004170FA" w:rsidRPr="00F55018">
        <w:t>osinophils</w:t>
      </w:r>
    </w:p>
    <w:p w14:paraId="191C6947" w14:textId="7B3123E2" w:rsidR="004170FA" w:rsidRPr="00F55018" w:rsidRDefault="004170FA" w:rsidP="004170FA">
      <w:r w:rsidRPr="00F55018">
        <w:t xml:space="preserve">Blood eosinophil counts are used as the most common </w:t>
      </w:r>
      <w:r w:rsidRPr="00F55018">
        <w:t>surrogate</w:t>
      </w:r>
      <w:r w:rsidRPr="00F55018">
        <w:t xml:space="preserve"> method for predicting tissue eosinophilia. Wh</w:t>
      </w:r>
      <w:r w:rsidR="00653532" w:rsidRPr="00F55018">
        <w:t>ereas</w:t>
      </w:r>
      <w:r w:rsidRPr="00F55018">
        <w:t xml:space="preserve"> numerous values may be used to define cut</w:t>
      </w:r>
      <w:r w:rsidRPr="00F55018">
        <w:t xml:space="preserve">offs for blood eosinophils across various diseases (Table </w:t>
      </w:r>
      <w:r w:rsidR="000D1DF1" w:rsidRPr="00F55018">
        <w:t>I</w:t>
      </w:r>
      <w:r w:rsidRPr="00F55018">
        <w:t>), healthy individuals typically have less than 100 cells/μL, but counts are highly variable and can range up to 300 cells/μL</w:t>
      </w:r>
      <w:r w:rsidR="00653532" w:rsidRPr="00F55018">
        <w:t>.</w:t>
      </w:r>
      <w:r w:rsidR="007B449B" w:rsidRPr="00F55018">
        <w:rPr>
          <w:vertAlign w:val="superscript"/>
        </w:rPr>
        <w:t>31</w:t>
      </w:r>
      <w:r w:rsidRPr="00F55018">
        <w:t xml:space="preserve"> Elevated blood eosinophils correlate with </w:t>
      </w:r>
      <w:r w:rsidR="002A644E" w:rsidRPr="00F55018">
        <w:t>T</w:t>
      </w:r>
      <w:r w:rsidRPr="00F55018">
        <w:t>2 inflammatory activity and serve as clinically relevant biomarkers across several ELDs</w:t>
      </w:r>
      <w:r w:rsidR="00666E50" w:rsidRPr="00F55018">
        <w:t>,</w:t>
      </w:r>
      <w:r w:rsidRPr="00F55018">
        <w:rPr>
          <w:vertAlign w:val="superscript"/>
        </w:rPr>
        <w:t>7</w:t>
      </w:r>
      <w:r w:rsidRPr="00F55018">
        <w:t xml:space="preserve"> including asthma and COPD, </w:t>
      </w:r>
      <w:r w:rsidR="00666E50" w:rsidRPr="00F55018">
        <w:t xml:space="preserve">in which </w:t>
      </w:r>
      <w:r w:rsidRPr="00F55018">
        <w:t xml:space="preserve">higher peripheral eosinophil levels have been associated with increased </w:t>
      </w:r>
      <w:r w:rsidR="002A644E" w:rsidRPr="00F55018">
        <w:t>T</w:t>
      </w:r>
      <w:r w:rsidRPr="00F55018">
        <w:t>2 cytokine signal</w:t>
      </w:r>
      <w:r w:rsidRPr="00F55018">
        <w:t>ing and heightened responsiveness to corticosteroid therapy</w:t>
      </w:r>
      <w:r w:rsidR="00666E50" w:rsidRPr="00F55018">
        <w:t>.</w:t>
      </w:r>
      <w:r w:rsidR="007B449B" w:rsidRPr="00F55018">
        <w:rPr>
          <w:vertAlign w:val="superscript"/>
        </w:rPr>
        <w:t>32</w:t>
      </w:r>
      <w:r w:rsidRPr="00F55018">
        <w:rPr>
          <w:vertAlign w:val="superscript"/>
        </w:rPr>
        <w:t>,</w:t>
      </w:r>
      <w:r w:rsidR="007B449B" w:rsidRPr="00F55018">
        <w:rPr>
          <w:vertAlign w:val="superscript"/>
        </w:rPr>
        <w:t>33</w:t>
      </w:r>
      <w:r w:rsidRPr="00F55018">
        <w:t xml:space="preserve"> Compared with BAL or lung biopsy, peripheral eosinophil measurement is minimally invasive, reproducible, and more feasible for longitudinal monitoring in both clinical and research settings.</w:t>
      </w:r>
    </w:p>
    <w:p w14:paraId="71FF7BBE" w14:textId="172C44F9" w:rsidR="004170FA" w:rsidRPr="00F55018" w:rsidRDefault="004170FA" w:rsidP="004170FA">
      <w:r w:rsidRPr="00F55018">
        <w:tab/>
      </w:r>
      <w:r w:rsidR="00DE0677" w:rsidRPr="00F55018">
        <w:t>B</w:t>
      </w:r>
      <w:r w:rsidRPr="00F55018">
        <w:t xml:space="preserve">lood eosinophils are a convenient biomarker, </w:t>
      </w:r>
      <w:r w:rsidR="00DE0677" w:rsidRPr="00F55018">
        <w:t xml:space="preserve">but </w:t>
      </w:r>
      <w:r w:rsidRPr="00F55018">
        <w:t xml:space="preserve">there are important limitations to consider (Table </w:t>
      </w:r>
      <w:r w:rsidR="000D1DF1" w:rsidRPr="00F55018">
        <w:t>I</w:t>
      </w:r>
      <w:r w:rsidRPr="00F55018">
        <w:t>). Counts can be influenced by circadian variation, corticosteroid use, and/or infections</w:t>
      </w:r>
      <w:r w:rsidR="00DE0677" w:rsidRPr="00F55018">
        <w:t>.</w:t>
      </w:r>
      <w:r w:rsidR="00BB5B95" w:rsidRPr="00F55018">
        <w:rPr>
          <w:vertAlign w:val="superscript"/>
        </w:rPr>
        <w:t>34</w:t>
      </w:r>
      <w:r w:rsidRPr="00F55018">
        <w:rPr>
          <w:vertAlign w:val="superscript"/>
        </w:rPr>
        <w:t>,</w:t>
      </w:r>
      <w:r w:rsidR="00BB5B95" w:rsidRPr="00F55018">
        <w:rPr>
          <w:vertAlign w:val="superscript"/>
        </w:rPr>
        <w:t>35</w:t>
      </w:r>
      <w:r w:rsidRPr="00F55018">
        <w:t xml:space="preserve"> </w:t>
      </w:r>
      <w:r w:rsidR="00DE0677" w:rsidRPr="00F55018">
        <w:t xml:space="preserve">Although </w:t>
      </w:r>
      <w:r w:rsidRPr="00F55018">
        <w:t xml:space="preserve">blood and tissue eosinophils are often </w:t>
      </w:r>
      <w:r w:rsidRPr="00F55018">
        <w:lastRenderedPageBreak/>
        <w:t>concordant in mild disease, blood</w:t>
      </w:r>
      <w:r w:rsidR="00DE0677" w:rsidRPr="00F55018">
        <w:t>–</w:t>
      </w:r>
      <w:r w:rsidRPr="00F55018">
        <w:t xml:space="preserve">tissue eosinophil discordance can arise in cases of severe disease </w:t>
      </w:r>
      <w:r w:rsidR="00DE0677" w:rsidRPr="00F55018">
        <w:t xml:space="preserve">in which </w:t>
      </w:r>
      <w:r w:rsidRPr="00F55018">
        <w:t xml:space="preserve">local signals and </w:t>
      </w:r>
      <w:r w:rsidRPr="00F55018">
        <w:rPr>
          <w:i/>
          <w:iCs/>
        </w:rPr>
        <w:t>in situ</w:t>
      </w:r>
      <w:r w:rsidRPr="00F55018">
        <w:t xml:space="preserve"> eosinophilopoeisis may drive airway eosinophilia</w:t>
      </w:r>
      <w:r w:rsidRPr="00F55018">
        <w:t xml:space="preserve"> while systemic eosinophils themselves do not increase</w:t>
      </w:r>
      <w:r w:rsidR="00DE0677" w:rsidRPr="00F55018">
        <w:t>.</w:t>
      </w:r>
      <w:r w:rsidR="00080EB8" w:rsidRPr="00F55018">
        <w:rPr>
          <w:vertAlign w:val="superscript"/>
        </w:rPr>
        <w:t>36</w:t>
      </w:r>
      <w:r w:rsidRPr="00F55018">
        <w:rPr>
          <w:vertAlign w:val="superscript"/>
        </w:rPr>
        <w:t>,</w:t>
      </w:r>
      <w:r w:rsidR="00080EB8" w:rsidRPr="00F55018">
        <w:rPr>
          <w:vertAlign w:val="superscript"/>
        </w:rPr>
        <w:t>37</w:t>
      </w:r>
      <w:r w:rsidRPr="00F55018">
        <w:t xml:space="preserve"> </w:t>
      </w:r>
    </w:p>
    <w:p w14:paraId="713B15A4" w14:textId="006A3441" w:rsidR="004170FA" w:rsidRPr="00F55018" w:rsidRDefault="00275779" w:rsidP="004170FA">
      <w:r w:rsidRPr="00F55018">
        <w:t>&lt;H2&gt;</w:t>
      </w:r>
      <w:r w:rsidR="004170FA" w:rsidRPr="00F55018">
        <w:t xml:space="preserve">Sputum </w:t>
      </w:r>
      <w:r w:rsidRPr="00F55018">
        <w:t>e</w:t>
      </w:r>
      <w:r w:rsidR="004170FA" w:rsidRPr="00F55018">
        <w:t>osinophils</w:t>
      </w:r>
    </w:p>
    <w:p w14:paraId="02BA2AE5" w14:textId="5083D614" w:rsidR="004170FA" w:rsidRPr="00F55018" w:rsidRDefault="004170FA" w:rsidP="004170FA">
      <w:r w:rsidRPr="00F55018">
        <w:t>Given the invasiveness of tissue sampling and the limitations of blood eosinophil counts, sputum cytology offers a reliable, non</w:t>
      </w:r>
      <w:r w:rsidRPr="00F55018">
        <w:t>invasive alternative for directly assessing airway inflammation</w:t>
      </w:r>
      <w:r w:rsidR="00D07CE9" w:rsidRPr="00F55018">
        <w:t>.</w:t>
      </w:r>
      <w:r w:rsidR="00B956A4" w:rsidRPr="00F55018">
        <w:rPr>
          <w:vertAlign w:val="superscript"/>
        </w:rPr>
        <w:t>18</w:t>
      </w:r>
      <w:r w:rsidRPr="00F55018">
        <w:t xml:space="preserve"> </w:t>
      </w:r>
      <w:r w:rsidR="00D07CE9" w:rsidRPr="00F55018">
        <w:t>The e</w:t>
      </w:r>
      <w:r w:rsidRPr="00F55018">
        <w:t>osinophil percentage of the total cell count in a processed sputum</w:t>
      </w:r>
      <w:r w:rsidR="00D07CE9" w:rsidRPr="00F55018">
        <w:t xml:space="preserve"> or </w:t>
      </w:r>
      <w:r w:rsidRPr="00F55018">
        <w:t xml:space="preserve">expectorated sample is available in specialized </w:t>
      </w:r>
      <w:r w:rsidR="00D07CE9" w:rsidRPr="00F55018">
        <w:t>centers</w:t>
      </w:r>
      <w:r w:rsidRPr="00F55018">
        <w:t xml:space="preserve"> and is not readily available in most medical facilities</w:t>
      </w:r>
      <w:r w:rsidR="00D07CE9" w:rsidRPr="00F55018">
        <w:t>.</w:t>
      </w:r>
      <w:r w:rsidR="00B956A4" w:rsidRPr="00F55018">
        <w:rPr>
          <w:vertAlign w:val="superscript"/>
        </w:rPr>
        <w:t>18</w:t>
      </w:r>
      <w:r w:rsidRPr="00F55018">
        <w:t xml:space="preserve"> The importance of incorporating sputum eosinophil counts is elevated by the fact</w:t>
      </w:r>
      <w:r w:rsidR="005D5E81" w:rsidRPr="00F55018">
        <w:t xml:space="preserve"> </w:t>
      </w:r>
      <w:r w:rsidRPr="00F55018">
        <w:t>that in some diseases</w:t>
      </w:r>
      <w:r w:rsidRPr="00F55018">
        <w:t xml:space="preserve"> such as severe asthma, blood eosinophil counts may be </w:t>
      </w:r>
      <w:r w:rsidR="00D07CE9" w:rsidRPr="00F55018">
        <w:t>suppressed</w:t>
      </w:r>
      <w:r w:rsidRPr="00F55018">
        <w:t xml:space="preserve"> by ongoing treatment modalities wh</w:t>
      </w:r>
      <w:r w:rsidR="00D07CE9" w:rsidRPr="00F55018">
        <w:t>ereas</w:t>
      </w:r>
      <w:r w:rsidRPr="00F55018">
        <w:t xml:space="preserve"> sputum eosinophils may remain increased in patients with active disease</w:t>
      </w:r>
      <w:r w:rsidR="00D07CE9" w:rsidRPr="00F55018">
        <w:t>,</w:t>
      </w:r>
      <w:r w:rsidR="00B956A4" w:rsidRPr="00F55018">
        <w:rPr>
          <w:vertAlign w:val="superscript"/>
        </w:rPr>
        <w:t>37</w:t>
      </w:r>
      <w:r w:rsidRPr="00F55018">
        <w:rPr>
          <w:vertAlign w:val="superscript"/>
        </w:rPr>
        <w:t>,</w:t>
      </w:r>
      <w:r w:rsidR="00B956A4" w:rsidRPr="00F55018">
        <w:rPr>
          <w:vertAlign w:val="superscript"/>
        </w:rPr>
        <w:t>38</w:t>
      </w:r>
      <w:r w:rsidRPr="00F55018">
        <w:t xml:space="preserve"> underscoring the pathologic role of tissue eosinophils in ELDs. Blood eosinophils themselves may not correlate with sputum eosinophils in severe forms of the disease</w:t>
      </w:r>
      <w:r w:rsidR="00B956A4" w:rsidRPr="00F55018">
        <w:rPr>
          <w:vertAlign w:val="superscript"/>
        </w:rPr>
        <w:t>39</w:t>
      </w:r>
      <w:r w:rsidRPr="00F55018">
        <w:t xml:space="preserve"> or high symptom burden</w:t>
      </w:r>
      <w:r w:rsidR="00D07CE9" w:rsidRPr="00F55018">
        <w:t>,</w:t>
      </w:r>
      <w:r w:rsidR="00B956A4" w:rsidRPr="00F55018">
        <w:rPr>
          <w:vertAlign w:val="superscript"/>
        </w:rPr>
        <w:t>37</w:t>
      </w:r>
      <w:r w:rsidRPr="00F55018">
        <w:t xml:space="preserve"> highlighting the importance of their direct measurement in the target organ.</w:t>
      </w:r>
    </w:p>
    <w:p w14:paraId="3B0C3F7A" w14:textId="38A5B6E6" w:rsidR="004170FA" w:rsidRPr="00F55018" w:rsidRDefault="00D07CE9" w:rsidP="004170FA">
      <w:r w:rsidRPr="00F55018">
        <w:tab/>
      </w:r>
      <w:r w:rsidR="004170FA" w:rsidRPr="00F55018">
        <w:t xml:space="preserve">The seminal 1958 Lancet study by </w:t>
      </w:r>
      <w:r w:rsidR="004170FA" w:rsidRPr="00F55018">
        <w:t>Morrow Brown</w:t>
      </w:r>
      <w:r w:rsidR="00B956A4" w:rsidRPr="00F55018">
        <w:rPr>
          <w:vertAlign w:val="superscript"/>
        </w:rPr>
        <w:t>40</w:t>
      </w:r>
      <w:r w:rsidR="004170FA" w:rsidRPr="00F55018">
        <w:t xml:space="preserve"> first demonstrated that sputum eosinophils (smear) are a key biomarker of airway eosinophilia and a strong predictor of corticosteroid responsiveness</w:t>
      </w:r>
      <w:r w:rsidR="004170FA" w:rsidRPr="00F55018">
        <w:t xml:space="preserve">. Subsequent development and validation of sputum cytology established a normal eosinophil threshold of </w:t>
      </w:r>
      <w:r w:rsidR="004C6221" w:rsidRPr="00F55018">
        <w:t xml:space="preserve">less than </w:t>
      </w:r>
      <w:r w:rsidR="004170FA" w:rsidRPr="00F55018">
        <w:t>2%, although some studies have used 3%</w:t>
      </w:r>
      <w:r w:rsidR="004C6221" w:rsidRPr="00F55018">
        <w:t>.</w:t>
      </w:r>
      <w:r w:rsidR="00B956A4" w:rsidRPr="00F55018">
        <w:rPr>
          <w:vertAlign w:val="superscript"/>
        </w:rPr>
        <w:t>41</w:t>
      </w:r>
      <w:r w:rsidR="004170FA" w:rsidRPr="00F55018">
        <w:t xml:space="preserve"> Sputum eosinophil counts </w:t>
      </w:r>
      <w:r w:rsidR="004C6221" w:rsidRPr="00F55018">
        <w:t xml:space="preserve">greater than </w:t>
      </w:r>
      <w:r w:rsidR="004170FA" w:rsidRPr="00F55018">
        <w:t xml:space="preserve">3% predict exacerbations and responsiveness to corticosteroids and biologic </w:t>
      </w:r>
      <w:r w:rsidR="004170FA" w:rsidRPr="00F55018">
        <w:lastRenderedPageBreak/>
        <w:t>therapies</w:t>
      </w:r>
      <w:r w:rsidR="004C6221" w:rsidRPr="00F55018">
        <w:t>.</w:t>
      </w:r>
      <w:r w:rsidR="00B956A4" w:rsidRPr="00F55018">
        <w:rPr>
          <w:vertAlign w:val="superscript"/>
        </w:rPr>
        <w:t>19-22,42</w:t>
      </w:r>
      <w:r w:rsidR="004170FA" w:rsidRPr="00F55018">
        <w:t xml:space="preserve"> In practice, when sputum cell counts are available, they may be used to guide treatment decisions across asthma, chronic cough, COPD, and bronchiectasis, including corticosteroid dose adjustment</w:t>
      </w:r>
      <w:r w:rsidR="009310A2" w:rsidRPr="00F55018">
        <w:t>.</w:t>
      </w:r>
      <w:r w:rsidR="006243F3" w:rsidRPr="00F55018">
        <w:rPr>
          <w:vertAlign w:val="superscript"/>
        </w:rPr>
        <w:t>43</w:t>
      </w:r>
      <w:r w:rsidR="004170FA" w:rsidRPr="00F55018">
        <w:t xml:space="preserve"> Even in patients with severe disease, sputum induction is safe and well</w:t>
      </w:r>
      <w:r w:rsidR="002A0277" w:rsidRPr="00F55018">
        <w:t xml:space="preserve"> </w:t>
      </w:r>
      <w:r w:rsidR="004170FA" w:rsidRPr="00F55018">
        <w:t>tolerated</w:t>
      </w:r>
      <w:r w:rsidR="009310A2" w:rsidRPr="00F55018">
        <w:t>. A</w:t>
      </w:r>
      <w:r w:rsidR="004170FA" w:rsidRPr="00F55018">
        <w:t xml:space="preserve">pproximately 80% of patients </w:t>
      </w:r>
      <w:r w:rsidR="009310A2" w:rsidRPr="00F55018">
        <w:t xml:space="preserve">are </w:t>
      </w:r>
      <w:r w:rsidR="004170FA" w:rsidRPr="00F55018">
        <w:t>able to produce a sputum sample suitable for diagnostic purposes</w:t>
      </w:r>
      <w:r w:rsidR="009310A2" w:rsidRPr="00F55018">
        <w:t>.</w:t>
      </w:r>
      <w:r w:rsidR="002A0277" w:rsidRPr="00F55018">
        <w:rPr>
          <w:vertAlign w:val="superscript"/>
        </w:rPr>
        <w:t>44</w:t>
      </w:r>
      <w:r w:rsidR="004170FA" w:rsidRPr="00F55018">
        <w:t xml:space="preserve"> Randomized trials show that strategies targeting normalization of sputum eosinophils significantly reduce severe asthma exacerbations and hospitalizations without increasing corticosteroid exposure</w:t>
      </w:r>
      <w:r w:rsidR="009310A2" w:rsidRPr="00F55018">
        <w:t>.</w:t>
      </w:r>
      <w:r w:rsidR="008F0D57" w:rsidRPr="00F55018">
        <w:rPr>
          <w:vertAlign w:val="superscript"/>
        </w:rPr>
        <w:t>19</w:t>
      </w:r>
      <w:r w:rsidR="004170FA" w:rsidRPr="00F55018">
        <w:t xml:space="preserve"> A 2‑year, </w:t>
      </w:r>
      <w:r w:rsidR="009310A2" w:rsidRPr="00F55018">
        <w:t>multicenter</w:t>
      </w:r>
      <w:r w:rsidR="004170FA" w:rsidRPr="00F55018">
        <w:t xml:space="preserve"> randomized trial confirmed that sputum‑guided therapy sustained reductions in exacerbation frequency and severity, particularly in moderate</w:t>
      </w:r>
      <w:r w:rsidR="009310A2" w:rsidRPr="00F55018">
        <w:t xml:space="preserve"> </w:t>
      </w:r>
      <w:r w:rsidR="004170FA" w:rsidRPr="00F55018">
        <w:t>to</w:t>
      </w:r>
      <w:r w:rsidR="009310A2" w:rsidRPr="00F55018">
        <w:t xml:space="preserve"> </w:t>
      </w:r>
      <w:r w:rsidR="004170FA" w:rsidRPr="00F55018">
        <w:t>severe disease</w:t>
      </w:r>
      <w:r w:rsidR="009310A2" w:rsidRPr="00F55018">
        <w:t>.</w:t>
      </w:r>
      <w:r w:rsidR="008E5225" w:rsidRPr="00F55018">
        <w:rPr>
          <w:vertAlign w:val="superscript"/>
        </w:rPr>
        <w:t>45</w:t>
      </w:r>
    </w:p>
    <w:p w14:paraId="5FEBEC35" w14:textId="6FF4A75D" w:rsidR="004170FA" w:rsidRPr="00F55018" w:rsidRDefault="009310A2" w:rsidP="004170FA">
      <w:r w:rsidRPr="00F55018">
        <w:tab/>
      </w:r>
      <w:r w:rsidR="004170FA" w:rsidRPr="00F55018">
        <w:t xml:space="preserve">However, sputum induction and processing are </w:t>
      </w:r>
      <w:r w:rsidR="004170FA" w:rsidRPr="00F55018">
        <w:t xml:space="preserve">limited to </w:t>
      </w:r>
      <w:r w:rsidR="00FF5C61" w:rsidRPr="00F55018">
        <w:t xml:space="preserve">only </w:t>
      </w:r>
      <w:r w:rsidR="004170FA" w:rsidRPr="00F55018">
        <w:t xml:space="preserve">a few </w:t>
      </w:r>
      <w:r w:rsidR="00FF5C61" w:rsidRPr="00F55018">
        <w:t>centers</w:t>
      </w:r>
      <w:r w:rsidR="004170FA" w:rsidRPr="00F55018">
        <w:t xml:space="preserve"> globally</w:t>
      </w:r>
      <w:r w:rsidR="00FF5C61" w:rsidRPr="00F55018">
        <w:t>. L</w:t>
      </w:r>
      <w:r w:rsidR="004170FA" w:rsidRPr="00F55018">
        <w:t>ogistical considerations largely concern</w:t>
      </w:r>
      <w:r w:rsidR="004170FA" w:rsidRPr="00F55018">
        <w:t xml:space="preserve"> the availability of a laboratory for processing sputum samples</w:t>
      </w:r>
      <w:r w:rsidR="00FF5C61" w:rsidRPr="00F55018">
        <w:t>.</w:t>
      </w:r>
      <w:r w:rsidR="003C41F9" w:rsidRPr="00F55018">
        <w:rPr>
          <w:vertAlign w:val="superscript"/>
        </w:rPr>
        <w:t>46</w:t>
      </w:r>
      <w:r w:rsidR="004170FA" w:rsidRPr="00F55018">
        <w:t xml:space="preserve"> Other challenges include the need for trained personnel for sputum induction and processing, variable sample quality, and </w:t>
      </w:r>
      <w:r w:rsidR="00195314" w:rsidRPr="00F55018">
        <w:t xml:space="preserve">the </w:t>
      </w:r>
      <w:r w:rsidR="004170FA" w:rsidRPr="00F55018">
        <w:t>coordination of clinical schedules to ensure samples are processed promptly.</w:t>
      </w:r>
    </w:p>
    <w:p w14:paraId="78D1A9A2" w14:textId="19F4B600" w:rsidR="004170FA" w:rsidRPr="00F55018" w:rsidRDefault="00195314" w:rsidP="004170FA">
      <w:r w:rsidRPr="00F55018">
        <w:t>&lt;H2&gt;</w:t>
      </w:r>
      <w:r w:rsidR="004170FA" w:rsidRPr="00F55018">
        <w:t>F</w:t>
      </w:r>
      <w:r w:rsidRPr="00F55018">
        <w:t>eNO</w:t>
      </w:r>
    </w:p>
    <w:p w14:paraId="1E6599C6" w14:textId="69389569" w:rsidR="004170FA" w:rsidRPr="00F55018" w:rsidRDefault="004170FA" w:rsidP="004170FA">
      <w:r w:rsidRPr="00F55018">
        <w:t>Nitric oxide is produced as a product of inflammatory processes in the airways</w:t>
      </w:r>
      <w:r w:rsidRPr="00F55018">
        <w:t xml:space="preserve"> and can be directly measured as </w:t>
      </w:r>
      <w:r w:rsidRPr="00F55018">
        <w:t>FeNO</w:t>
      </w:r>
      <w:r w:rsidR="00A50B64" w:rsidRPr="00F55018">
        <w:t>.</w:t>
      </w:r>
      <w:r w:rsidR="00D9564C" w:rsidRPr="00F55018">
        <w:rPr>
          <w:vertAlign w:val="superscript"/>
        </w:rPr>
        <w:t>47</w:t>
      </w:r>
      <w:r w:rsidRPr="00F55018">
        <w:t xml:space="preserve"> This is gaining </w:t>
      </w:r>
      <w:r w:rsidRPr="00F55018">
        <w:t>popularity as a rapid, non</w:t>
      </w:r>
      <w:r w:rsidRPr="00F55018">
        <w:t xml:space="preserve">invasive </w:t>
      </w:r>
      <w:r w:rsidRPr="00F55018">
        <w:t>surrogate</w:t>
      </w:r>
      <w:r w:rsidRPr="00F55018">
        <w:t xml:space="preserve"> biomarker of </w:t>
      </w:r>
      <w:r w:rsidR="002A644E" w:rsidRPr="00F55018">
        <w:t>T</w:t>
      </w:r>
      <w:r w:rsidRPr="00F55018">
        <w:t>2 airway inflammation, particularly in asthma, reflecting IL-4/IL-13</w:t>
      </w:r>
      <w:r w:rsidR="00A50B64" w:rsidRPr="00F55018">
        <w:t>–</w:t>
      </w:r>
      <w:r w:rsidRPr="00F55018">
        <w:t>driven pathways associated with increased airway eosinophils</w:t>
      </w:r>
      <w:r w:rsidR="00A50B64" w:rsidRPr="00F55018">
        <w:t>.</w:t>
      </w:r>
      <w:r w:rsidR="00D67B5C" w:rsidRPr="00F55018">
        <w:rPr>
          <w:vertAlign w:val="superscript"/>
        </w:rPr>
        <w:t>47</w:t>
      </w:r>
      <w:r w:rsidRPr="00F55018">
        <w:rPr>
          <w:vertAlign w:val="superscript"/>
        </w:rPr>
        <w:t>,</w:t>
      </w:r>
      <w:r w:rsidR="00D67B5C" w:rsidRPr="00F55018">
        <w:rPr>
          <w:vertAlign w:val="superscript"/>
        </w:rPr>
        <w:t>48</w:t>
      </w:r>
      <w:r w:rsidRPr="00F55018">
        <w:t xml:space="preserve"> Healthy individuals typically have FeNO </w:t>
      </w:r>
      <w:r w:rsidR="00A50B64" w:rsidRPr="00F55018">
        <w:t xml:space="preserve">values </w:t>
      </w:r>
      <w:r w:rsidR="00A50B64" w:rsidRPr="00F55018">
        <w:lastRenderedPageBreak/>
        <w:t>of less than</w:t>
      </w:r>
      <w:r w:rsidRPr="00F55018">
        <w:t xml:space="preserve"> 25 parts per billion (ppb).</w:t>
      </w:r>
      <w:r w:rsidR="005D5E81" w:rsidRPr="00F55018">
        <w:t xml:space="preserve"> </w:t>
      </w:r>
      <w:r w:rsidRPr="00F55018">
        <w:t xml:space="preserve">FeNO levels </w:t>
      </w:r>
      <w:r w:rsidR="00A50B64" w:rsidRPr="00F55018">
        <w:t xml:space="preserve">greater than </w:t>
      </w:r>
      <w:r w:rsidRPr="00F55018">
        <w:t>50 ppb are often suggestive of eosinophilic inflammation in airway diseases such as asthma</w:t>
      </w:r>
      <w:r w:rsidR="00A50B64" w:rsidRPr="00F55018">
        <w:t>.</w:t>
      </w:r>
      <w:r>
        <w:rPr>
          <w:vertAlign w:val="superscript"/>
          <w:color w:val="FF0000"/>
          <w:strike/>
        </w:rPr>
        <w:t>49</w:t>
      </w:r>
      <w:r>
        <w:rPr>
          <w:vertAlign w:val="superscript"/>
          <w:color w:val="008000"/>
          <w:b/>
        </w:rPr>
        <w:t>23</w:t>
      </w:r>
      <w:r w:rsidRPr="00F55018">
        <w:t xml:space="preserve"> That said, levels </w:t>
      </w:r>
      <w:r w:rsidR="00D57EAC" w:rsidRPr="00F55018">
        <w:t xml:space="preserve">greater than </w:t>
      </w:r>
      <w:r w:rsidRPr="00F55018">
        <w:t>20</w:t>
      </w:r>
      <w:r w:rsidR="00D57EAC" w:rsidRPr="00F55018">
        <w:t xml:space="preserve"> to </w:t>
      </w:r>
      <w:r w:rsidRPr="00F55018">
        <w:t xml:space="preserve">25 ppb can identify patients </w:t>
      </w:r>
      <w:r w:rsidR="00D57EAC" w:rsidRPr="00F55018">
        <w:t>receiving</w:t>
      </w:r>
      <w:r w:rsidRPr="00F55018">
        <w:t xml:space="preserve"> maximal inhaled corticosteroid therapy</w:t>
      </w:r>
      <w:r w:rsidR="00D57EAC" w:rsidRPr="00F55018">
        <w:t>.</w:t>
      </w:r>
      <w:r w:rsidR="009F0563" w:rsidRPr="00F55018">
        <w:rPr>
          <w:vertAlign w:val="superscript"/>
        </w:rPr>
        <w:t>23</w:t>
      </w:r>
      <w:r w:rsidRPr="00F55018">
        <w:t xml:space="preserve"> Real-world data support guideline-recommended FeNO thresholds for excluding eosinophilic airway inflammation and monitoring treatment response; however, a high prevalence of intermediate values limits diagnostic decisiveness</w:t>
      </w:r>
      <w:r w:rsidR="00D57EAC" w:rsidRPr="00F55018">
        <w:t>.</w:t>
      </w:r>
      <w:r>
        <w:rPr>
          <w:vertAlign w:val="superscript"/>
          <w:color w:val="FF0000"/>
          <w:strike/>
        </w:rPr>
        <w:t>50</w:t>
      </w:r>
      <w:r>
        <w:rPr>
          <w:vertAlign w:val="superscript"/>
          <w:color w:val="008000"/>
          <w:b/>
        </w:rPr>
        <w:t>49</w:t>
      </w:r>
      <w:r w:rsidRPr="00F55018">
        <w:t xml:space="preserve"> American Thoracic Society </w:t>
      </w:r>
      <w:r w:rsidRPr="00F55018">
        <w:t xml:space="preserve">and European Respiratory Society </w:t>
      </w:r>
      <w:r w:rsidRPr="00F55018">
        <w:t>guidelines emphasize that FeNO is not diagnostic in isolation and should be interpreted alongside clinical assessment and eosinophil-based biomarkers</w:t>
      </w:r>
      <w:r w:rsidR="00D57EAC" w:rsidRPr="00F55018">
        <w:t>.</w:t>
      </w:r>
      <w:r w:rsidR="00365B06" w:rsidRPr="00F55018">
        <w:rPr>
          <w:vertAlign w:val="superscript"/>
        </w:rPr>
        <w:t>24,</w:t>
      </w:r>
      <w:r w:rsidR="00365B06" w:rsidRPr="00F55018">
        <w:rPr>
          <w:vertAlign w:val="superscript"/>
        </w:rPr>
        <w:t>25,</w:t>
      </w:r>
      <w:r>
        <w:rPr>
          <w:vertAlign w:val="superscript"/>
          <w:color w:val="FF0000"/>
          <w:strike/>
        </w:rPr>
        <w:t>49</w:t>
      </w:r>
      <w:r>
        <w:rPr>
          <w:vertAlign w:val="superscript"/>
          <w:color w:val="008000"/>
          <w:b/>
        </w:rPr>
        <w:t>23</w:t>
      </w:r>
      <w:r w:rsidRPr="00F55018">
        <w:t xml:space="preserve"> FeNO shows promise as a biomarker to predict optimal response for patients with levels </w:t>
      </w:r>
      <w:r w:rsidR="00D57EAC" w:rsidRPr="00F55018">
        <w:t xml:space="preserve">greater than </w:t>
      </w:r>
      <w:r w:rsidRPr="00F55018">
        <w:t xml:space="preserve">25 ppb </w:t>
      </w:r>
      <w:r w:rsidR="00D57EAC" w:rsidRPr="00F55018">
        <w:t xml:space="preserve">who are </w:t>
      </w:r>
      <w:r w:rsidRPr="00F55018">
        <w:t>treated with IL-4/IL-13 or thymic stromal lymphopoietin (TSLP)-targeted biologics</w:t>
      </w:r>
      <w:r w:rsidR="000F5A0C" w:rsidRPr="00F55018">
        <w:t>.</w:t>
      </w:r>
      <w:r w:rsidR="00EE54C7" w:rsidRPr="00F55018">
        <w:rPr>
          <w:vertAlign w:val="superscript"/>
        </w:rPr>
        <w:t>23</w:t>
      </w:r>
      <w:r w:rsidRPr="00F55018">
        <w:t xml:space="preserve"> For other ELDs, validated FeNO values are not reported, and future studies will want to assess the utility of FeNO in other ELDs.</w:t>
      </w:r>
    </w:p>
    <w:p w14:paraId="3AC90664" w14:textId="258F21A2" w:rsidR="004170FA" w:rsidRPr="00F55018" w:rsidRDefault="000F5A0C" w:rsidP="004170FA">
      <w:r w:rsidRPr="00F55018">
        <w:t>&lt;H2&gt;</w:t>
      </w:r>
      <w:r w:rsidR="004170FA" w:rsidRPr="00F55018">
        <w:t xml:space="preserve">Composite </w:t>
      </w:r>
      <w:r w:rsidRPr="00F55018">
        <w:t>b</w:t>
      </w:r>
      <w:r w:rsidR="004170FA" w:rsidRPr="00F55018">
        <w:t xml:space="preserve">lood </w:t>
      </w:r>
      <w:r w:rsidRPr="00F55018">
        <w:t>e</w:t>
      </w:r>
      <w:r w:rsidR="004170FA" w:rsidRPr="00F55018">
        <w:t xml:space="preserve">osinophil </w:t>
      </w:r>
      <w:r w:rsidRPr="00F55018">
        <w:t>c</w:t>
      </w:r>
      <w:r w:rsidR="004170FA" w:rsidRPr="00F55018">
        <w:t>ount and FeNO</w:t>
      </w:r>
    </w:p>
    <w:p w14:paraId="4D06EC6A" w14:textId="187B229F" w:rsidR="004170FA" w:rsidRPr="00F55018" w:rsidRDefault="004170FA" w:rsidP="004170FA">
      <w:r w:rsidRPr="00F55018">
        <w:t>The Oxford Asthma Attack Risk Scale 2</w:t>
      </w:r>
      <w:r w:rsidRPr="00F55018">
        <w:t xml:space="preserve"> meta-analysis demonstrated that blood eosinophil count and FeNO offer complementary and actionable prognostic information for asthma exacerbations</w:t>
      </w:r>
      <w:r w:rsidR="000F5A0C" w:rsidRPr="00F55018">
        <w:t>.</w:t>
      </w:r>
      <w:r w:rsidR="003F6031" w:rsidRPr="00F55018">
        <w:rPr>
          <w:vertAlign w:val="superscript"/>
        </w:rPr>
        <w:t>26</w:t>
      </w:r>
      <w:r w:rsidRPr="00F55018">
        <w:t xml:space="preserve"> Blood eosinophils reflect systemic IL-5</w:t>
      </w:r>
      <w:r w:rsidR="000F5A0C" w:rsidRPr="00F55018">
        <w:t>–</w:t>
      </w:r>
      <w:r w:rsidRPr="00F55018">
        <w:t xml:space="preserve">driven </w:t>
      </w:r>
      <w:r w:rsidR="002A644E" w:rsidRPr="00F55018">
        <w:t>T</w:t>
      </w:r>
      <w:r w:rsidRPr="00F55018">
        <w:t>2 inflammation</w:t>
      </w:r>
      <w:r w:rsidRPr="00F55018">
        <w:t xml:space="preserve"> wh</w:t>
      </w:r>
      <w:r w:rsidR="000F5A0C" w:rsidRPr="00F55018">
        <w:t>ereas</w:t>
      </w:r>
      <w:r w:rsidRPr="00F55018">
        <w:t xml:space="preserve"> FeNO captures IL-13</w:t>
      </w:r>
      <w:r w:rsidR="000F5A0C" w:rsidRPr="00F55018">
        <w:t>–</w:t>
      </w:r>
      <w:r w:rsidRPr="00F55018">
        <w:t xml:space="preserve">mediated airway inflammation, with each independently linked to higher </w:t>
      </w:r>
      <w:r w:rsidR="000F5A0C" w:rsidRPr="00F55018">
        <w:t xml:space="preserve">risk of </w:t>
      </w:r>
      <w:r w:rsidRPr="00F55018">
        <w:t xml:space="preserve">attack </w:t>
      </w:r>
      <w:r w:rsidRPr="00F55018">
        <w:t>(</w:t>
      </w:r>
      <w:r w:rsidR="000F5A0C" w:rsidRPr="00F55018">
        <w:t xml:space="preserve">relative risk = </w:t>
      </w:r>
      <w:r w:rsidRPr="00F55018">
        <w:t>1.48 and 1.44 per 10-fold increase). Combined elevations confer synergistic risk beyond either biomarker alone and add predictive value over traditional clinical factors, identifying patients most likely to benefit from anti-inflammatory therapy and supporting their role as treatable traits in personalized asthma management.</w:t>
      </w:r>
    </w:p>
    <w:p w14:paraId="1DA8804B" w14:textId="7C38C983" w:rsidR="004170FA" w:rsidRPr="00F55018" w:rsidRDefault="000F5A0C" w:rsidP="004170FA">
      <w:r w:rsidRPr="00F55018">
        <w:lastRenderedPageBreak/>
        <w:t>&lt;H1&gt;OVERVIEW OF</w:t>
      </w:r>
      <w:r w:rsidR="004170FA" w:rsidRPr="00F55018">
        <w:t xml:space="preserve"> E</w:t>
      </w:r>
      <w:r w:rsidR="00764F94" w:rsidRPr="00F55018">
        <w:t>LD</w:t>
      </w:r>
      <w:r w:rsidR="006705BE" w:rsidRPr="00F55018">
        <w:t>S</w:t>
      </w:r>
    </w:p>
    <w:p w14:paraId="644E724B" w14:textId="0CBE640D" w:rsidR="004170FA" w:rsidRPr="00F55018" w:rsidRDefault="004170FA" w:rsidP="004170FA">
      <w:r w:rsidRPr="00F55018">
        <w:t>Using the</w:t>
      </w:r>
      <w:r w:rsidR="000F5A0C" w:rsidRPr="00F55018">
        <w:t>se</w:t>
      </w:r>
      <w:r w:rsidRPr="00F55018">
        <w:t xml:space="preserve"> biomarkers</w:t>
      </w:r>
      <w:r w:rsidR="000F5A0C" w:rsidRPr="00F55018">
        <w:t>,</w:t>
      </w:r>
      <w:r w:rsidRPr="00F55018">
        <w:t xml:space="preserve"> </w:t>
      </w:r>
      <w:r w:rsidR="006877B0" w:rsidRPr="00F55018">
        <w:t>ELDs</w:t>
      </w:r>
      <w:r w:rsidRPr="00F55018">
        <w:t xml:space="preserve"> are diagnosed and managed. The subsequent section provides an overview of frequently encountered ELDs and the diagnostic criteria used to support their identification (</w:t>
      </w:r>
      <w:r w:rsidRPr="00F55018">
        <w:t>Figure 1).</w:t>
      </w:r>
    </w:p>
    <w:p w14:paraId="3083982A" w14:textId="20EBB498" w:rsidR="004170FA" w:rsidRPr="00F55018" w:rsidRDefault="000F5A0C" w:rsidP="004170FA">
      <w:r w:rsidRPr="00F55018">
        <w:t>&lt;H2&gt;</w:t>
      </w:r>
      <w:r w:rsidR="004170FA" w:rsidRPr="00F55018">
        <w:t xml:space="preserve">Eosinophilic </w:t>
      </w:r>
      <w:r w:rsidRPr="00F55018">
        <w:t>a</w:t>
      </w:r>
      <w:r w:rsidR="004170FA" w:rsidRPr="00F55018">
        <w:t>sthma</w:t>
      </w:r>
    </w:p>
    <w:p w14:paraId="437152D5" w14:textId="3EBC9376" w:rsidR="004170FA" w:rsidRPr="00F55018" w:rsidRDefault="004170FA" w:rsidP="004170FA">
      <w:r w:rsidRPr="00F55018">
        <w:t xml:space="preserve">Eosinophilic asthma is defined by elevated eosinophils in blood, lung tissue, or sputum (Table </w:t>
      </w:r>
      <w:r w:rsidR="000D1DF1" w:rsidRPr="00F55018">
        <w:t>I</w:t>
      </w:r>
      <w:r w:rsidRPr="00F55018">
        <w:t xml:space="preserve">) and </w:t>
      </w:r>
      <w:r w:rsidRPr="00F55018">
        <w:t xml:space="preserve">typically </w:t>
      </w:r>
      <w:r w:rsidR="00587C46" w:rsidRPr="00F55018">
        <w:t xml:space="preserve">is </w:t>
      </w:r>
      <w:r w:rsidRPr="00F55018">
        <w:t>severe. Approximately half of patients with severe asthma exhibit an eosinophilic phenotype</w:t>
      </w:r>
      <w:r w:rsidR="00812A4A" w:rsidRPr="00F55018">
        <w:rPr>
          <w:vertAlign w:val="superscript"/>
        </w:rPr>
        <w:t>17</w:t>
      </w:r>
      <w:r w:rsidR="00640290" w:rsidRPr="00F55018">
        <w:t>;</w:t>
      </w:r>
      <w:r w:rsidRPr="00F55018">
        <w:t xml:space="preserve"> </w:t>
      </w:r>
      <w:r w:rsidRPr="00F55018">
        <w:t>registry data suggest</w:t>
      </w:r>
      <w:r w:rsidR="00640290" w:rsidRPr="00F55018">
        <w:t xml:space="preserve"> a</w:t>
      </w:r>
      <w:r w:rsidRPr="00F55018">
        <w:t xml:space="preserve"> prevalence as high as 84%</w:t>
      </w:r>
      <w:r w:rsidR="00640290" w:rsidRPr="00F55018">
        <w:t>.</w:t>
      </w:r>
      <w:r>
        <w:rPr>
          <w:vertAlign w:val="superscript"/>
          <w:color w:val="FF0000"/>
          <w:strike/>
        </w:rPr>
        <w:t>51</w:t>
      </w:r>
      <w:r>
        <w:rPr>
          <w:vertAlign w:val="superscript"/>
          <w:color w:val="008000"/>
          <w:b/>
        </w:rPr>
        <w:t>50</w:t>
      </w:r>
      <w:r w:rsidRPr="00F55018">
        <w:t xml:space="preserve"> Eosinophilic asthma most often presents in adulthood (ages 35-50</w:t>
      </w:r>
      <w:r w:rsidR="00640290" w:rsidRPr="00F55018">
        <w:t xml:space="preserve"> years</w:t>
      </w:r>
      <w:r w:rsidRPr="00F55018">
        <w:t>)</w:t>
      </w:r>
      <w:r w:rsidR="00401256" w:rsidRPr="00F55018">
        <w:t>. It</w:t>
      </w:r>
      <w:r w:rsidRPr="00F55018">
        <w:t xml:space="preserve"> affects men and women equally</w:t>
      </w:r>
      <w:r w:rsidRPr="00F55018">
        <w:t xml:space="preserve"> and is associated with increased risk of severe exacerbations</w:t>
      </w:r>
      <w:r w:rsidR="00401256" w:rsidRPr="00F55018">
        <w:t>.</w:t>
      </w:r>
      <w:r w:rsidR="00580FDC" w:rsidRPr="00F55018">
        <w:rPr>
          <w:vertAlign w:val="superscript"/>
        </w:rPr>
        <w:t>17</w:t>
      </w:r>
      <w:r w:rsidRPr="00F55018">
        <w:t xml:space="preserve"> Many patients have rhinosinusitis or nasal polyps, </w:t>
      </w:r>
      <w:r w:rsidR="00401256" w:rsidRPr="00F55018">
        <w:t>al</w:t>
      </w:r>
      <w:r w:rsidRPr="00F55018">
        <w:t xml:space="preserve">though IgE-mediated allergy is often absent. </w:t>
      </w:r>
      <w:r w:rsidR="00401256" w:rsidRPr="00F55018">
        <w:t>The d</w:t>
      </w:r>
      <w:r w:rsidRPr="00F55018">
        <w:t xml:space="preserve">iagnosis is supported by blood eosinophils </w:t>
      </w:r>
      <w:r w:rsidR="00401256" w:rsidRPr="00F55018">
        <w:t xml:space="preserve">of </w:t>
      </w:r>
      <w:r w:rsidRPr="00F55018">
        <w:t xml:space="preserve">300/μL </w:t>
      </w:r>
      <w:r w:rsidR="00401256" w:rsidRPr="00F55018">
        <w:t>or greate</w:t>
      </w:r>
      <w:r w:rsidR="00401256" w:rsidRPr="00F55018">
        <w:t>r,</w:t>
      </w:r>
      <w:r w:rsidR="00A84913" w:rsidRPr="00F55018">
        <w:rPr>
          <w:vertAlign w:val="superscript"/>
        </w:rPr>
        <w:t>17</w:t>
      </w:r>
      <w:r w:rsidRPr="00F55018">
        <w:t xml:space="preserve"> with elevated FeNO (≥50 ppb in adults) aiding differentiation from other </w:t>
      </w:r>
      <w:r w:rsidR="006877B0" w:rsidRPr="00F55018">
        <w:t>ELDs</w:t>
      </w:r>
      <w:r w:rsidR="00401256" w:rsidRPr="00F55018">
        <w:t>.</w:t>
      </w:r>
      <w:r>
        <w:rPr>
          <w:vertAlign w:val="superscript"/>
          <w:color w:val="FF0000"/>
          <w:strike/>
        </w:rPr>
        <w:t>52</w:t>
      </w:r>
      <w:r>
        <w:rPr>
          <w:vertAlign w:val="superscript"/>
          <w:color w:val="008000"/>
          <w:b/>
        </w:rPr>
        <w:t>51</w:t>
      </w:r>
      <w:r w:rsidR="005D5E81" w:rsidRPr="00F55018">
        <w:t xml:space="preserve"> </w:t>
      </w:r>
      <w:r w:rsidR="00401256" w:rsidRPr="00F55018">
        <w:t xml:space="preserve">Although </w:t>
      </w:r>
      <w:r w:rsidRPr="00F55018">
        <w:t>inhaled corticosteroids remain first-line therapy, many patients are refractory and require oral corticosteroids or biologics. Approved biologics for severe asthma</w:t>
      </w:r>
      <w:r>
        <w:rPr>
          <w:vertAlign w:val="superscript"/>
          <w:color w:val="FF0000"/>
          <w:strike/>
        </w:rPr>
        <w:t>53</w:t>
      </w:r>
      <w:r>
        <w:rPr>
          <w:vertAlign w:val="superscript"/>
          <w:color w:val="008000"/>
          <w:b/>
        </w:rPr>
        <w:t>52</w:t>
      </w:r>
      <w:r w:rsidRPr="00F55018">
        <w:t xml:space="preserve"> include benralizumab (anti-IL-5Rα IgG</w:t>
      </w:r>
      <w:r w:rsidRPr="00F55018">
        <w:rPr>
          <w:vertAlign w:val="subscript"/>
        </w:rPr>
        <w:t>1</w:t>
      </w:r>
      <w:r w:rsidRPr="00F55018">
        <w:t xml:space="preserve"> m</w:t>
      </w:r>
      <w:r w:rsidR="00401256" w:rsidRPr="00F55018">
        <w:t>Ab</w:t>
      </w:r>
      <w:r w:rsidRPr="00F55018">
        <w:t>), dupilumab (anti-IL-4/13Rα IgG</w:t>
      </w:r>
      <w:r w:rsidRPr="00F55018">
        <w:rPr>
          <w:vertAlign w:val="subscript"/>
        </w:rPr>
        <w:t>4</w:t>
      </w:r>
      <w:r w:rsidRPr="00F55018">
        <w:t xml:space="preserve"> m</w:t>
      </w:r>
      <w:r w:rsidR="006F654A" w:rsidRPr="00F55018">
        <w:t>Ab</w:t>
      </w:r>
      <w:r w:rsidRPr="00F55018">
        <w:t>), mepolizumab (anti-IL-5 IgG</w:t>
      </w:r>
      <w:r w:rsidRPr="00F55018">
        <w:rPr>
          <w:vertAlign w:val="subscript"/>
        </w:rPr>
        <w:t>1</w:t>
      </w:r>
      <w:r w:rsidRPr="00F55018">
        <w:t xml:space="preserve"> </w:t>
      </w:r>
      <w:r w:rsidR="006F654A" w:rsidRPr="00F55018">
        <w:t>neutralizing</w:t>
      </w:r>
      <w:r w:rsidRPr="00F55018">
        <w:t xml:space="preserve"> m</w:t>
      </w:r>
      <w:r w:rsidR="006F654A" w:rsidRPr="00F55018">
        <w:t>Ab</w:t>
      </w:r>
      <w:r w:rsidRPr="00F55018">
        <w:t>), and reslizumab (anti-IL-5 IgG</w:t>
      </w:r>
      <w:r w:rsidRPr="00F55018">
        <w:rPr>
          <w:vertAlign w:val="subscript"/>
        </w:rPr>
        <w:t>4</w:t>
      </w:r>
      <w:r w:rsidRPr="00F55018">
        <w:t xml:space="preserve"> </w:t>
      </w:r>
      <w:r w:rsidR="006F654A" w:rsidRPr="00F55018">
        <w:t>neutralizing</w:t>
      </w:r>
      <w:r w:rsidRPr="00F55018">
        <w:t xml:space="preserve"> m</w:t>
      </w:r>
      <w:r w:rsidR="006F654A" w:rsidRPr="00F55018">
        <w:t>Ab</w:t>
      </w:r>
      <w:r w:rsidRPr="00F55018">
        <w:t>)</w:t>
      </w:r>
      <w:r w:rsidR="006F654A" w:rsidRPr="00F55018">
        <w:t>. T</w:t>
      </w:r>
      <w:r w:rsidRPr="00F55018">
        <w:t>ezepelumab (anti-TSLP IgG</w:t>
      </w:r>
      <w:r w:rsidRPr="00F55018">
        <w:rPr>
          <w:vertAlign w:val="subscript"/>
        </w:rPr>
        <w:t>2λ</w:t>
      </w:r>
      <w:r w:rsidRPr="00F55018">
        <w:t xml:space="preserve"> </w:t>
      </w:r>
      <w:r w:rsidR="006F654A" w:rsidRPr="00F55018">
        <w:t>neutralizing</w:t>
      </w:r>
      <w:r w:rsidRPr="00F55018">
        <w:t xml:space="preserve"> m</w:t>
      </w:r>
      <w:r w:rsidR="006F654A" w:rsidRPr="00F55018">
        <w:t>Ab</w:t>
      </w:r>
      <w:r w:rsidRPr="00F55018">
        <w:t xml:space="preserve">) </w:t>
      </w:r>
      <w:r w:rsidR="006F654A" w:rsidRPr="00F55018">
        <w:t xml:space="preserve">is </w:t>
      </w:r>
      <w:r w:rsidRPr="00F55018">
        <w:t>approved for severe asthma more broadly, and omalizumab (anti-IgE humanized IgG</w:t>
      </w:r>
      <w:r w:rsidRPr="00F55018">
        <w:rPr>
          <w:vertAlign w:val="subscript"/>
        </w:rPr>
        <w:t>1</w:t>
      </w:r>
      <w:r w:rsidRPr="00F55018">
        <w:t xml:space="preserve"> m</w:t>
      </w:r>
      <w:r w:rsidR="006F654A" w:rsidRPr="00F55018">
        <w:t>Ab</w:t>
      </w:r>
      <w:r w:rsidRPr="00F55018">
        <w:t xml:space="preserve">) </w:t>
      </w:r>
      <w:r w:rsidR="006F654A" w:rsidRPr="00F55018">
        <w:t xml:space="preserve">is approved </w:t>
      </w:r>
      <w:r w:rsidRPr="00F55018">
        <w:t xml:space="preserve">for allergic asthma with minimum </w:t>
      </w:r>
      <w:r w:rsidRPr="00F55018">
        <w:lastRenderedPageBreak/>
        <w:t>IgE and evidence of allergen sensitization. Agent selection is often guided by comorbidities such as chronic rhinosinusitis with nasal polyps</w:t>
      </w:r>
      <w:r w:rsidR="006F654A" w:rsidRPr="00F55018">
        <w:t>.</w:t>
      </w:r>
      <w:r>
        <w:rPr>
          <w:vertAlign w:val="superscript"/>
          <w:color w:val="FF0000"/>
          <w:strike/>
        </w:rPr>
        <w:t>54</w:t>
      </w:r>
      <w:r>
        <w:rPr>
          <w:vertAlign w:val="superscript"/>
          <w:color w:val="008000"/>
          <w:b/>
        </w:rPr>
        <w:t>53</w:t>
      </w:r>
    </w:p>
    <w:p w14:paraId="6D838B78" w14:textId="15C13C4B" w:rsidR="004170FA" w:rsidRPr="00F55018" w:rsidRDefault="002C55BC" w:rsidP="004170FA">
      <w:r w:rsidRPr="00F55018">
        <w:t>&lt;H2&gt;</w:t>
      </w:r>
      <w:r w:rsidR="004170FA" w:rsidRPr="00F55018">
        <w:t>Eosinophilic granulomatosis with polyangiitis</w:t>
      </w:r>
    </w:p>
    <w:p w14:paraId="6A8A6F7B" w14:textId="3787D985" w:rsidR="004170FA" w:rsidRPr="00F55018" w:rsidRDefault="00443906" w:rsidP="004170FA">
      <w:r w:rsidRPr="00F55018">
        <w:t>Eosinophilic granulomatosis with polyangiitis</w:t>
      </w:r>
      <w:r w:rsidRPr="00F55018" w:rsidDel="00443906">
        <w:t xml:space="preserve"> </w:t>
      </w:r>
      <w:r w:rsidR="004170FA" w:rsidRPr="00F55018">
        <w:t>is a systemic anti</w:t>
      </w:r>
      <w:r w:rsidR="004170FA" w:rsidRPr="00F55018">
        <w:t>neutrophil cytoplasmic antibody</w:t>
      </w:r>
      <w:r w:rsidR="00D56E8C" w:rsidRPr="00F55018">
        <w:t>–</w:t>
      </w:r>
      <w:r w:rsidR="004170FA" w:rsidRPr="00F55018">
        <w:t>associated vasculitis characterized by asthma, eosinophilia, and medium-vessel necrotizing vasculitis</w:t>
      </w:r>
      <w:r w:rsidR="00D56E8C" w:rsidRPr="00F55018">
        <w:t>.</w:t>
      </w:r>
      <w:r>
        <w:rPr>
          <w:vertAlign w:val="superscript"/>
          <w:color w:val="FF0000"/>
          <w:strike/>
        </w:rPr>
        <w:t>55</w:t>
      </w:r>
      <w:r>
        <w:rPr>
          <w:vertAlign w:val="superscript"/>
          <w:color w:val="008000"/>
          <w:b/>
        </w:rPr>
        <w:t>54</w:t>
      </w:r>
      <w:r w:rsidR="004170FA" w:rsidRPr="00F55018">
        <w:t xml:space="preserve"> It is typically diagnosed in the fifth decade without sex predominance</w:t>
      </w:r>
      <w:r>
        <w:rPr>
          <w:vertAlign w:val="superscript"/>
          <w:color w:val="FF0000"/>
          <w:strike/>
        </w:rPr>
        <w:t>56</w:t>
      </w:r>
      <w:r>
        <w:rPr>
          <w:vertAlign w:val="superscript"/>
          <w:color w:val="008000"/>
          <w:b/>
        </w:rPr>
        <w:t>55</w:t>
      </w:r>
      <w:r w:rsidR="004170FA" w:rsidRPr="00F55018">
        <w:t xml:space="preserve"> and progresses through phases of asthma</w:t>
      </w:r>
      <w:r w:rsidR="00796C09" w:rsidRPr="00F55018">
        <w:t xml:space="preserve"> or </w:t>
      </w:r>
      <w:r w:rsidR="004170FA" w:rsidRPr="00F55018">
        <w:t>rhinosinusitis, blood and tissue eosinophilia, and systemic vasculitis affecting multiple organs. Peripheral eosinophilia is often marked, sometimes reaching 5,000</w:t>
      </w:r>
      <w:r w:rsidR="00796C09" w:rsidRPr="00F55018">
        <w:t xml:space="preserve"> to </w:t>
      </w:r>
      <w:r w:rsidR="004170FA" w:rsidRPr="00F55018">
        <w:t xml:space="preserve">20,000 cells/μL, </w:t>
      </w:r>
      <w:r w:rsidR="00D25D41" w:rsidRPr="00F55018">
        <w:t>al</w:t>
      </w:r>
      <w:r w:rsidR="004170FA" w:rsidRPr="00F55018">
        <w:t>though lower counts can occur</w:t>
      </w:r>
      <w:r w:rsidR="00D25D41" w:rsidRPr="00F55018">
        <w:t>.</w:t>
      </w:r>
      <w:r w:rsidR="004170FA" w:rsidRPr="00F55018">
        <w:t xml:space="preserve"> B</w:t>
      </w:r>
      <w:r w:rsidR="00D25D41" w:rsidRPr="00F55018">
        <w:t xml:space="preserve">ronchoalveolar lavage </w:t>
      </w:r>
      <w:r w:rsidR="004170FA" w:rsidRPr="00F55018">
        <w:t>eosinophils commonly exceed 25</w:t>
      </w:r>
      <w:r w:rsidR="00D25D41" w:rsidRPr="00F55018">
        <w:t xml:space="preserve">% to </w:t>
      </w:r>
      <w:r w:rsidR="004170FA" w:rsidRPr="00F55018">
        <w:t>40%. Chest imaging may show ground-glass opacities</w:t>
      </w:r>
      <w:r w:rsidR="00D25D41" w:rsidRPr="00F55018">
        <w:t>.</w:t>
      </w:r>
      <w:r>
        <w:rPr>
          <w:vertAlign w:val="superscript"/>
          <w:color w:val="FF0000"/>
          <w:strike/>
        </w:rPr>
        <w:t>57</w:t>
      </w:r>
      <w:r>
        <w:rPr>
          <w:vertAlign w:val="superscript"/>
          <w:color w:val="008000"/>
          <w:b/>
        </w:rPr>
        <w:t>56</w:t>
      </w:r>
      <w:r w:rsidR="004170FA" w:rsidRPr="00F55018">
        <w:t xml:space="preserve"> Lanham diagnostic criteria include asthma, eosinophilia </w:t>
      </w:r>
      <w:r w:rsidR="00D25D41" w:rsidRPr="00F55018">
        <w:t xml:space="preserve">greater than </w:t>
      </w:r>
      <w:r w:rsidR="004170FA" w:rsidRPr="00F55018">
        <w:t xml:space="preserve">1.5 × 10⁹ cells/L, and systemic vasculitis involving </w:t>
      </w:r>
      <w:r w:rsidR="00D25D41" w:rsidRPr="00F55018">
        <w:t>two or more</w:t>
      </w:r>
      <w:r w:rsidR="004170FA" w:rsidRPr="00F55018">
        <w:t xml:space="preserve"> extrapulmonary organs</w:t>
      </w:r>
      <w:r w:rsidR="00D25D41" w:rsidRPr="00F55018">
        <w:t>,</w:t>
      </w:r>
      <w:r>
        <w:rPr>
          <w:vertAlign w:val="superscript"/>
          <w:color w:val="FF0000"/>
          <w:strike/>
        </w:rPr>
        <w:t>58</w:t>
      </w:r>
      <w:r>
        <w:rPr>
          <w:vertAlign w:val="superscript"/>
          <w:color w:val="008000"/>
          <w:b/>
        </w:rPr>
        <w:t>57</w:t>
      </w:r>
      <w:r w:rsidR="004170FA" w:rsidRPr="00F55018">
        <w:t xml:space="preserve"> </w:t>
      </w:r>
      <w:r w:rsidR="00D25D41" w:rsidRPr="00F55018">
        <w:t>al</w:t>
      </w:r>
      <w:r w:rsidR="004170FA" w:rsidRPr="00F55018">
        <w:t>though these criteria are limited in patients without biopsy confirmation or receiving corticosteroids. Early diagnosis is critical to prevent organ damage and mortality. The pathogenic relevance of eosinophilia in EGPA is highlighted by the therapeutic benefit of intensified anti</w:t>
      </w:r>
      <w:r w:rsidR="006F11C5" w:rsidRPr="00F55018">
        <w:t>-</w:t>
      </w:r>
      <w:r w:rsidR="004170FA" w:rsidRPr="00F55018">
        <w:t>eosinophil biologics such as mepolizumab (300 mg) and benralizumab</w:t>
      </w:r>
      <w:r w:rsidR="005D5E81" w:rsidRPr="00F55018">
        <w:t xml:space="preserve"> </w:t>
      </w:r>
      <w:r w:rsidR="004170FA" w:rsidRPr="00F55018">
        <w:t>(30 mg), administered subcutaneously once every 4 weeks</w:t>
      </w:r>
      <w:r w:rsidR="006F11C5" w:rsidRPr="00F55018">
        <w:t>,</w:t>
      </w:r>
      <w:r>
        <w:rPr>
          <w:vertAlign w:val="superscript"/>
          <w:color w:val="FF0000"/>
          <w:strike/>
        </w:rPr>
        <w:t>59</w:t>
      </w:r>
      <w:r>
        <w:rPr>
          <w:vertAlign w:val="superscript"/>
          <w:color w:val="008000"/>
          <w:b/>
        </w:rPr>
        <w:t>58</w:t>
      </w:r>
      <w:r w:rsidR="004170FA" w:rsidRPr="00F55018">
        <w:t xml:space="preserve"> alongside emerging evidence that reductions in sputum eosinophil counts are closely associated with higher rates of remission</w:t>
      </w:r>
      <w:r w:rsidR="006F11C5" w:rsidRPr="00F55018">
        <w:t>.</w:t>
      </w:r>
      <w:r>
        <w:rPr>
          <w:vertAlign w:val="superscript"/>
          <w:color w:val="FF0000"/>
          <w:strike/>
        </w:rPr>
        <w:t>60</w:t>
      </w:r>
      <w:r>
        <w:rPr>
          <w:vertAlign w:val="superscript"/>
          <w:color w:val="008000"/>
          <w:b/>
        </w:rPr>
        <w:t>59</w:t>
      </w:r>
      <w:r w:rsidR="004170FA" w:rsidRPr="00F55018">
        <w:t xml:space="preserve"> </w:t>
      </w:r>
    </w:p>
    <w:p w14:paraId="5BE3A94F" w14:textId="77A4DB91" w:rsidR="004170FA" w:rsidRPr="00F55018" w:rsidRDefault="000C690A" w:rsidP="004170FA">
      <w:r w:rsidRPr="00F55018">
        <w:t>&lt;H2&gt;</w:t>
      </w:r>
      <w:r w:rsidR="004170FA" w:rsidRPr="00F55018">
        <w:t xml:space="preserve">Allergic </w:t>
      </w:r>
      <w:r w:rsidRPr="00F55018">
        <w:t>b</w:t>
      </w:r>
      <w:r w:rsidR="004170FA" w:rsidRPr="00F55018">
        <w:t xml:space="preserve">ronchopulmonary </w:t>
      </w:r>
      <w:r w:rsidRPr="00F55018">
        <w:t>a</w:t>
      </w:r>
      <w:r w:rsidR="004170FA" w:rsidRPr="00F55018">
        <w:t>spergillosis</w:t>
      </w:r>
    </w:p>
    <w:p w14:paraId="47E31D8E" w14:textId="00B60C27" w:rsidR="004170FA" w:rsidRPr="00F55018" w:rsidRDefault="004170FA" w:rsidP="004170FA">
      <w:r w:rsidRPr="00F55018">
        <w:lastRenderedPageBreak/>
        <w:t>A</w:t>
      </w:r>
      <w:r w:rsidR="00443906" w:rsidRPr="00F55018">
        <w:t xml:space="preserve">llergic bronchopulmonary aspergillosis </w:t>
      </w:r>
      <w:r w:rsidRPr="00F55018">
        <w:t xml:space="preserve">is a chronic inflammatory lung disease driven by hypersensitivity to </w:t>
      </w:r>
      <w:r w:rsidRPr="00F55018">
        <w:rPr>
          <w:i/>
          <w:iCs/>
        </w:rPr>
        <w:t>Aspergillus fumigatus</w:t>
      </w:r>
      <w:r w:rsidRPr="00F55018">
        <w:t>, characterized by mucus plugging, impaired mucociliary clearance, and progressive lung damage</w:t>
      </w:r>
      <w:r w:rsidR="001C2C8A" w:rsidRPr="00F55018">
        <w:t>.</w:t>
      </w:r>
      <w:r>
        <w:rPr>
          <w:vertAlign w:val="superscript"/>
          <w:color w:val="FF0000"/>
          <w:strike/>
        </w:rPr>
        <w:t>61</w:t>
      </w:r>
      <w:r>
        <w:rPr>
          <w:vertAlign w:val="superscript"/>
          <w:color w:val="008000"/>
          <w:b/>
        </w:rPr>
        <w:t>60</w:t>
      </w:r>
      <w:r w:rsidRPr="00F55018">
        <w:t xml:space="preserve"> It affects 1</w:t>
      </w:r>
      <w:r w:rsidR="001C2C8A" w:rsidRPr="00F55018">
        <w:t xml:space="preserve">% to </w:t>
      </w:r>
      <w:r w:rsidRPr="00F55018">
        <w:t xml:space="preserve">2% of </w:t>
      </w:r>
      <w:r w:rsidR="001C2C8A" w:rsidRPr="00F55018">
        <w:t xml:space="preserve">patients with </w:t>
      </w:r>
      <w:r w:rsidRPr="00F55018">
        <w:t>asthma</w:t>
      </w:r>
      <w:r w:rsidRPr="00F55018">
        <w:t>, 7</w:t>
      </w:r>
      <w:r w:rsidR="001C2C8A" w:rsidRPr="00F55018">
        <w:t xml:space="preserve">% to </w:t>
      </w:r>
      <w:r w:rsidRPr="00F55018">
        <w:t xml:space="preserve">10% of those with cystic fibrosis, and rarely </w:t>
      </w:r>
      <w:r w:rsidR="001C2C8A" w:rsidRPr="00F55018">
        <w:t xml:space="preserve">those with </w:t>
      </w:r>
      <w:r w:rsidRPr="00F55018">
        <w:t>COPD</w:t>
      </w:r>
      <w:r w:rsidR="001C2C8A" w:rsidRPr="00F55018">
        <w:t>.</w:t>
      </w:r>
      <w:r>
        <w:rPr>
          <w:vertAlign w:val="superscript"/>
          <w:color w:val="FF0000"/>
          <w:strike/>
        </w:rPr>
        <w:t>62</w:t>
      </w:r>
      <w:r>
        <w:rPr>
          <w:vertAlign w:val="superscript"/>
          <w:color w:val="008000"/>
          <w:b/>
        </w:rPr>
        <w:t>61</w:t>
      </w:r>
      <w:r w:rsidRPr="00F55018">
        <w:t xml:space="preserve"> Symptoms include cough, dyspnea, brownish sputum, and rhinosinusitis</w:t>
      </w:r>
      <w:r w:rsidR="003945F3" w:rsidRPr="00F55018">
        <w:t>.</w:t>
      </w:r>
      <w:r>
        <w:rPr>
          <w:vertAlign w:val="superscript"/>
          <w:color w:val="FF0000"/>
          <w:strike/>
        </w:rPr>
        <w:t>63</w:t>
      </w:r>
      <w:r>
        <w:rPr>
          <w:vertAlign w:val="superscript"/>
          <w:color w:val="008000"/>
          <w:b/>
        </w:rPr>
        <w:t>62</w:t>
      </w:r>
      <w:r w:rsidRPr="00F55018">
        <w:t xml:space="preserve"> High-resolution </w:t>
      </w:r>
      <w:r w:rsidR="003945F3" w:rsidRPr="00F55018">
        <w:t>computed tomography (</w:t>
      </w:r>
      <w:r w:rsidRPr="00F55018">
        <w:t>CT</w:t>
      </w:r>
      <w:r w:rsidR="003945F3" w:rsidRPr="00F55018">
        <w:t>)</w:t>
      </w:r>
      <w:r w:rsidRPr="00F55018">
        <w:t xml:space="preserve"> typically demonstrates cylindrical bronchiectasis and mucus impaction. Diagnostic features include blood eosinophils </w:t>
      </w:r>
      <w:r w:rsidR="00E27EF6" w:rsidRPr="00F55018">
        <w:t xml:space="preserve">greater than </w:t>
      </w:r>
      <w:r w:rsidRPr="00F55018">
        <w:t xml:space="preserve">1,000/μL, elevated total IgE, and </w:t>
      </w:r>
      <w:r w:rsidRPr="00F55018">
        <w:rPr>
          <w:i/>
          <w:iCs/>
        </w:rPr>
        <w:t>A</w:t>
      </w:r>
      <w:r w:rsidRPr="00F55018">
        <w:rPr>
          <w:i/>
          <w:iCs/>
        </w:rPr>
        <w:t xml:space="preserve"> fumigatus</w:t>
      </w:r>
      <w:r w:rsidRPr="00F55018">
        <w:t>-specific IgE or skin test positivity</w:t>
      </w:r>
      <w:r w:rsidR="00E27EF6" w:rsidRPr="00F55018">
        <w:t>.</w:t>
      </w:r>
      <w:r>
        <w:rPr>
          <w:vertAlign w:val="superscript"/>
          <w:color w:val="FF0000"/>
          <w:strike/>
        </w:rPr>
        <w:t>64</w:t>
      </w:r>
      <w:r>
        <w:rPr>
          <w:vertAlign w:val="superscript"/>
          <w:color w:val="008000"/>
          <w:b/>
        </w:rPr>
        <w:t>63</w:t>
      </w:r>
      <w:r w:rsidRPr="00F55018">
        <w:t xml:space="preserve"> Updated International Society for Human and Animal Mycology criteria require asthma, </w:t>
      </w:r>
      <w:r w:rsidRPr="00F55018">
        <w:rPr>
          <w:i/>
          <w:iCs/>
        </w:rPr>
        <w:t>A</w:t>
      </w:r>
      <w:r w:rsidRPr="00F55018">
        <w:rPr>
          <w:i/>
          <w:iCs/>
        </w:rPr>
        <w:t xml:space="preserve"> fumigatus</w:t>
      </w:r>
      <w:r w:rsidRPr="00F55018">
        <w:t xml:space="preserve">-specific IgE </w:t>
      </w:r>
      <w:r w:rsidR="00D33FE3" w:rsidRPr="00F55018">
        <w:t xml:space="preserve">greater than </w:t>
      </w:r>
      <w:r w:rsidRPr="00F55018">
        <w:t xml:space="preserve">0.35 kUA/L, total IgE </w:t>
      </w:r>
      <w:r w:rsidR="00D33FE3" w:rsidRPr="00F55018">
        <w:t xml:space="preserve">greater than </w:t>
      </w:r>
      <w:r w:rsidRPr="00F55018">
        <w:t xml:space="preserve">500 IU/mL, and </w:t>
      </w:r>
      <w:r w:rsidR="00D33FE3" w:rsidRPr="00F55018">
        <w:t>two or more</w:t>
      </w:r>
      <w:r w:rsidRPr="00F55018">
        <w:t xml:space="preserve"> supportive features including bronchiectasis or eosinophilia</w:t>
      </w:r>
      <w:r w:rsidR="00D33FE3" w:rsidRPr="00F55018">
        <w:t>.</w:t>
      </w:r>
      <w:r w:rsidR="00F57654" w:rsidRPr="00F55018">
        <w:rPr>
          <w:vertAlign w:val="superscript"/>
        </w:rPr>
        <w:t>6</w:t>
      </w:r>
      <w:r w:rsidR="00F57654" w:rsidRPr="00F55018">
        <w:rPr>
          <w:vertAlign w:val="superscript"/>
        </w:rPr>
        <w:t>5</w:t>
      </w:r>
      <w:r w:rsidRPr="00F55018">
        <w:t xml:space="preserve"> Treatment centers on systemic corticosteroids, optimized asthma therapy, and often prolonged itraconazole</w:t>
      </w:r>
      <w:r w:rsidR="00D33FE3" w:rsidRPr="00F55018">
        <w:t>.</w:t>
      </w:r>
      <w:r>
        <w:rPr>
          <w:vertAlign w:val="superscript"/>
          <w:color w:val="FF0000"/>
          <w:strike/>
        </w:rPr>
        <w:t>66</w:t>
      </w:r>
      <w:r>
        <w:rPr>
          <w:vertAlign w:val="superscript"/>
          <w:color w:val="008000"/>
          <w:b/>
        </w:rPr>
        <w:t>65</w:t>
      </w:r>
      <w:r w:rsidRPr="00F55018">
        <w:t xml:space="preserve"> </w:t>
      </w:r>
      <w:r w:rsidR="00D33FE3" w:rsidRPr="00F55018">
        <w:t>E</w:t>
      </w:r>
      <w:r w:rsidRPr="00F55018">
        <w:t>merging evidence support</w:t>
      </w:r>
      <w:r w:rsidR="00D33FE3" w:rsidRPr="00F55018">
        <w:t>s</w:t>
      </w:r>
      <w:r w:rsidRPr="00F55018">
        <w:t xml:space="preserve"> the use of biologics targeting T2 inflammation in select patients</w:t>
      </w:r>
      <w:r w:rsidR="00D33FE3" w:rsidRPr="00F55018">
        <w:t>.</w:t>
      </w:r>
      <w:r>
        <w:rPr>
          <w:vertAlign w:val="superscript"/>
          <w:color w:val="FF0000"/>
          <w:strike/>
        </w:rPr>
        <w:t>67</w:t>
      </w:r>
      <w:r>
        <w:rPr>
          <w:vertAlign w:val="superscript"/>
          <w:color w:val="008000"/>
          <w:b/>
        </w:rPr>
        <w:t>66</w:t>
      </w:r>
    </w:p>
    <w:p w14:paraId="6EF1B2F7" w14:textId="23380E9C" w:rsidR="004170FA" w:rsidRPr="00F55018" w:rsidRDefault="00F00540" w:rsidP="004170FA">
      <w:r w:rsidRPr="00F55018">
        <w:t>&lt;H2&gt;</w:t>
      </w:r>
      <w:r w:rsidR="004170FA" w:rsidRPr="00F55018">
        <w:t xml:space="preserve">Eosinophilic </w:t>
      </w:r>
      <w:r w:rsidRPr="00F55018">
        <w:t>b</w:t>
      </w:r>
      <w:r w:rsidR="004170FA" w:rsidRPr="00F55018">
        <w:t>ronchitis</w:t>
      </w:r>
    </w:p>
    <w:p w14:paraId="496B9A87" w14:textId="4DDC47E6" w:rsidR="004170FA" w:rsidRPr="00F55018" w:rsidRDefault="004170FA" w:rsidP="004170FA">
      <w:r w:rsidRPr="00F55018">
        <w:t>Non-asthmatic eosinophilic bronchitis is characterized by eosinophilic airway inflammation with increased sputum eosinophils but without variable airflow obstruction or airway hyperresponsiveness</w:t>
      </w:r>
      <w:r w:rsidR="00596CC7" w:rsidRPr="00F55018">
        <w:t>.</w:t>
      </w:r>
      <w:r>
        <w:rPr>
          <w:vertAlign w:val="superscript"/>
          <w:color w:val="FF0000"/>
          <w:strike/>
        </w:rPr>
        <w:t>68</w:t>
      </w:r>
      <w:r>
        <w:rPr>
          <w:vertAlign w:val="superscript"/>
          <w:color w:val="008000"/>
          <w:b/>
        </w:rPr>
        <w:t>67</w:t>
      </w:r>
      <w:r w:rsidRPr="00F55018">
        <w:t xml:space="preserve"> Chronic nonproductive cough is the predominant symptom</w:t>
      </w:r>
      <w:r w:rsidR="00D96638" w:rsidRPr="00F55018">
        <w:t>.</w:t>
      </w:r>
      <w:r>
        <w:rPr>
          <w:vertAlign w:val="superscript"/>
          <w:color w:val="FF0000"/>
          <w:strike/>
        </w:rPr>
        <w:t>69</w:t>
      </w:r>
      <w:r>
        <w:rPr>
          <w:vertAlign w:val="superscript"/>
          <w:color w:val="008000"/>
          <w:b/>
        </w:rPr>
        <w:t>68</w:t>
      </w:r>
      <w:r w:rsidRPr="00F55018">
        <w:t xml:space="preserve"> Although definitive diagnosis requires airway biopsy, empiric treatment with inhaled corticosteroids is usually effective and biopsy is rarely required</w:t>
      </w:r>
      <w:r w:rsidR="00D96638" w:rsidRPr="00F55018">
        <w:t>.</w:t>
      </w:r>
      <w:r>
        <w:rPr>
          <w:vertAlign w:val="superscript"/>
          <w:color w:val="FF0000"/>
          <w:strike/>
        </w:rPr>
        <w:t>70</w:t>
      </w:r>
      <w:r>
        <w:rPr>
          <w:vertAlign w:val="superscript"/>
          <w:color w:val="008000"/>
          <w:b/>
        </w:rPr>
        <w:t>69</w:t>
      </w:r>
      <w:r w:rsidRPr="00F55018">
        <w:t xml:space="preserve"> Long-term outcomes are variable</w:t>
      </w:r>
      <w:r w:rsidR="00D96638" w:rsidRPr="00F55018">
        <w:t>. A</w:t>
      </w:r>
      <w:r w:rsidRPr="00F55018">
        <w:t xml:space="preserve">t </w:t>
      </w:r>
      <w:r w:rsidR="00D96638" w:rsidRPr="00F55018">
        <w:t xml:space="preserve">1 </w:t>
      </w:r>
      <w:r w:rsidRPr="00F55018">
        <w:t>year, approximately one</w:t>
      </w:r>
      <w:r w:rsidR="00D96638" w:rsidRPr="00F55018">
        <w:t xml:space="preserve"> </w:t>
      </w:r>
      <w:r w:rsidRPr="00F55018">
        <w:t>third of patients become asymptomatic</w:t>
      </w:r>
      <w:r w:rsidRPr="00F55018">
        <w:t xml:space="preserve"> wh</w:t>
      </w:r>
      <w:r w:rsidR="00D96638" w:rsidRPr="00F55018">
        <w:t>ereas</w:t>
      </w:r>
      <w:r w:rsidRPr="00F55018">
        <w:t xml:space="preserve"> a minority progress to asthma</w:t>
      </w:r>
      <w:r w:rsidR="00D96638" w:rsidRPr="00F55018">
        <w:t>.</w:t>
      </w:r>
      <w:r>
        <w:rPr>
          <w:vertAlign w:val="superscript"/>
          <w:color w:val="FF0000"/>
          <w:strike/>
        </w:rPr>
        <w:t>71</w:t>
      </w:r>
      <w:r>
        <w:rPr>
          <w:vertAlign w:val="superscript"/>
          <w:color w:val="008000"/>
          <w:b/>
        </w:rPr>
        <w:t>70</w:t>
      </w:r>
    </w:p>
    <w:p w14:paraId="4013FCFE" w14:textId="10A0AEEA" w:rsidR="004170FA" w:rsidRPr="00F55018" w:rsidRDefault="00D96638" w:rsidP="004170FA">
      <w:r w:rsidRPr="00F55018">
        <w:lastRenderedPageBreak/>
        <w:t>&lt;H2&gt;</w:t>
      </w:r>
      <w:r w:rsidR="004170FA" w:rsidRPr="00F55018">
        <w:t>Eosinophilic COPD</w:t>
      </w:r>
    </w:p>
    <w:p w14:paraId="59DD6ED8" w14:textId="5B56F2A3" w:rsidR="004170FA" w:rsidRPr="00F55018" w:rsidRDefault="004170FA" w:rsidP="004170FA">
      <w:r w:rsidRPr="00F55018">
        <w:t>C</w:t>
      </w:r>
      <w:r w:rsidR="00420697" w:rsidRPr="00F55018">
        <w:t xml:space="preserve">hronic obstructive pulmonary disease </w:t>
      </w:r>
      <w:r w:rsidRPr="00F55018">
        <w:t>is heterogeneous, and an eosinophilic phenotype has emerged as clinically relevant. Blood eosinophil thresholds (&gt;100, &gt;150, or &gt;300 cells/μL) identify patients at higher risk for exacerbations, hospitalizations, worse quality of life, and accelerated disease progression</w:t>
      </w:r>
      <w:r w:rsidR="00420697" w:rsidRPr="00F55018">
        <w:t>.</w:t>
      </w:r>
      <w:r>
        <w:rPr>
          <w:vertAlign w:val="superscript"/>
          <w:color w:val="FF0000"/>
          <w:strike/>
        </w:rPr>
        <w:t>72</w:t>
      </w:r>
      <w:r>
        <w:rPr>
          <w:vertAlign w:val="superscript"/>
          <w:color w:val="008000"/>
          <w:b/>
        </w:rPr>
        <w:t>71</w:t>
      </w:r>
      <w:r w:rsidRPr="00F55018">
        <w:rPr>
          <w:vertAlign w:val="superscript"/>
        </w:rPr>
        <w:t>,</w:t>
      </w:r>
      <w:r>
        <w:rPr>
          <w:vertAlign w:val="superscript"/>
          <w:color w:val="FF0000"/>
          <w:strike/>
        </w:rPr>
        <w:t>73</w:t>
      </w:r>
      <w:r>
        <w:rPr>
          <w:vertAlign w:val="superscript"/>
          <w:color w:val="008000"/>
          <w:b/>
        </w:rPr>
        <w:t>72</w:t>
      </w:r>
      <w:r w:rsidRPr="00F55018">
        <w:t xml:space="preserve"> Patients with eosinophil counts </w:t>
      </w:r>
      <w:r w:rsidR="00420697" w:rsidRPr="00F55018">
        <w:t xml:space="preserve">of </w:t>
      </w:r>
      <w:r w:rsidRPr="00F55018">
        <w:t xml:space="preserve">150 cells/μL </w:t>
      </w:r>
      <w:r w:rsidR="00420697" w:rsidRPr="00F55018">
        <w:t xml:space="preserve">or greater </w:t>
      </w:r>
      <w:r w:rsidRPr="00F55018">
        <w:t>demonstrate greater responsiveness to corticosteroids, including inhaled corticosteroids. Nevertheless, recent randomized clinical trials of novel anti‑eosinophil biologics in COPD (mepolizumab: METREX</w:t>
      </w:r>
      <w:r w:rsidR="00420697" w:rsidRPr="00F55018">
        <w:t xml:space="preserve"> and</w:t>
      </w:r>
      <w:r w:rsidRPr="00F55018">
        <w:t xml:space="preserve"> METREO</w:t>
      </w:r>
      <w:r w:rsidR="00420697" w:rsidRPr="00F55018">
        <w:t xml:space="preserve"> trials</w:t>
      </w:r>
      <w:r w:rsidRPr="00F55018">
        <w:t>; benralizumab: GALATHEA</w:t>
      </w:r>
      <w:r w:rsidR="00420697" w:rsidRPr="00F55018">
        <w:t xml:space="preserve"> and</w:t>
      </w:r>
      <w:r w:rsidRPr="00F55018">
        <w:t xml:space="preserve"> TERRANOVA</w:t>
      </w:r>
      <w:r w:rsidR="00420697" w:rsidRPr="00F55018">
        <w:t xml:space="preserve"> trials</w:t>
      </w:r>
      <w:r w:rsidRPr="00F55018">
        <w:t xml:space="preserve">) have demonstrated only minimal </w:t>
      </w:r>
      <w:r w:rsidR="00DD77D7" w:rsidRPr="00F55018">
        <w:t xml:space="preserve">to no </w:t>
      </w:r>
      <w:r w:rsidRPr="00F55018">
        <w:t>clinical benefits</w:t>
      </w:r>
      <w:r w:rsidRPr="00F55018">
        <w:t xml:space="preserve">, </w:t>
      </w:r>
      <w:r w:rsidRPr="00F55018">
        <w:t>calling into question the pathogenic relevance of eosinophils in COPD and raising the critical issue of whether eosinophilia is merely an associative marker or a true mechanistic contributor</w:t>
      </w:r>
      <w:r w:rsidR="00DD77D7" w:rsidRPr="00F55018">
        <w:t>.</w:t>
      </w:r>
      <w:r>
        <w:rPr>
          <w:vertAlign w:val="superscript"/>
          <w:color w:val="FF0000"/>
          <w:strike/>
        </w:rPr>
        <w:t>74</w:t>
      </w:r>
      <w:r>
        <w:rPr>
          <w:vertAlign w:val="superscript"/>
          <w:color w:val="008000"/>
          <w:b/>
        </w:rPr>
        <w:t>73</w:t>
      </w:r>
      <w:r w:rsidRPr="00F55018">
        <w:rPr>
          <w:vertAlign w:val="superscript"/>
        </w:rPr>
        <w:t>,</w:t>
      </w:r>
      <w:r>
        <w:rPr>
          <w:vertAlign w:val="superscript"/>
          <w:color w:val="FF0000"/>
          <w:strike/>
        </w:rPr>
        <w:t>75</w:t>
      </w:r>
      <w:r>
        <w:rPr>
          <w:vertAlign w:val="superscript"/>
          <w:color w:val="008000"/>
          <w:b/>
        </w:rPr>
        <w:t>74</w:t>
      </w:r>
      <w:r w:rsidRPr="00F55018">
        <w:t xml:space="preserve"> More recently, the phase III MATINEE trial demonstrated that mepolizumab significantly reduced the annual rate of moderate</w:t>
      </w:r>
      <w:r w:rsidR="00DD77D7" w:rsidRPr="00F55018">
        <w:t xml:space="preserve"> </w:t>
      </w:r>
      <w:r w:rsidRPr="00F55018">
        <w:t>to</w:t>
      </w:r>
      <w:r w:rsidR="00DD77D7" w:rsidRPr="00F55018">
        <w:t xml:space="preserve"> </w:t>
      </w:r>
      <w:r w:rsidRPr="00F55018">
        <w:t xml:space="preserve">severe exacerbations in </w:t>
      </w:r>
      <w:r w:rsidR="00DD77D7" w:rsidRPr="00F55018">
        <w:t xml:space="preserve">patients with </w:t>
      </w:r>
      <w:r w:rsidRPr="00F55018">
        <w:t xml:space="preserve">COPD </w:t>
      </w:r>
      <w:r w:rsidRPr="00F55018">
        <w:t xml:space="preserve">with blood eosinophils </w:t>
      </w:r>
      <w:r w:rsidR="00DD77D7" w:rsidRPr="00F55018">
        <w:t xml:space="preserve">greater than </w:t>
      </w:r>
      <w:r w:rsidRPr="00F55018">
        <w:t xml:space="preserve">300 cells/μL, </w:t>
      </w:r>
      <w:r w:rsidR="00DD77D7" w:rsidRPr="00F55018">
        <w:t>al</w:t>
      </w:r>
      <w:r w:rsidRPr="00F55018">
        <w:t>though improvements in symptom measures were not observed</w:t>
      </w:r>
      <w:r w:rsidR="00DD77D7" w:rsidRPr="00F55018">
        <w:t>.</w:t>
      </w:r>
      <w:r>
        <w:rPr>
          <w:vertAlign w:val="superscript"/>
          <w:color w:val="FF0000"/>
          <w:strike/>
        </w:rPr>
        <w:t>76</w:t>
      </w:r>
      <w:r>
        <w:rPr>
          <w:vertAlign w:val="superscript"/>
          <w:color w:val="008000"/>
          <w:b/>
        </w:rPr>
        <w:t>75</w:t>
      </w:r>
      <w:r w:rsidRPr="00F55018">
        <w:t xml:space="preserve"> Together with findings from the BOREAS dupilumab (anti-IL-4/13Ra) trials, which demonstrated clinically meaningful reductions in annual exacerbations in </w:t>
      </w:r>
      <w:r w:rsidR="00DD77D7" w:rsidRPr="00F55018">
        <w:t xml:space="preserve">patients with </w:t>
      </w:r>
      <w:r w:rsidRPr="00F55018">
        <w:t xml:space="preserve">COPD </w:t>
      </w:r>
      <w:r w:rsidRPr="00F55018">
        <w:t>with blood eosinophils</w:t>
      </w:r>
      <w:r w:rsidR="00DD77D7" w:rsidRPr="00F55018">
        <w:t xml:space="preserve"> greater tha</w:t>
      </w:r>
      <w:r w:rsidR="00DD77D7" w:rsidRPr="00F55018">
        <w:t>n</w:t>
      </w:r>
      <w:r w:rsidRPr="00F55018">
        <w:t xml:space="preserve"> 300/μL and </w:t>
      </w:r>
      <w:r w:rsidRPr="00F55018">
        <w:t>led to recent regulatory approval for COPD</w:t>
      </w:r>
      <w:r w:rsidR="00DD77D7" w:rsidRPr="00F55018">
        <w:t>,</w:t>
      </w:r>
      <w:r>
        <w:rPr>
          <w:vertAlign w:val="superscript"/>
          <w:color w:val="FF0000"/>
          <w:strike/>
        </w:rPr>
        <w:t>77</w:t>
      </w:r>
      <w:r>
        <w:rPr>
          <w:vertAlign w:val="superscript"/>
          <w:color w:val="008000"/>
          <w:b/>
        </w:rPr>
        <w:t>76</w:t>
      </w:r>
      <w:r w:rsidRPr="00F55018">
        <w:t xml:space="preserve"> these findings support blood eosinophilia as a predictive biomarker of response to select </w:t>
      </w:r>
      <w:r w:rsidR="002A644E" w:rsidRPr="00F55018">
        <w:t>T</w:t>
      </w:r>
      <w:r w:rsidRPr="00F55018">
        <w:t xml:space="preserve">2-directed biologics rather than a universal therapeutic target. Improved biomarkers is needed to </w:t>
      </w:r>
      <w:r w:rsidRPr="00F55018">
        <w:t>refine identification of COPD patients who are most likely to benefit from targeted biologic therapy.</w:t>
      </w:r>
    </w:p>
    <w:p w14:paraId="1EF234C1" w14:textId="0F300104" w:rsidR="004170FA" w:rsidRPr="00F55018" w:rsidRDefault="00106B03" w:rsidP="004170FA">
      <w:r w:rsidRPr="00F55018">
        <w:lastRenderedPageBreak/>
        <w:t>&lt;H2&gt;</w:t>
      </w:r>
      <w:r w:rsidR="004170FA" w:rsidRPr="00F55018">
        <w:t xml:space="preserve">Hypereosinophilic </w:t>
      </w:r>
      <w:r w:rsidRPr="00F55018">
        <w:t>s</w:t>
      </w:r>
      <w:r w:rsidR="004170FA" w:rsidRPr="00F55018">
        <w:t>yndrome</w:t>
      </w:r>
    </w:p>
    <w:p w14:paraId="4CDE9340" w14:textId="321810FF" w:rsidR="004170FA" w:rsidRPr="00F55018" w:rsidRDefault="004170FA" w:rsidP="004170FA">
      <w:r w:rsidRPr="00F55018">
        <w:t>H</w:t>
      </w:r>
      <w:r w:rsidR="00E42558" w:rsidRPr="00F55018">
        <w:t>ypereosinophilic syndrome</w:t>
      </w:r>
      <w:r w:rsidRPr="00F55018">
        <w:t xml:space="preserve"> is defined by persistent hypereosinophilia (≥500 cells/μL) with eosinophil-mediated organ damage after exclusion of secondary causes</w:t>
      </w:r>
      <w:r w:rsidR="00080C4B" w:rsidRPr="00F55018">
        <w:t>.</w:t>
      </w:r>
      <w:r>
        <w:rPr>
          <w:vertAlign w:val="superscript"/>
          <w:color w:val="FF0000"/>
          <w:strike/>
        </w:rPr>
        <w:t>78</w:t>
      </w:r>
      <w:r>
        <w:rPr>
          <w:vertAlign w:val="superscript"/>
          <w:color w:val="008000"/>
          <w:b/>
        </w:rPr>
        <w:t>77</w:t>
      </w:r>
      <w:r w:rsidRPr="00F55018">
        <w:rPr>
          <w:vertAlign w:val="superscript"/>
        </w:rPr>
        <w:t>,</w:t>
      </w:r>
      <w:r>
        <w:rPr>
          <w:vertAlign w:val="superscript"/>
          <w:color w:val="FF0000"/>
          <w:strike/>
        </w:rPr>
        <w:t>79</w:t>
      </w:r>
      <w:r>
        <w:rPr>
          <w:vertAlign w:val="superscript"/>
          <w:color w:val="008000"/>
          <w:b/>
        </w:rPr>
        <w:t>78</w:t>
      </w:r>
      <w:r w:rsidRPr="00F55018">
        <w:t xml:space="preserve"> Prevalence estimates range from 0.36</w:t>
      </w:r>
      <w:r w:rsidR="00080C4B" w:rsidRPr="00F55018">
        <w:t xml:space="preserve"> to </w:t>
      </w:r>
      <w:r w:rsidRPr="00F55018">
        <w:t>6.3</w:t>
      </w:r>
      <w:r w:rsidR="00080C4B" w:rsidRPr="00F55018">
        <w:t>/</w:t>
      </w:r>
      <w:r w:rsidRPr="00F55018">
        <w:t>100,000 individuals</w:t>
      </w:r>
      <w:r w:rsidR="00080C4B" w:rsidRPr="00F55018">
        <w:t>.</w:t>
      </w:r>
      <w:r>
        <w:rPr>
          <w:vertAlign w:val="superscript"/>
          <w:color w:val="FF0000"/>
          <w:strike/>
        </w:rPr>
        <w:t>80</w:t>
      </w:r>
      <w:r>
        <w:rPr>
          <w:vertAlign w:val="superscript"/>
          <w:color w:val="008000"/>
          <w:b/>
        </w:rPr>
        <w:t>79</w:t>
      </w:r>
      <w:r w:rsidRPr="00F55018">
        <w:t xml:space="preserve"> The lung and skin are most commonly involved</w:t>
      </w:r>
      <w:r w:rsidR="00080C4B" w:rsidRPr="00F55018">
        <w:t>.</w:t>
      </w:r>
      <w:r>
        <w:rPr>
          <w:vertAlign w:val="superscript"/>
          <w:color w:val="FF0000"/>
          <w:strike/>
        </w:rPr>
        <w:t>81</w:t>
      </w:r>
      <w:r>
        <w:rPr>
          <w:vertAlign w:val="superscript"/>
          <w:color w:val="008000"/>
          <w:b/>
        </w:rPr>
        <w:t>80</w:t>
      </w:r>
      <w:r w:rsidRPr="00F55018">
        <w:t xml:space="preserve"> Pulmonary manifestations include cough, dyspnea, wheeze, and fibrosis</w:t>
      </w:r>
      <w:r w:rsidR="00080C4B" w:rsidRPr="00F55018">
        <w:t>.</w:t>
      </w:r>
      <w:r>
        <w:rPr>
          <w:vertAlign w:val="superscript"/>
          <w:color w:val="FF0000"/>
          <w:strike/>
        </w:rPr>
        <w:t>82</w:t>
      </w:r>
      <w:r>
        <w:rPr>
          <w:vertAlign w:val="superscript"/>
          <w:color w:val="008000"/>
          <w:b/>
        </w:rPr>
        <w:t>81</w:t>
      </w:r>
      <w:r w:rsidRPr="00F55018">
        <w:t xml:space="preserve"> High-resolution CT is the initial evaluation, </w:t>
      </w:r>
      <w:r w:rsidR="00080C4B" w:rsidRPr="00F55018">
        <w:t>and</w:t>
      </w:r>
      <w:r w:rsidRPr="00F55018">
        <w:t xml:space="preserve"> BAL or biopsy </w:t>
      </w:r>
      <w:r w:rsidR="00080C4B" w:rsidRPr="00F55018">
        <w:t xml:space="preserve">is </w:t>
      </w:r>
      <w:r w:rsidRPr="00F55018">
        <w:t>pursued when infiltrates are present</w:t>
      </w:r>
      <w:r w:rsidRPr="00F55018">
        <w:t xml:space="preserve"> or </w:t>
      </w:r>
      <w:r w:rsidR="00080C4B" w:rsidRPr="00F55018">
        <w:t xml:space="preserve">there is </w:t>
      </w:r>
      <w:r w:rsidRPr="00F55018">
        <w:t xml:space="preserve">evidence of lymphadenopathy, mass lesions, and other lung abnormalities. </w:t>
      </w:r>
    </w:p>
    <w:p w14:paraId="11C3CE80" w14:textId="092931C3" w:rsidR="004170FA" w:rsidRPr="00F55018" w:rsidRDefault="00080C4B" w:rsidP="004170FA">
      <w:r w:rsidRPr="00F55018">
        <w:t>&lt;H2&gt;</w:t>
      </w:r>
      <w:r w:rsidR="004170FA" w:rsidRPr="00F55018">
        <w:t xml:space="preserve">Chronic </w:t>
      </w:r>
      <w:r w:rsidRPr="00F55018">
        <w:t>e</w:t>
      </w:r>
      <w:r w:rsidR="004170FA" w:rsidRPr="00F55018">
        <w:t xml:space="preserve">osinophilic </w:t>
      </w:r>
      <w:r w:rsidRPr="00F55018">
        <w:t>p</w:t>
      </w:r>
      <w:r w:rsidR="004170FA" w:rsidRPr="00F55018">
        <w:t>neumonia</w:t>
      </w:r>
    </w:p>
    <w:p w14:paraId="1FD5CC95" w14:textId="2CD1F715" w:rsidR="004170FA" w:rsidRPr="00F55018" w:rsidRDefault="004170FA" w:rsidP="004170FA">
      <w:r w:rsidRPr="00F55018">
        <w:t>C</w:t>
      </w:r>
      <w:r w:rsidR="00CF0446" w:rsidRPr="00F55018">
        <w:t>hronic eosinophilic pneumonia</w:t>
      </w:r>
      <w:r w:rsidRPr="00F55018">
        <w:t xml:space="preserve"> is rare, accounting for </w:t>
      </w:r>
      <w:r w:rsidR="002A28E6" w:rsidRPr="00F55018">
        <w:t xml:space="preserve">less than </w:t>
      </w:r>
      <w:r w:rsidRPr="00F55018">
        <w:t xml:space="preserve">2.5% of </w:t>
      </w:r>
      <w:r w:rsidR="002A28E6" w:rsidRPr="00F55018">
        <w:t xml:space="preserve">cases of </w:t>
      </w:r>
      <w:r w:rsidRPr="00F55018">
        <w:t>interstitial lung disease</w:t>
      </w:r>
      <w:r w:rsidR="002A28E6" w:rsidRPr="00F55018">
        <w:t>.</w:t>
      </w:r>
      <w:r>
        <w:rPr>
          <w:vertAlign w:val="superscript"/>
          <w:color w:val="FF0000"/>
          <w:strike/>
        </w:rPr>
        <w:t>83</w:t>
      </w:r>
      <w:r>
        <w:rPr>
          <w:vertAlign w:val="superscript"/>
          <w:color w:val="008000"/>
          <w:b/>
        </w:rPr>
        <w:t>82</w:t>
      </w:r>
      <w:r w:rsidRPr="00F55018">
        <w:t xml:space="preserve"> It typically presents in middle age (mean age</w:t>
      </w:r>
      <w:r w:rsidR="002A28E6" w:rsidRPr="00F55018">
        <w:t>,</w:t>
      </w:r>
      <w:r w:rsidRPr="00F55018">
        <w:t xml:space="preserve"> 45 years)</w:t>
      </w:r>
      <w:r w:rsidR="002A28E6" w:rsidRPr="00F55018">
        <w:t>,</w:t>
      </w:r>
      <w:r w:rsidRPr="00F55018">
        <w:t xml:space="preserve"> with female predominance</w:t>
      </w:r>
      <w:r w:rsidR="002A28E6" w:rsidRPr="00F55018">
        <w:t>.</w:t>
      </w:r>
      <w:r>
        <w:rPr>
          <w:vertAlign w:val="superscript"/>
          <w:color w:val="FF0000"/>
          <w:strike/>
        </w:rPr>
        <w:t>84</w:t>
      </w:r>
      <w:r>
        <w:rPr>
          <w:vertAlign w:val="superscript"/>
          <w:color w:val="008000"/>
          <w:b/>
        </w:rPr>
        <w:t>83</w:t>
      </w:r>
      <w:r w:rsidRPr="00F55018">
        <w:t xml:space="preserve"> Atopy is present in approximately 60% of patients, and asthma in half of all CEP, which may precede, accompany, or follow </w:t>
      </w:r>
      <w:r w:rsidR="002A28E6" w:rsidRPr="00F55018">
        <w:t xml:space="preserve">a </w:t>
      </w:r>
      <w:r w:rsidRPr="00F55018">
        <w:t>CEP diagnosis</w:t>
      </w:r>
      <w:r w:rsidR="002A28E6" w:rsidRPr="00F55018">
        <w:t>.</w:t>
      </w:r>
      <w:r>
        <w:rPr>
          <w:vertAlign w:val="superscript"/>
          <w:color w:val="FF0000"/>
          <w:strike/>
        </w:rPr>
        <w:t>85</w:t>
      </w:r>
      <w:r>
        <w:rPr>
          <w:vertAlign w:val="superscript"/>
          <w:color w:val="008000"/>
          <w:b/>
        </w:rPr>
        <w:t>84</w:t>
      </w:r>
      <w:r w:rsidRPr="00F55018">
        <w:t xml:space="preserve"> Symptoms develop sub</w:t>
      </w:r>
      <w:r w:rsidRPr="00F55018">
        <w:t xml:space="preserve">acutely over months and include cough, dyspnea, fever, and weight loss. Chest imaging shows peripheral or subpleural opacities. Blood eosinophils are usually </w:t>
      </w:r>
      <w:r w:rsidR="002A28E6" w:rsidRPr="00F55018">
        <w:t xml:space="preserve">greater than </w:t>
      </w:r>
      <w:r w:rsidRPr="00F55018">
        <w:t>1,000/μL, with elevated IgE and inflammatory markers common but nonspecific</w:t>
      </w:r>
      <w:r w:rsidR="002A28E6" w:rsidRPr="00F55018">
        <w:t>.</w:t>
      </w:r>
      <w:r w:rsidR="00E5316D" w:rsidRPr="00F55018">
        <w:rPr>
          <w:vertAlign w:val="superscript"/>
        </w:rPr>
        <w:t>14</w:t>
      </w:r>
      <w:r w:rsidRPr="00F55018">
        <w:rPr>
          <w:vertAlign w:val="superscript"/>
        </w:rPr>
        <w:t>,</w:t>
      </w:r>
      <w:r>
        <w:rPr>
          <w:vertAlign w:val="superscript"/>
          <w:color w:val="FF0000"/>
          <w:strike/>
        </w:rPr>
        <w:t>86</w:t>
      </w:r>
      <w:r>
        <w:rPr>
          <w:vertAlign w:val="superscript"/>
          <w:color w:val="008000"/>
          <w:b/>
        </w:rPr>
        <w:t>85</w:t>
      </w:r>
      <w:r w:rsidRPr="00F55018">
        <w:t xml:space="preserve"> B</w:t>
      </w:r>
      <w:r w:rsidR="002A28E6" w:rsidRPr="00F55018">
        <w:t>ronchoalveolar lavage</w:t>
      </w:r>
      <w:r w:rsidRPr="00F55018">
        <w:t xml:space="preserve"> eosinophils </w:t>
      </w:r>
      <w:r w:rsidR="002A28E6" w:rsidRPr="00F55018">
        <w:t xml:space="preserve">greater than </w:t>
      </w:r>
      <w:r w:rsidRPr="00F55018">
        <w:t xml:space="preserve">25% support </w:t>
      </w:r>
      <w:r w:rsidR="002A28E6" w:rsidRPr="00F55018">
        <w:t xml:space="preserve">the </w:t>
      </w:r>
      <w:r w:rsidRPr="00F55018">
        <w:t>diagnosis</w:t>
      </w:r>
      <w:r w:rsidRPr="00F55018">
        <w:t xml:space="preserve"> </w:t>
      </w:r>
      <w:r w:rsidR="0077055D" w:rsidRPr="00F55018">
        <w:t>whereas</w:t>
      </w:r>
      <w:r w:rsidRPr="00F55018">
        <w:t xml:space="preserve"> lung biopsy is reserved for atypical or </w:t>
      </w:r>
      <w:commentRangeStart w:id="1272"/>
      <w:r w:rsidRPr="00F55018">
        <w:t>steroid</w:t>
      </w:r>
      <w:commentRangeEnd w:id="1272"/>
      <w:r w:rsidR="002A28E6" w:rsidRPr="00F55018">
        <w:rPr>
          <w:rStyle w:val="CommentReference"/>
          <w:sz w:val="24"/>
          <w:szCs w:val="24"/>
        </w:rPr>
        <w:commentReference w:id="1272"/>
      </w:r>
      <w:r w:rsidRPr="00F55018">
        <w:t>-refractory cases.</w:t>
      </w:r>
    </w:p>
    <w:p w14:paraId="68163FED" w14:textId="68941EBA" w:rsidR="004170FA" w:rsidRPr="00F55018" w:rsidRDefault="000A4C2C" w:rsidP="004170FA">
      <w:r w:rsidRPr="00F55018">
        <w:t>&lt;H1&gt;EMERGING BIOMARKERS FOR</w:t>
      </w:r>
      <w:r w:rsidR="004170FA" w:rsidRPr="00F55018">
        <w:t xml:space="preserve"> ELD</w:t>
      </w:r>
      <w:r w:rsidRPr="00F55018">
        <w:t>S</w:t>
      </w:r>
    </w:p>
    <w:p w14:paraId="389F5219" w14:textId="253D1804" w:rsidR="004170FA" w:rsidRPr="00F55018" w:rsidRDefault="000A4C2C" w:rsidP="004170FA">
      <w:r w:rsidRPr="00F55018">
        <w:lastRenderedPageBreak/>
        <w:t>&lt;H2&gt;</w:t>
      </w:r>
      <w:r w:rsidR="004170FA" w:rsidRPr="00F55018">
        <w:t xml:space="preserve">Why the need for novel biomarkers? Where is the gap? </w:t>
      </w:r>
    </w:p>
    <w:p w14:paraId="531D4B3E" w14:textId="505169E9" w:rsidR="004170FA" w:rsidRPr="00F55018" w:rsidRDefault="004170FA" w:rsidP="004170FA">
      <w:r w:rsidRPr="00F55018">
        <w:t>Despite advances in eosinophil biology and the development of IL</w:t>
      </w:r>
      <w:r w:rsidR="00707CE1" w:rsidRPr="00F55018">
        <w:t>-</w:t>
      </w:r>
      <w:r w:rsidRPr="00F55018">
        <w:t>5/IL</w:t>
      </w:r>
      <w:r w:rsidR="00707CE1" w:rsidRPr="00F55018">
        <w:t>-</w:t>
      </w:r>
      <w:r w:rsidRPr="00F55018">
        <w:t>5R–targeted therapies</w:t>
      </w:r>
      <w:r w:rsidR="00707CE1" w:rsidRPr="00F55018">
        <w:t>,</w:t>
      </w:r>
      <w:r w:rsidRPr="00F55018">
        <w:rPr>
          <w:vertAlign w:val="superscript"/>
        </w:rPr>
        <w:t>3</w:t>
      </w:r>
      <w:r w:rsidRPr="00F55018">
        <w:t xml:space="preserve"> the heterogeneity of ELDs and variability in treatment responses across patients and disease contexts</w:t>
      </w:r>
      <w:r>
        <w:rPr>
          <w:vertAlign w:val="superscript"/>
          <w:color w:val="FF0000"/>
          <w:strike/>
        </w:rPr>
        <w:t>87</w:t>
      </w:r>
      <w:r>
        <w:rPr>
          <w:vertAlign w:val="superscript"/>
          <w:color w:val="008000"/>
          <w:b/>
        </w:rPr>
        <w:t>86</w:t>
      </w:r>
      <w:r w:rsidRPr="00F55018">
        <w:rPr>
          <w:vertAlign w:val="superscript"/>
        </w:rPr>
        <w:t>,</w:t>
      </w:r>
      <w:r>
        <w:rPr>
          <w:vertAlign w:val="superscript"/>
          <w:color w:val="FF0000"/>
          <w:strike/>
        </w:rPr>
        <w:t>88</w:t>
      </w:r>
      <w:r>
        <w:rPr>
          <w:vertAlign w:val="superscript"/>
          <w:color w:val="008000"/>
          <w:b/>
        </w:rPr>
        <w:t>87</w:t>
      </w:r>
      <w:r w:rsidRPr="00F55018">
        <w:t xml:space="preserve"> highlight the need for more precise biomarkers. Common surrogate markers such as blood eosinophils and/or FeNO lack the specificity needed to distinguish therapeutic benefit across ELDs. In EGPA, intensified eosinophil</w:t>
      </w:r>
      <w:r w:rsidR="00707CE1" w:rsidRPr="00F55018">
        <w:t>-</w:t>
      </w:r>
      <w:r w:rsidRPr="00F55018">
        <w:t>directed therapy with mepolizumab or benralizumab is clearly beneficial and strongly correlate</w:t>
      </w:r>
      <w:r w:rsidR="00707CE1" w:rsidRPr="00F55018">
        <w:t>s</w:t>
      </w:r>
      <w:r w:rsidRPr="00F55018">
        <w:t xml:space="preserve"> with remission</w:t>
      </w:r>
      <w:r w:rsidR="00707CE1" w:rsidRPr="00F55018">
        <w:t>.</w:t>
      </w:r>
      <w:r>
        <w:rPr>
          <w:vertAlign w:val="superscript"/>
          <w:color w:val="FF0000"/>
          <w:strike/>
        </w:rPr>
        <w:t>59</w:t>
      </w:r>
      <w:r>
        <w:rPr>
          <w:vertAlign w:val="superscript"/>
          <w:color w:val="008000"/>
          <w:b/>
        </w:rPr>
        <w:t>58</w:t>
      </w:r>
      <w:r w:rsidRPr="00F55018">
        <w:t xml:space="preserve"> In contrast, in asthma, IL</w:t>
      </w:r>
      <w:r w:rsidR="00707CE1" w:rsidRPr="00F55018">
        <w:t>-</w:t>
      </w:r>
      <w:r w:rsidRPr="00F55018">
        <w:t xml:space="preserve">5 blockade improves outcomes in only about half of </w:t>
      </w:r>
      <w:r w:rsidR="00FC77CF" w:rsidRPr="00F55018">
        <w:t xml:space="preserve">patients with </w:t>
      </w:r>
      <w:r w:rsidRPr="00F55018">
        <w:t>eosinophili</w:t>
      </w:r>
      <w:r w:rsidR="00FC77CF" w:rsidRPr="00F55018">
        <w:t>a. M</w:t>
      </w:r>
      <w:r w:rsidRPr="00F55018">
        <w:t>any show</w:t>
      </w:r>
      <w:r w:rsidRPr="00F55018">
        <w:t xml:space="preserve"> persistent sputum eosinophilia despite normalized blood eosinophils</w:t>
      </w:r>
      <w:r w:rsidR="00FC77CF" w:rsidRPr="00F55018">
        <w:t>,</w:t>
      </w:r>
      <w:r>
        <w:rPr>
          <w:vertAlign w:val="superscript"/>
          <w:color w:val="FF0000"/>
          <w:strike/>
        </w:rPr>
        <w:t>89</w:t>
      </w:r>
      <w:r>
        <w:rPr>
          <w:vertAlign w:val="superscript"/>
          <w:color w:val="008000"/>
          <w:b/>
        </w:rPr>
        <w:t>88</w:t>
      </w:r>
      <w:r w:rsidRPr="00F55018">
        <w:rPr>
          <w:vertAlign w:val="superscript"/>
        </w:rPr>
        <w:t>-</w:t>
      </w:r>
      <w:r>
        <w:rPr>
          <w:vertAlign w:val="superscript"/>
          <w:color w:val="FF0000"/>
          <w:strike/>
        </w:rPr>
        <w:t>92</w:t>
      </w:r>
      <w:r>
        <w:rPr>
          <w:vertAlign w:val="superscript"/>
          <w:color w:val="008000"/>
          <w:b/>
        </w:rPr>
        <w:t>91</w:t>
      </w:r>
      <w:r w:rsidRPr="00F55018">
        <w:t xml:space="preserve"> reflecting IL</w:t>
      </w:r>
      <w:r w:rsidR="00FC77CF" w:rsidRPr="00F55018">
        <w:t>-</w:t>
      </w:r>
      <w:r w:rsidRPr="00F55018">
        <w:t>5–independent inflammatory pathways and compartmentalized tissue regulation</w:t>
      </w:r>
      <w:r w:rsidR="00FC77CF" w:rsidRPr="00F55018">
        <w:t>.</w:t>
      </w:r>
      <w:r>
        <w:rPr>
          <w:vertAlign w:val="superscript"/>
          <w:color w:val="FF0000"/>
          <w:strike/>
        </w:rPr>
        <w:t>87</w:t>
      </w:r>
      <w:r>
        <w:rPr>
          <w:vertAlign w:val="superscript"/>
          <w:color w:val="008000"/>
          <w:b/>
        </w:rPr>
        <w:t>86</w:t>
      </w:r>
      <w:r w:rsidRPr="00F55018">
        <w:t xml:space="preserve"> Transcriptomic</w:t>
      </w:r>
      <w:r>
        <w:rPr>
          <w:vertAlign w:val="superscript"/>
          <w:color w:val="FF0000"/>
          <w:strike/>
        </w:rPr>
        <w:t>92</w:t>
      </w:r>
      <w:r>
        <w:rPr>
          <w:vertAlign w:val="superscript"/>
          <w:color w:val="008000"/>
          <w:b/>
        </w:rPr>
        <w:t>91</w:t>
      </w:r>
      <w:r w:rsidRPr="00F55018">
        <w:t xml:space="preserve"> and mechanistic studies</w:t>
      </w:r>
      <w:r>
        <w:rPr>
          <w:vertAlign w:val="superscript"/>
          <w:color w:val="FF0000"/>
          <w:strike/>
        </w:rPr>
        <w:t>93</w:t>
      </w:r>
      <w:r>
        <w:rPr>
          <w:vertAlign w:val="superscript"/>
          <w:color w:val="008000"/>
          <w:b/>
        </w:rPr>
        <w:t>92</w:t>
      </w:r>
      <w:r w:rsidRPr="00F55018">
        <w:t xml:space="preserve"> further demonstrate substantial molecular heterogeneity across eosinophilic diseases. Additionally, although benralizumab achieves complete eosinophil depletion and improves asthma outcomes, it has shown no benefit in COPD despite suppressing blood eosinophilia</w:t>
      </w:r>
      <w:r w:rsidR="007E4C0B" w:rsidRPr="00F55018">
        <w:t>,</w:t>
      </w:r>
      <w:r>
        <w:rPr>
          <w:vertAlign w:val="superscript"/>
          <w:color w:val="FF0000"/>
          <w:strike/>
        </w:rPr>
        <w:t>75</w:t>
      </w:r>
      <w:r>
        <w:rPr>
          <w:vertAlign w:val="superscript"/>
          <w:color w:val="008000"/>
          <w:b/>
        </w:rPr>
        <w:t>74</w:t>
      </w:r>
      <w:r w:rsidRPr="00F55018">
        <w:rPr>
          <w:vertAlign w:val="superscript"/>
        </w:rPr>
        <w:t>,</w:t>
      </w:r>
      <w:r>
        <w:rPr>
          <w:vertAlign w:val="superscript"/>
          <w:color w:val="FF0000"/>
          <w:strike/>
        </w:rPr>
        <w:t>94</w:t>
      </w:r>
      <w:r>
        <w:rPr>
          <w:vertAlign w:val="superscript"/>
          <w:color w:val="008000"/>
          <w:b/>
        </w:rPr>
        <w:t>93</w:t>
      </w:r>
      <w:r w:rsidRPr="00F55018">
        <w:t xml:space="preserve"> underscoring disease</w:t>
      </w:r>
      <w:r w:rsidR="007E4C0B" w:rsidRPr="00F55018">
        <w:t>-</w:t>
      </w:r>
      <w:r w:rsidRPr="00F55018">
        <w:t xml:space="preserve">specific differences in eosinophil biology. These limitations collectively reinforce the need for refined, mechanistically informed biomarkers to </w:t>
      </w:r>
      <w:r w:rsidRPr="00F55018">
        <w:t xml:space="preserve">define disease endotypes </w:t>
      </w:r>
      <w:r w:rsidR="007E4C0B" w:rsidRPr="00F55018">
        <w:t xml:space="preserve">better </w:t>
      </w:r>
      <w:r w:rsidRPr="00F55018">
        <w:t>and guide targeted therapy (</w:t>
      </w:r>
      <w:r w:rsidRPr="00F55018">
        <w:rPr>
          <w:highlight w:val="yellow"/>
        </w:rPr>
        <w:t xml:space="preserve">Table </w:t>
      </w:r>
      <w:r w:rsidR="000D1DF1" w:rsidRPr="00F55018">
        <w:rPr>
          <w:highlight w:val="yellow"/>
        </w:rPr>
        <w:t>II</w:t>
      </w:r>
      <w:r w:rsidRPr="00F55018">
        <w:t xml:space="preserve">). Several promising biomarker tools are </w:t>
      </w:r>
      <w:r w:rsidRPr="00F55018">
        <w:t>in development and validation (Figure 1).</w:t>
      </w:r>
    </w:p>
    <w:p w14:paraId="25DC7246" w14:textId="44F27F83" w:rsidR="004170FA" w:rsidRPr="00F55018" w:rsidRDefault="007E4C0B" w:rsidP="004170FA">
      <w:r w:rsidRPr="00F55018">
        <w:t>&lt;H2&gt;</w:t>
      </w:r>
      <w:r w:rsidR="004170FA" w:rsidRPr="00F55018">
        <w:t>Formalin-fixed paraffin-embedded sputum plugs</w:t>
      </w:r>
    </w:p>
    <w:p w14:paraId="1518BEB9" w14:textId="0DBC3393" w:rsidR="004170FA" w:rsidRPr="00F55018" w:rsidRDefault="004170FA" w:rsidP="004170FA">
      <w:r w:rsidRPr="00F55018">
        <w:lastRenderedPageBreak/>
        <w:t>Accurate assessment of airway eosinophils is central to the diagnosis and management of ELD, especially those with pulmonary complications. As discussed in previous sections, although sputum cytology remains one of the most reliable biomarkers for assessing airway eosinophilia, its implementation into routine clinical practice is limited by several logistical challenges, including the need for specialized laboratories, trained personnel for sputum induction and processing, and timely coordination between clinical collection and laboratory processing and analysis</w:t>
      </w:r>
      <w:r w:rsidR="005362D5" w:rsidRPr="00F55018">
        <w:t>.</w:t>
      </w:r>
      <w:r w:rsidR="00E367A8">
        <w:rPr>
          <w:vertAlign w:val="superscript"/>
        </w:rPr>
        <w:t>18</w:t>
      </w:r>
      <w:r w:rsidRPr="00F55018">
        <w:rPr>
          <w:vertAlign w:val="superscript"/>
        </w:rPr>
        <w:t>,</w:t>
      </w:r>
      <w:r>
        <w:rPr>
          <w:vertAlign w:val="superscript"/>
          <w:color w:val="FF0000"/>
          <w:strike/>
        </w:rPr>
        <w:t>135</w:t>
      </w:r>
      <w:r>
        <w:rPr>
          <w:vertAlign w:val="superscript"/>
          <w:color w:val="008000"/>
          <w:b/>
        </w:rPr>
        <w:t>133</w:t>
      </w:r>
      <w:r w:rsidRPr="00F55018">
        <w:t xml:space="preserve"> Further, the use of mucolytics (dithiothreitol</w:t>
      </w:r>
      <w:r w:rsidRPr="00F55018">
        <w:t>) in sample processing (dispersal) is thought to interfere with detection of the eosinophil-derived biomarkers</w:t>
      </w:r>
      <w:r w:rsidR="005362D5" w:rsidRPr="00F55018">
        <w:t>.</w:t>
      </w:r>
      <w:r>
        <w:rPr>
          <w:vertAlign w:val="superscript"/>
          <w:color w:val="FF0000"/>
          <w:strike/>
        </w:rPr>
        <w:t>136</w:t>
      </w:r>
      <w:r>
        <w:rPr>
          <w:vertAlign w:val="superscript"/>
          <w:color w:val="008000"/>
          <w:b/>
        </w:rPr>
        <w:t>134</w:t>
      </w:r>
      <w:r w:rsidRPr="00F55018">
        <w:rPr>
          <w:vertAlign w:val="superscript"/>
        </w:rPr>
        <w:t>,</w:t>
      </w:r>
      <w:r>
        <w:rPr>
          <w:vertAlign w:val="superscript"/>
          <w:color w:val="FF0000"/>
          <w:strike/>
        </w:rPr>
        <w:t>137</w:t>
      </w:r>
      <w:r>
        <w:rPr>
          <w:vertAlign w:val="superscript"/>
          <w:color w:val="008000"/>
          <w:b/>
        </w:rPr>
        <w:t>135</w:t>
      </w:r>
      <w:r w:rsidRPr="00F55018">
        <w:t xml:space="preserve"> To address these limitations, simplified sputum-processing approaches are </w:t>
      </w:r>
      <w:r w:rsidRPr="00F55018">
        <w:t xml:space="preserve">being developed and validated. The </w:t>
      </w:r>
      <w:r w:rsidRPr="00F55018">
        <w:t>Study of Sputum-</w:t>
      </w:r>
      <w:r w:rsidR="00D50002" w:rsidRPr="00F55018">
        <w:t>Minimizing</w:t>
      </w:r>
      <w:r w:rsidRPr="00F55018">
        <w:t xml:space="preserve"> </w:t>
      </w:r>
      <w:r w:rsidR="00D50002" w:rsidRPr="00F55018">
        <w:t>P</w:t>
      </w:r>
      <w:r w:rsidRPr="00F55018">
        <w:t xml:space="preserve">rocessing, </w:t>
      </w:r>
      <w:r w:rsidR="00D50002" w:rsidRPr="00F55018">
        <w:t>Maximizing</w:t>
      </w:r>
      <w:r w:rsidRPr="00F55018">
        <w:t xml:space="preserve"> </w:t>
      </w:r>
      <w:r w:rsidR="00D50002" w:rsidRPr="00F55018">
        <w:t>C</w:t>
      </w:r>
      <w:r w:rsidRPr="00F55018">
        <w:t>linical Outcomes</w:t>
      </w:r>
      <w:r w:rsidR="00D50002" w:rsidRPr="00F55018">
        <w:t xml:space="preserve"> method</w:t>
      </w:r>
      <w:r w:rsidRPr="00F55018">
        <w:t xml:space="preserve"> uses formalin fixation and paraffin embedding </w:t>
      </w:r>
      <w:r w:rsidRPr="00F55018">
        <w:t>of selected sputum plugs from expectorated sample (induced or spontaneous), preserving cellular and extracellular structures without homogenization or centrifugation</w:t>
      </w:r>
      <w:r w:rsidR="00E1501E" w:rsidRPr="00F55018">
        <w:t>.</w:t>
      </w:r>
      <w:r>
        <w:rPr>
          <w:vertAlign w:val="superscript"/>
          <w:color w:val="FF0000"/>
          <w:strike/>
        </w:rPr>
        <w:t>138</w:t>
      </w:r>
      <w:r>
        <w:rPr>
          <w:vertAlign w:val="superscript"/>
          <w:color w:val="008000"/>
          <w:b/>
        </w:rPr>
        <w:t>94</w:t>
      </w:r>
      <w:r w:rsidRPr="00F55018">
        <w:t xml:space="preserve"> </w:t>
      </w:r>
      <w:r w:rsidR="00D50002" w:rsidRPr="00F55018">
        <w:t>Study of Sputum-Minimizing Processing, Maximizing Clinical Outcomes</w:t>
      </w:r>
      <w:r w:rsidR="00D50002" w:rsidRPr="00F55018" w:rsidDel="00D50002">
        <w:t xml:space="preserve"> </w:t>
      </w:r>
      <w:r w:rsidRPr="00F55018">
        <w:t>allows direct quantification of eosinophils</w:t>
      </w:r>
      <w:r w:rsidR="00E1501E" w:rsidRPr="00F55018">
        <w:t>,</w:t>
      </w:r>
      <w:r w:rsidRPr="00F55018">
        <w:t xml:space="preserve"> and validation studies show strong concordance with </w:t>
      </w:r>
      <w:r w:rsidR="005362D5" w:rsidRPr="00F55018">
        <w:t>dithiothreitol</w:t>
      </w:r>
      <w:r w:rsidRPr="00F55018">
        <w:t xml:space="preserve">-based routine cytology (ρ = 0.88; area under </w:t>
      </w:r>
      <w:r w:rsidR="00E1501E" w:rsidRPr="00F55018">
        <w:t xml:space="preserve">the </w:t>
      </w:r>
      <w:r w:rsidRPr="00F55018">
        <w:t>curve (AUC)</w:t>
      </w:r>
      <w:r w:rsidR="00E1501E" w:rsidRPr="00F55018">
        <w:t>,</w:t>
      </w:r>
      <w:r w:rsidRPr="00F55018">
        <w:t xml:space="preserve"> 0.957), high reproducibility (interclass correlation coefficient</w:t>
      </w:r>
      <w:r w:rsidR="00E1501E" w:rsidRPr="00F55018">
        <w:t>,</w:t>
      </w:r>
      <w:r w:rsidRPr="00F55018">
        <w:t xml:space="preserve"> 0.975), and accurate identification of airway eosinophilia using a 2.6% cutoff (sensitivity</w:t>
      </w:r>
      <w:r w:rsidR="00E1501E" w:rsidRPr="00F55018">
        <w:t>,</w:t>
      </w:r>
      <w:r w:rsidRPr="00F55018">
        <w:t xml:space="preserve"> 85%</w:t>
      </w:r>
      <w:r w:rsidR="00E1501E" w:rsidRPr="00F55018">
        <w:t>;</w:t>
      </w:r>
      <w:r w:rsidRPr="00F55018">
        <w:t xml:space="preserve"> </w:t>
      </w:r>
      <w:r w:rsidR="00E1501E" w:rsidRPr="00F55018">
        <w:t xml:space="preserve">and </w:t>
      </w:r>
      <w:r w:rsidRPr="00F55018">
        <w:t>specificity</w:t>
      </w:r>
      <w:r w:rsidR="00E1501E" w:rsidRPr="00F55018">
        <w:t>,</w:t>
      </w:r>
      <w:r w:rsidRPr="00F55018">
        <w:t xml:space="preserve"> 93%</w:t>
      </w:r>
      <w:r w:rsidRPr="00F55018">
        <w:t xml:space="preserve"> in an age-sex matched healthy cohort)</w:t>
      </w:r>
      <w:r w:rsidR="00E1501E" w:rsidRPr="00F55018">
        <w:t>.</w:t>
      </w:r>
      <w:r>
        <w:rPr>
          <w:vertAlign w:val="superscript"/>
          <w:color w:val="FF0000"/>
          <w:strike/>
        </w:rPr>
        <w:t>138</w:t>
      </w:r>
      <w:r>
        <w:rPr>
          <w:vertAlign w:val="superscript"/>
          <w:color w:val="008000"/>
          <w:b/>
        </w:rPr>
        <w:t>94</w:t>
      </w:r>
      <w:r w:rsidRPr="00F55018">
        <w:t xml:space="preserve"> Rather than replacing traditional cytology, </w:t>
      </w:r>
      <w:r w:rsidR="00E1501E" w:rsidRPr="00F55018">
        <w:t>formalin fixation and paraffin embedding</w:t>
      </w:r>
      <w:r w:rsidR="00E1501E" w:rsidRPr="00F55018">
        <w:t>–</w:t>
      </w:r>
      <w:r w:rsidRPr="00F55018">
        <w:t xml:space="preserve">based sputum analysis offers complementary, lower-complexity workflow that may enhance eosinophil-guided diagnosis and monitoring across </w:t>
      </w:r>
      <w:r w:rsidR="006877B0" w:rsidRPr="00F55018">
        <w:t>ELDs</w:t>
      </w:r>
      <w:r w:rsidRPr="00F55018">
        <w:t xml:space="preserve"> more accessible and adaptable to clinical </w:t>
      </w:r>
      <w:r w:rsidR="00E1501E" w:rsidRPr="00F55018">
        <w:t>practice</w:t>
      </w:r>
      <w:r w:rsidRPr="00F55018">
        <w:t xml:space="preserve">. This method </w:t>
      </w:r>
      <w:r w:rsidR="00E1501E" w:rsidRPr="00F55018">
        <w:t>has</w:t>
      </w:r>
      <w:r w:rsidRPr="00F55018">
        <w:t xml:space="preserve"> limitations</w:t>
      </w:r>
      <w:r w:rsidR="00E1501E" w:rsidRPr="00F55018">
        <w:t xml:space="preserve"> because</w:t>
      </w:r>
      <w:r w:rsidRPr="00F55018">
        <w:t xml:space="preserve"> its </w:t>
      </w:r>
      <w:r w:rsidR="00E1501E" w:rsidRPr="00F55018">
        <w:t xml:space="preserve">use </w:t>
      </w:r>
      <w:r w:rsidRPr="00F55018">
        <w:t>of hematoxylin</w:t>
      </w:r>
      <w:r w:rsidR="00E1501E" w:rsidRPr="00F55018">
        <w:t>-</w:t>
      </w:r>
      <w:r w:rsidRPr="00F55018">
        <w:t>eosin staining restricts accurate identification of cell types primarily to eosinophils</w:t>
      </w:r>
      <w:r w:rsidRPr="00F55018">
        <w:t xml:space="preserve"> and limits the ability to distinguish other cell types including neutrophils, macrophages, and lymphocytes</w:t>
      </w:r>
      <w:r w:rsidR="00E1501E" w:rsidRPr="00F55018">
        <w:t>.</w:t>
      </w:r>
      <w:r w:rsidR="004B6897">
        <w:rPr>
          <w:vertAlign w:val="superscript"/>
        </w:rPr>
        <w:t>46</w:t>
      </w:r>
      <w:r w:rsidRPr="00F55018">
        <w:rPr>
          <w:vertAlign w:val="superscript"/>
        </w:rPr>
        <w:t>,</w:t>
      </w:r>
      <w:r>
        <w:rPr>
          <w:vertAlign w:val="superscript"/>
          <w:color w:val="FF0000"/>
          <w:strike/>
        </w:rPr>
        <w:t>138</w:t>
      </w:r>
      <w:r>
        <w:rPr>
          <w:vertAlign w:val="superscript"/>
          <w:color w:val="008000"/>
          <w:b/>
        </w:rPr>
        <w:t>94</w:t>
      </w:r>
      <w:r w:rsidR="005D5E81" w:rsidRPr="00F55018">
        <w:t xml:space="preserve"> </w:t>
      </w:r>
    </w:p>
    <w:p w14:paraId="71598A22" w14:textId="50127DB7" w:rsidR="004170FA" w:rsidRPr="00F55018" w:rsidRDefault="00CA5183" w:rsidP="004170FA">
      <w:r w:rsidRPr="00F55018">
        <w:t>&lt;H2&gt;</w:t>
      </w:r>
      <w:r w:rsidR="004170FA" w:rsidRPr="00F55018">
        <w:t xml:space="preserve">Detection of </w:t>
      </w:r>
      <w:r w:rsidRPr="00F55018">
        <w:t>a</w:t>
      </w:r>
      <w:r w:rsidR="004170FA" w:rsidRPr="00F55018">
        <w:t xml:space="preserve">irway </w:t>
      </w:r>
      <w:r w:rsidRPr="00F55018">
        <w:t>e</w:t>
      </w:r>
      <w:r w:rsidR="004170FA" w:rsidRPr="00F55018">
        <w:t xml:space="preserve">osinophil </w:t>
      </w:r>
      <w:r w:rsidRPr="00F55018">
        <w:t>a</w:t>
      </w:r>
      <w:r w:rsidR="004170FA" w:rsidRPr="00F55018">
        <w:t>ctivity</w:t>
      </w:r>
    </w:p>
    <w:p w14:paraId="13152CC5" w14:textId="7E8D6756" w:rsidR="004170FA" w:rsidRPr="00F55018" w:rsidRDefault="004170FA" w:rsidP="004170FA">
      <w:r w:rsidRPr="00F55018">
        <w:t>In addition to assessing intact sputum eosinophils, recent advances in studies that look to characterize eosinophil pathobiology demonstrate the importance of measuring biomarkers of eosinophil activity. For example, activated eosinophils undergo cytolysis and release intact free eosinophil granules (FEGs)</w:t>
      </w:r>
      <w:r w:rsidR="005A3F3C" w:rsidRPr="00F55018">
        <w:t>.</w:t>
      </w:r>
      <w:r>
        <w:rPr>
          <w:vertAlign w:val="superscript"/>
          <w:color w:val="FF0000"/>
          <w:strike/>
        </w:rPr>
        <w:t>139</w:t>
      </w:r>
      <w:r>
        <w:rPr>
          <w:vertAlign w:val="superscript"/>
          <w:color w:val="008000"/>
          <w:b/>
        </w:rPr>
        <w:t>136</w:t>
      </w:r>
      <w:r w:rsidRPr="00F55018">
        <w:rPr>
          <w:vertAlign w:val="superscript"/>
        </w:rPr>
        <w:t>,</w:t>
      </w:r>
      <w:r>
        <w:rPr>
          <w:vertAlign w:val="superscript"/>
          <w:color w:val="FF0000"/>
          <w:strike/>
        </w:rPr>
        <w:t>140</w:t>
      </w:r>
      <w:r>
        <w:rPr>
          <w:vertAlign w:val="superscript"/>
          <w:color w:val="008000"/>
          <w:b/>
        </w:rPr>
        <w:t>95</w:t>
      </w:r>
      <w:r w:rsidRPr="00F55018">
        <w:t xml:space="preserve"> Based on a semi</w:t>
      </w:r>
      <w:r w:rsidRPr="00F55018">
        <w:t>quantitative scale from 0</w:t>
      </w:r>
      <w:r w:rsidR="005A3F3C" w:rsidRPr="00F55018">
        <w:t xml:space="preserve"> to </w:t>
      </w:r>
      <w:r w:rsidRPr="00F55018">
        <w:t>3</w:t>
      </w:r>
      <w:r w:rsidRPr="00F55018">
        <w:t xml:space="preserve"> ranging from </w:t>
      </w:r>
      <w:r w:rsidRPr="00F55018">
        <w:t>no</w:t>
      </w:r>
      <w:r w:rsidRPr="00F55018">
        <w:t xml:space="preserve"> to </w:t>
      </w:r>
      <w:r w:rsidRPr="00F55018">
        <w:t>extensive</w:t>
      </w:r>
      <w:r w:rsidRPr="00F55018">
        <w:t xml:space="preserve"> FEGs, they present as a surrogate of eosinophil activity and degranulation in the airways</w:t>
      </w:r>
      <w:r w:rsidR="005A3F3C" w:rsidRPr="00F55018">
        <w:t>.</w:t>
      </w:r>
      <w:r>
        <w:rPr>
          <w:vertAlign w:val="superscript"/>
          <w:color w:val="FF0000"/>
          <w:strike/>
        </w:rPr>
        <w:t>141</w:t>
      </w:r>
      <w:r>
        <w:rPr>
          <w:vertAlign w:val="superscript"/>
          <w:color w:val="008000"/>
          <w:b/>
        </w:rPr>
        <w:t>96</w:t>
      </w:r>
      <w:r w:rsidRPr="00F55018">
        <w:rPr>
          <w:vertAlign w:val="superscript"/>
        </w:rPr>
        <w:t>,</w:t>
      </w:r>
      <w:r>
        <w:rPr>
          <w:vertAlign w:val="superscript"/>
          <w:color w:val="FF0000"/>
          <w:strike/>
        </w:rPr>
        <w:t>142</w:t>
      </w:r>
      <w:r>
        <w:rPr>
          <w:vertAlign w:val="superscript"/>
          <w:color w:val="008000"/>
          <w:b/>
        </w:rPr>
        <w:t>109</w:t>
      </w:r>
      <w:r w:rsidRPr="00F55018">
        <w:t xml:space="preserve"> Importantly, failure to account for FEGs may underestimate the burden of eosinophilic airway inflammation. A recent retrospective analysis of 17,693 respiratory patients demonstrated that at the 2.3% sputum eosinophil threshold, identification of eosinophilic airway inflammation may increase by up to 45% if FEGs are </w:t>
      </w:r>
      <w:r w:rsidRPr="00F55018">
        <w:t>consider</w:t>
      </w:r>
      <w:r w:rsidR="005A3F3C" w:rsidRPr="00F55018">
        <w:t>ed</w:t>
      </w:r>
      <w:r w:rsidRPr="00F55018">
        <w:t xml:space="preserve"> in addition to repeat measurements</w:t>
      </w:r>
      <w:r w:rsidR="005A3F3C" w:rsidRPr="00F55018">
        <w:t>.</w:t>
      </w:r>
      <w:r>
        <w:rPr>
          <w:vertAlign w:val="superscript"/>
          <w:color w:val="FF0000"/>
          <w:strike/>
        </w:rPr>
        <w:t>141</w:t>
      </w:r>
      <w:r>
        <w:rPr>
          <w:vertAlign w:val="superscript"/>
          <w:color w:val="008000"/>
          <w:b/>
        </w:rPr>
        <w:t>96</w:t>
      </w:r>
      <w:r w:rsidRPr="00F55018">
        <w:t xml:space="preserve"> </w:t>
      </w:r>
    </w:p>
    <w:p w14:paraId="2E634321" w14:textId="379A1C9F" w:rsidR="004170FA" w:rsidRPr="00F55018" w:rsidRDefault="005A3F3C" w:rsidP="004170FA">
      <w:r w:rsidRPr="00F55018">
        <w:tab/>
      </w:r>
      <w:r w:rsidR="004170FA" w:rsidRPr="00F55018">
        <w:t xml:space="preserve">Mediators of eosinophil activity may </w:t>
      </w:r>
      <w:r w:rsidR="004170FA" w:rsidRPr="00F55018">
        <w:t xml:space="preserve">themselves be directly measured as a marker of eosinophil activity. Sputum eosinophil peroxidase (EPX) can be detected to assess the level of airway eosinophil activity, </w:t>
      </w:r>
      <w:r w:rsidR="00481A09" w:rsidRPr="00F55018">
        <w:t xml:space="preserve">in which </w:t>
      </w:r>
      <w:r w:rsidR="004170FA" w:rsidRPr="00F55018">
        <w:t xml:space="preserve">sputum EPX </w:t>
      </w:r>
      <w:r w:rsidR="00481A09" w:rsidRPr="00F55018">
        <w:t>greater than</w:t>
      </w:r>
      <w:r w:rsidR="004170FA" w:rsidRPr="00F55018">
        <w:t xml:space="preserve"> 57 ng/mL </w:t>
      </w:r>
      <w:r w:rsidR="00481A09" w:rsidRPr="00F55018">
        <w:t xml:space="preserve">is </w:t>
      </w:r>
      <w:r w:rsidR="004170FA" w:rsidRPr="00F55018">
        <w:t>84% sensitive and 84% specific to airway eosinophilia</w:t>
      </w:r>
      <w:r w:rsidR="00481A09" w:rsidRPr="00F55018">
        <w:t>.</w:t>
      </w:r>
      <w:r>
        <w:rPr>
          <w:vertAlign w:val="superscript"/>
          <w:color w:val="FF0000"/>
          <w:strike/>
        </w:rPr>
        <w:t>142</w:t>
      </w:r>
      <w:r>
        <w:rPr>
          <w:vertAlign w:val="superscript"/>
          <w:color w:val="008000"/>
          <w:b/>
        </w:rPr>
        <w:t>109</w:t>
      </w:r>
      <w:r w:rsidR="004170FA" w:rsidRPr="00F55018">
        <w:t xml:space="preserve"> More recently, lateral flow devices (rapid assessment formats) that detect sputum EPX have been developed to assess airway eosinophil activity because endogenous anti-EPX IgG may interfere with </w:t>
      </w:r>
      <w:r w:rsidR="004170FA" w:rsidRPr="00F55018">
        <w:t>ELISA</w:t>
      </w:r>
      <w:r w:rsidR="004170FA" w:rsidRPr="00F55018">
        <w:t>-based detection</w:t>
      </w:r>
      <w:r w:rsidR="00481A09" w:rsidRPr="00F55018">
        <w:t>.</w:t>
      </w:r>
      <w:r>
        <w:rPr>
          <w:vertAlign w:val="superscript"/>
          <w:color w:val="FF0000"/>
          <w:strike/>
        </w:rPr>
        <w:t>143</w:t>
      </w:r>
      <w:r>
        <w:rPr>
          <w:vertAlign w:val="superscript"/>
          <w:color w:val="008000"/>
          <w:b/>
        </w:rPr>
        <w:t>137</w:t>
      </w:r>
      <w:r w:rsidR="004170FA" w:rsidRPr="00F55018">
        <w:rPr>
          <w:vertAlign w:val="superscript"/>
        </w:rPr>
        <w:t>,</w:t>
      </w:r>
      <w:r>
        <w:rPr>
          <w:vertAlign w:val="superscript"/>
          <w:color w:val="FF0000"/>
          <w:strike/>
        </w:rPr>
        <w:t>144</w:t>
      </w:r>
      <w:r>
        <w:rPr>
          <w:vertAlign w:val="superscript"/>
          <w:color w:val="008000"/>
          <w:b/>
        </w:rPr>
        <w:t>110</w:t>
      </w:r>
      <w:r w:rsidR="004170FA" w:rsidRPr="00F55018">
        <w:t xml:space="preserve"> Urinary biomarkers provide a non</w:t>
      </w:r>
      <w:r w:rsidR="004170FA" w:rsidRPr="00F55018">
        <w:t xml:space="preserve">invasive approach to assess </w:t>
      </w:r>
      <w:r w:rsidR="004170FA" w:rsidRPr="00F55018">
        <w:lastRenderedPageBreak/>
        <w:t>eosinophilia, complementing blood or sputum measurements. Eosinophil granule proteins such as eosinophil cationic protein</w:t>
      </w:r>
      <w:r w:rsidR="004170FA" w:rsidRPr="00F55018">
        <w:t>, eosinophil</w:t>
      </w:r>
      <w:r w:rsidR="004E1791" w:rsidRPr="00F55018">
        <w:t>-</w:t>
      </w:r>
      <w:r w:rsidR="004170FA" w:rsidRPr="00F55018">
        <w:t>derived neurotoxin</w:t>
      </w:r>
      <w:r w:rsidR="004170FA" w:rsidRPr="00F55018">
        <w:t xml:space="preserve">, and </w:t>
      </w:r>
      <w:r w:rsidR="004170FA" w:rsidRPr="00F55018">
        <w:t>EPX</w:t>
      </w:r>
      <w:r w:rsidR="004170FA" w:rsidRPr="00F55018">
        <w:t xml:space="preserve"> are detectable in urine, </w:t>
      </w:r>
      <w:r w:rsidR="004E1791" w:rsidRPr="00F55018">
        <w:t>al</w:t>
      </w:r>
      <w:r w:rsidR="004170FA" w:rsidRPr="00F55018">
        <w:t xml:space="preserve">though at lower concentrations than in serum. Elevated urinary </w:t>
      </w:r>
      <w:r w:rsidR="004E1791" w:rsidRPr="00F55018">
        <w:t>eosinophil-derived neurotoxin</w:t>
      </w:r>
      <w:r w:rsidR="004E1791" w:rsidRPr="00F55018" w:rsidDel="004E1791">
        <w:t xml:space="preserve"> </w:t>
      </w:r>
      <w:r w:rsidR="004170FA" w:rsidRPr="00F55018">
        <w:t xml:space="preserve">and serum </w:t>
      </w:r>
      <w:r w:rsidR="00ED4AE0" w:rsidRPr="00F55018">
        <w:t>eosinophil cationic protein</w:t>
      </w:r>
      <w:r w:rsidR="00ED4AE0" w:rsidRPr="00F55018" w:rsidDel="00ED4AE0">
        <w:t xml:space="preserve"> </w:t>
      </w:r>
      <w:r w:rsidR="004170FA" w:rsidRPr="00F55018">
        <w:t>have been linked to fixed airflow obstruction, highlighting clinical relevance</w:t>
      </w:r>
      <w:r w:rsidR="004E1791" w:rsidRPr="00F55018">
        <w:t>.</w:t>
      </w:r>
      <w:r>
        <w:rPr>
          <w:vertAlign w:val="superscript"/>
          <w:color w:val="FF0000"/>
          <w:strike/>
        </w:rPr>
        <w:t>145</w:t>
      </w:r>
      <w:r>
        <w:rPr>
          <w:vertAlign w:val="superscript"/>
          <w:color w:val="008000"/>
          <w:b/>
        </w:rPr>
        <w:t>138</w:t>
      </w:r>
      <w:r w:rsidR="004170FA" w:rsidRPr="00F55018">
        <w:rPr>
          <w:vertAlign w:val="superscript"/>
        </w:rPr>
        <w:t>-1</w:t>
      </w:r>
      <w:r w:rsidR="007C1258">
        <w:rPr>
          <w:vertAlign w:val="superscript"/>
        </w:rPr>
        <w:t>48</w:t>
      </w:r>
      <w:r w:rsidR="004170FA" w:rsidRPr="00F55018">
        <w:t xml:space="preserve"> Variations in sample handling and circadian rhythms may limit the utility of these biomarkers. </w:t>
      </w:r>
      <w:r w:rsidR="004E1791" w:rsidRPr="00F55018">
        <w:t xml:space="preserve">Although </w:t>
      </w:r>
      <w:r w:rsidR="004170FA" w:rsidRPr="00F55018">
        <w:t xml:space="preserve">promising, these immunoassays require validation in larger cohorts to assess their utility across ELDs. </w:t>
      </w:r>
    </w:p>
    <w:p w14:paraId="3113205B" w14:textId="5A6675C7" w:rsidR="004170FA" w:rsidRPr="00F55018" w:rsidRDefault="00F50726" w:rsidP="004170FA">
      <w:r w:rsidRPr="00F55018">
        <w:t>&lt;H2&gt;</w:t>
      </w:r>
      <w:r w:rsidR="004170FA" w:rsidRPr="00F55018">
        <w:t xml:space="preserve">Volatile </w:t>
      </w:r>
      <w:r w:rsidRPr="00F55018">
        <w:t>o</w:t>
      </w:r>
      <w:r w:rsidR="004170FA" w:rsidRPr="00F55018">
        <w:t xml:space="preserve">rganic </w:t>
      </w:r>
      <w:r w:rsidRPr="00F55018">
        <w:t>c</w:t>
      </w:r>
      <w:r w:rsidR="004170FA" w:rsidRPr="00F55018">
        <w:t xml:space="preserve">ompounds and </w:t>
      </w:r>
      <w:r w:rsidRPr="00F55018">
        <w:t>electronic nose</w:t>
      </w:r>
    </w:p>
    <w:p w14:paraId="45CD14F5" w14:textId="618F066F" w:rsidR="004170FA" w:rsidRPr="00F55018" w:rsidRDefault="004170FA" w:rsidP="004170FA">
      <w:r w:rsidRPr="00F55018">
        <w:t>Exhaled breath volatile organic compound (VOC) analysis and electronic nose</w:t>
      </w:r>
      <w:r w:rsidRPr="00F55018">
        <w:t xml:space="preserve"> technologies are being developed as surrogates for sputum cytology</w:t>
      </w:r>
      <w:r w:rsidR="00FF0451" w:rsidRPr="00F55018">
        <w:t>.</w:t>
      </w:r>
      <w:r>
        <w:rPr>
          <w:vertAlign w:val="superscript"/>
          <w:color w:val="FF0000"/>
          <w:strike/>
        </w:rPr>
        <w:t>149</w:t>
      </w:r>
      <w:r>
        <w:rPr>
          <w:vertAlign w:val="superscript"/>
          <w:color w:val="008000"/>
          <w:b/>
        </w:rPr>
        <w:t>142</w:t>
      </w:r>
      <w:r w:rsidRPr="00F55018">
        <w:t xml:space="preserve"> V</w:t>
      </w:r>
      <w:r w:rsidR="00967AC3" w:rsidRPr="00F55018">
        <w:t>olatile organic compound</w:t>
      </w:r>
      <w:r w:rsidRPr="00F55018">
        <w:t>s reflect airway and systemic metabolism and are increased by oxidative stress–driven inflammation</w:t>
      </w:r>
      <w:r w:rsidR="00FF0451" w:rsidRPr="00F55018">
        <w:t>.</w:t>
      </w:r>
      <w:r>
        <w:rPr>
          <w:vertAlign w:val="superscript"/>
          <w:color w:val="FF0000"/>
          <w:strike/>
        </w:rPr>
        <w:t>150</w:t>
      </w:r>
      <w:r>
        <w:rPr>
          <w:vertAlign w:val="superscript"/>
          <w:color w:val="008000"/>
          <w:b/>
        </w:rPr>
        <w:t>143</w:t>
      </w:r>
      <w:r w:rsidRPr="00F55018">
        <w:rPr>
          <w:vertAlign w:val="superscript"/>
        </w:rPr>
        <w:t>,</w:t>
      </w:r>
      <w:r>
        <w:rPr>
          <w:vertAlign w:val="superscript"/>
          <w:color w:val="FF0000"/>
          <w:strike/>
        </w:rPr>
        <w:t>151</w:t>
      </w:r>
      <w:r>
        <w:rPr>
          <w:vertAlign w:val="superscript"/>
          <w:color w:val="008000"/>
          <w:b/>
        </w:rPr>
        <w:t>144</w:t>
      </w:r>
      <w:r w:rsidRPr="00F55018">
        <w:t xml:space="preserve"> Panels of exhaled VOCs can distinguish asthma from controls with high accuracy (85%)</w:t>
      </w:r>
      <w:r w:rsidR="00FF0451" w:rsidRPr="00F55018">
        <w:t>,</w:t>
      </w:r>
      <w:r>
        <w:rPr>
          <w:vertAlign w:val="superscript"/>
          <w:color w:val="FF0000"/>
          <w:strike/>
        </w:rPr>
        <w:t>152</w:t>
      </w:r>
      <w:r>
        <w:rPr>
          <w:vertAlign w:val="superscript"/>
          <w:color w:val="008000"/>
          <w:b/>
        </w:rPr>
        <w:t>100</w:t>
      </w:r>
      <w:r w:rsidRPr="00F55018">
        <w:t xml:space="preserve"> and specific compounds discriminate inflammatory phenotypes, including eosinophilic, neutrophilic, and paucigranulocytic asthma</w:t>
      </w:r>
      <w:r w:rsidR="00FF0451" w:rsidRPr="00F55018">
        <w:t>.</w:t>
      </w:r>
      <w:r>
        <w:rPr>
          <w:vertAlign w:val="superscript"/>
          <w:color w:val="FF0000"/>
          <w:strike/>
        </w:rPr>
        <w:t>149</w:t>
      </w:r>
      <w:r>
        <w:rPr>
          <w:vertAlign w:val="superscript"/>
          <w:color w:val="008000"/>
          <w:b/>
        </w:rPr>
        <w:t>142</w:t>
      </w:r>
      <w:r w:rsidRPr="00F55018">
        <w:t xml:space="preserve"> V</w:t>
      </w:r>
      <w:r w:rsidR="009C7C71" w:rsidRPr="00F55018">
        <w:t>olatile organic compound</w:t>
      </w:r>
      <w:r w:rsidRPr="00F55018">
        <w:t xml:space="preserve"> analysis of sputum headspace has also accurately identified sputum eosinophilia (</w:t>
      </w:r>
      <w:r w:rsidR="00FF0451" w:rsidRPr="00F55018">
        <w:t>area under the receiver operating characteristic curve,</w:t>
      </w:r>
      <w:r w:rsidRPr="00F55018">
        <w:t xml:space="preserve"> 0.90)</w:t>
      </w:r>
      <w:r w:rsidR="00FF0451" w:rsidRPr="00F55018">
        <w:t>.</w:t>
      </w:r>
      <w:r>
        <w:rPr>
          <w:vertAlign w:val="superscript"/>
          <w:color w:val="FF0000"/>
          <w:strike/>
        </w:rPr>
        <w:t>153</w:t>
      </w:r>
      <w:r>
        <w:rPr>
          <w:vertAlign w:val="superscript"/>
          <w:color w:val="008000"/>
          <w:b/>
        </w:rPr>
        <w:t>101</w:t>
      </w:r>
      <w:r w:rsidRPr="00F55018">
        <w:t xml:space="preserve"> </w:t>
      </w:r>
      <w:r w:rsidR="00130CC1" w:rsidRPr="00F55018">
        <w:t>Electronic nose</w:t>
      </w:r>
      <w:r w:rsidRPr="00F55018">
        <w:t xml:space="preserve"> platforms, which use cross-reactive sensors and pattern recognition rather than individual VOC identification, can differentiate asthma from COPD and healthy controls</w:t>
      </w:r>
      <w:r>
        <w:rPr>
          <w:vertAlign w:val="superscript"/>
          <w:color w:val="FF0000"/>
          <w:strike/>
        </w:rPr>
        <w:t>154</w:t>
      </w:r>
      <w:r>
        <w:rPr>
          <w:vertAlign w:val="superscript"/>
          <w:color w:val="008000"/>
          <w:b/>
        </w:rPr>
        <w:t>102</w:t>
      </w:r>
      <w:r w:rsidRPr="00F55018">
        <w:rPr>
          <w:vertAlign w:val="superscript"/>
        </w:rPr>
        <w:t>-</w:t>
      </w:r>
      <w:r>
        <w:rPr>
          <w:vertAlign w:val="superscript"/>
          <w:color w:val="FF0000"/>
          <w:strike/>
        </w:rPr>
        <w:t>156</w:t>
      </w:r>
      <w:r>
        <w:rPr>
          <w:vertAlign w:val="superscript"/>
          <w:color w:val="008000"/>
          <w:b/>
        </w:rPr>
        <w:t>145</w:t>
      </w:r>
      <w:r w:rsidR="00FF0451" w:rsidRPr="00F55018">
        <w:t xml:space="preserve"> </w:t>
      </w:r>
      <w:r w:rsidRPr="00F55018">
        <w:t>and distinguish asthma phenotypes associated with blood eosinophilia, blood neutrophilia, oral corticosteroid use, and sputum-defined inflammatory subtypes</w:t>
      </w:r>
      <w:r w:rsidRPr="00F55018">
        <w:t xml:space="preserve"> with accuracies of 73</w:t>
      </w:r>
      <w:r w:rsidR="00FF0451" w:rsidRPr="00F55018">
        <w:t xml:space="preserve">% to </w:t>
      </w:r>
      <w:r w:rsidRPr="00F55018">
        <w:t>89%</w:t>
      </w:r>
      <w:r w:rsidR="00FF0451" w:rsidRPr="00F55018">
        <w:t>.</w:t>
      </w:r>
      <w:r>
        <w:rPr>
          <w:vertAlign w:val="superscript"/>
          <w:color w:val="FF0000"/>
          <w:strike/>
        </w:rPr>
        <w:t>157</w:t>
      </w:r>
      <w:r>
        <w:rPr>
          <w:vertAlign w:val="superscript"/>
          <w:color w:val="008000"/>
          <w:b/>
        </w:rPr>
        <w:t>146</w:t>
      </w:r>
      <w:r w:rsidRPr="00F55018">
        <w:rPr>
          <w:vertAlign w:val="superscript"/>
        </w:rPr>
        <w:t>,</w:t>
      </w:r>
      <w:r>
        <w:rPr>
          <w:vertAlign w:val="superscript"/>
          <w:color w:val="FF0000"/>
          <w:strike/>
        </w:rPr>
        <w:t>158</w:t>
      </w:r>
      <w:r>
        <w:rPr>
          <w:vertAlign w:val="superscript"/>
          <w:color w:val="008000"/>
          <w:b/>
        </w:rPr>
        <w:t>147</w:t>
      </w:r>
      <w:r w:rsidRPr="00F55018">
        <w:t xml:space="preserve"> </w:t>
      </w:r>
    </w:p>
    <w:p w14:paraId="67A9C2EF" w14:textId="063BB9AF" w:rsidR="004170FA" w:rsidRPr="00F55018" w:rsidRDefault="00214880" w:rsidP="004170FA">
      <w:r w:rsidRPr="00F55018">
        <w:lastRenderedPageBreak/>
        <w:t>&lt;H2</w:t>
      </w:r>
      <w:r w:rsidRPr="00F55018">
        <w:t>&gt;</w:t>
      </w:r>
      <w:r w:rsidR="004170FA" w:rsidRPr="00F55018">
        <w:t xml:space="preserve">Airway </w:t>
      </w:r>
      <w:r w:rsidRPr="00F55018">
        <w:t>i</w:t>
      </w:r>
      <w:r w:rsidR="004170FA" w:rsidRPr="00F55018">
        <w:t>nflammometry (</w:t>
      </w:r>
      <w:r w:rsidRPr="00F55018">
        <w:t>f</w:t>
      </w:r>
      <w:r w:rsidR="004170FA" w:rsidRPr="00F55018">
        <w:t xml:space="preserve">luid </w:t>
      </w:r>
      <w:r w:rsidRPr="00F55018">
        <w:t>p</w:t>
      </w:r>
      <w:r w:rsidR="004170FA" w:rsidRPr="00F55018">
        <w:t xml:space="preserve">hase </w:t>
      </w:r>
      <w:r w:rsidRPr="00F55018">
        <w:t>m</w:t>
      </w:r>
      <w:r w:rsidR="004170FA" w:rsidRPr="00F55018">
        <w:t>ediators)</w:t>
      </w:r>
    </w:p>
    <w:p w14:paraId="76A8330C" w14:textId="72511CE1" w:rsidR="004170FA" w:rsidRPr="00F55018" w:rsidRDefault="004170FA" w:rsidP="004170FA">
      <w:r w:rsidR="00C96981" w:rsidRPr="00F55018">
        <w:t>A</w:t>
      </w:r>
      <w:r w:rsidRPr="00F55018">
        <w:t xml:space="preserve">irway </w:t>
      </w:r>
      <w:r w:rsidR="00C96981" w:rsidRPr="00F55018">
        <w:t>i</w:t>
      </w:r>
      <w:r w:rsidRPr="00F55018">
        <w:t>nflammometry is being incorporated into broader, biology-driven management strategies aimed at achieving better clinical outcomes</w:t>
      </w:r>
      <w:r w:rsidR="00C96981" w:rsidRPr="00F55018">
        <w:t xml:space="preserve"> and </w:t>
      </w:r>
      <w:r w:rsidRPr="00F55018">
        <w:t>disease control. The fluid phase analytes in airway secretions (BAL</w:t>
      </w:r>
      <w:r w:rsidR="00C96981" w:rsidRPr="00F55018">
        <w:t xml:space="preserve"> or </w:t>
      </w:r>
      <w:r w:rsidRPr="00F55018">
        <w:t>processed cell-free sputum supernatants) present an additional method of assessing eosinophil activity and enable disease endotyping in ELDs. The cytokine environment may be a crucial component in modulating eosinophil activity</w:t>
      </w:r>
      <w:r w:rsidRPr="00F55018">
        <w:t xml:space="preserve"> beyond the canonical IL-5 T2 </w:t>
      </w:r>
      <w:r w:rsidR="001B6847" w:rsidRPr="00F55018">
        <w:t>signaling</w:t>
      </w:r>
      <w:r w:rsidRPr="00F55018">
        <w:t xml:space="preserve">. For example, in </w:t>
      </w:r>
      <w:r w:rsidR="00477C15" w:rsidRPr="00F55018">
        <w:t xml:space="preserve">patients </w:t>
      </w:r>
      <w:r w:rsidR="00477C15" w:rsidRPr="00F55018">
        <w:t xml:space="preserve">with </w:t>
      </w:r>
      <w:r w:rsidRPr="00F55018">
        <w:t>poorly</w:t>
      </w:r>
      <w:r w:rsidR="001B6847" w:rsidRPr="00F55018">
        <w:t xml:space="preserve"> </w:t>
      </w:r>
      <w:r w:rsidRPr="00F55018">
        <w:t>controlled eosinophilic asthma</w:t>
      </w:r>
      <w:r w:rsidR="00477C15" w:rsidRPr="00F55018">
        <w:t>, after</w:t>
      </w:r>
      <w:r w:rsidRPr="00F55018">
        <w:t xml:space="preserve"> benralizumab therapy there was complete depletion of eosinophils and suppressed T2 cytokines. However, IL-18 was elevated</w:t>
      </w:r>
      <w:r w:rsidR="00477C15" w:rsidRPr="00F55018">
        <w:t>,</w:t>
      </w:r>
      <w:r w:rsidRPr="00F55018">
        <w:t xml:space="preserve"> suggesti</w:t>
      </w:r>
      <w:r w:rsidR="00477C15" w:rsidRPr="00F55018">
        <w:t>ng</w:t>
      </w:r>
      <w:r w:rsidRPr="00F55018">
        <w:t xml:space="preserve"> excessive inflammasome activity</w:t>
      </w:r>
      <w:r w:rsidR="00477C15" w:rsidRPr="00F55018">
        <w:t>.</w:t>
      </w:r>
      <w:r>
        <w:rPr>
          <w:vertAlign w:val="superscript"/>
          <w:color w:val="FF0000"/>
          <w:strike/>
        </w:rPr>
        <w:t>159</w:t>
      </w:r>
      <w:r>
        <w:rPr>
          <w:vertAlign w:val="superscript"/>
          <w:color w:val="008000"/>
          <w:b/>
        </w:rPr>
        <w:t>106</w:t>
      </w:r>
      <w:r w:rsidRPr="00F55018">
        <w:t xml:space="preserve"> Transcriptomic studies demonstrate </w:t>
      </w:r>
      <w:r w:rsidR="00477C15" w:rsidRPr="00F55018">
        <w:t xml:space="preserve">that </w:t>
      </w:r>
      <w:r w:rsidRPr="00F55018">
        <w:t>other cytokines such as IL-4 promote IL-5</w:t>
      </w:r>
      <w:r w:rsidR="00477C15" w:rsidRPr="00F55018">
        <w:t>–</w:t>
      </w:r>
      <w:r w:rsidRPr="00F55018">
        <w:t>independent eosinophil activity by heightening sensitivity to alarmins through upregulation of the IL-33 receptor</w:t>
      </w:r>
      <w:r w:rsidR="00477C15" w:rsidRPr="00F55018">
        <w:t>.</w:t>
      </w:r>
      <w:r>
        <w:rPr>
          <w:vertAlign w:val="superscript"/>
          <w:color w:val="FF0000"/>
          <w:strike/>
        </w:rPr>
        <w:t>160</w:t>
      </w:r>
      <w:r>
        <w:rPr>
          <w:vertAlign w:val="superscript"/>
          <w:color w:val="008000"/>
          <w:b/>
        </w:rPr>
        <w:t>148</w:t>
      </w:r>
      <w:r w:rsidRPr="00F55018">
        <w:t xml:space="preserve"> </w:t>
      </w:r>
      <w:r w:rsidR="00477C15" w:rsidRPr="00F55018">
        <w:t>P</w:t>
      </w:r>
      <w:r w:rsidRPr="00F55018">
        <w:t>eriostin, a matricellular protein</w:t>
      </w:r>
      <w:r w:rsidR="00477C15" w:rsidRPr="00F55018">
        <w:t>,</w:t>
      </w:r>
      <w:r w:rsidRPr="00F55018">
        <w:t xml:space="preserve"> is a potential biomarker of </w:t>
      </w:r>
      <w:r w:rsidR="00477C15" w:rsidRPr="00F55018">
        <w:t>T2</w:t>
      </w:r>
      <w:r w:rsidR="00477C15" w:rsidRPr="00F55018">
        <w:t xml:space="preserve"> </w:t>
      </w:r>
      <w:r w:rsidRPr="00F55018">
        <w:t>airway inflammation</w:t>
      </w:r>
      <w:r w:rsidRPr="00F55018">
        <w:t xml:space="preserve"> induced by </w:t>
      </w:r>
      <w:r w:rsidR="00477C15" w:rsidRPr="00F55018">
        <w:t xml:space="preserve">the </w:t>
      </w:r>
      <w:r w:rsidRPr="00F55018">
        <w:t>IL-4/IL-13 inflammatory axis</w:t>
      </w:r>
      <w:r w:rsidR="00477C15" w:rsidRPr="00F55018">
        <w:t>.</w:t>
      </w:r>
      <w:r>
        <w:rPr>
          <w:vertAlign w:val="superscript"/>
          <w:color w:val="FF0000"/>
          <w:strike/>
        </w:rPr>
        <w:t>161</w:t>
      </w:r>
      <w:r>
        <w:rPr>
          <w:vertAlign w:val="superscript"/>
          <w:color w:val="008000"/>
          <w:b/>
        </w:rPr>
        <w:t>149</w:t>
      </w:r>
      <w:r w:rsidRPr="00F55018">
        <w:t xml:space="preserve"> In diseases such as EGPA</w:t>
      </w:r>
      <w:r>
        <w:rPr>
          <w:vertAlign w:val="superscript"/>
          <w:color w:val="FF0000"/>
          <w:strike/>
        </w:rPr>
        <w:t>162</w:t>
      </w:r>
      <w:r>
        <w:rPr>
          <w:vertAlign w:val="superscript"/>
          <w:color w:val="008000"/>
          <w:b/>
        </w:rPr>
        <w:t>150</w:t>
      </w:r>
      <w:r w:rsidRPr="00F55018">
        <w:t xml:space="preserve"> and eosinophilic asthma</w:t>
      </w:r>
      <w:r w:rsidR="00477C15" w:rsidRPr="00F55018">
        <w:t>,</w:t>
      </w:r>
      <w:r w:rsidR="003A3567">
        <w:rPr>
          <w:vertAlign w:val="superscript"/>
        </w:rPr>
        <w:t>16</w:t>
      </w:r>
      <w:r w:rsidR="008C1524">
        <w:rPr>
          <w:vertAlign w:val="superscript"/>
        </w:rPr>
        <w:t>3</w:t>
      </w:r>
      <w:r w:rsidRPr="00F55018">
        <w:t xml:space="preserve"> serum periostin may be predictive of disease exacerbations. In the phase 3 LAVOLTA I/II trials, IL-13 blockade with lebrikizumab reduced serum periostin and other IL-13</w:t>
      </w:r>
      <w:r w:rsidR="00477C15" w:rsidRPr="00F55018">
        <w:t>–</w:t>
      </w:r>
      <w:r w:rsidRPr="00F55018">
        <w:t>regulated mediators, demonstrating effective target engagement and T2 suppression</w:t>
      </w:r>
      <w:r w:rsidR="00477C15" w:rsidRPr="00F55018">
        <w:t>.</w:t>
      </w:r>
      <w:r>
        <w:rPr>
          <w:vertAlign w:val="superscript"/>
          <w:color w:val="FF0000"/>
          <w:strike/>
        </w:rPr>
        <w:t>164</w:t>
      </w:r>
      <w:r>
        <w:rPr>
          <w:vertAlign w:val="superscript"/>
          <w:color w:val="008000"/>
          <w:b/>
        </w:rPr>
        <w:t>152</w:t>
      </w:r>
      <w:r w:rsidRPr="00F55018">
        <w:t xml:space="preserve"> Finally, novel biomarkers such as sputum IgG autoantibodies that target EPX, nuclear antigens </w:t>
      </w:r>
      <w:r w:rsidRPr="00F55018">
        <w:t>in severe asthma, and antineutrophil cytoplasmic antibody</w:t>
      </w:r>
      <w:r w:rsidRPr="00F55018">
        <w:t xml:space="preserve"> in </w:t>
      </w:r>
      <w:r w:rsidR="003E4005" w:rsidRPr="00F55018">
        <w:t xml:space="preserve">patients with </w:t>
      </w:r>
      <w:r w:rsidRPr="00F55018">
        <w:t>serum-negative EGPA</w:t>
      </w:r>
      <w:r>
        <w:rPr>
          <w:vertAlign w:val="superscript"/>
          <w:color w:val="FF0000"/>
          <w:strike/>
        </w:rPr>
        <w:t>165</w:t>
      </w:r>
      <w:r>
        <w:rPr>
          <w:vertAlign w:val="superscript"/>
          <w:color w:val="008000"/>
          <w:b/>
        </w:rPr>
        <w:t>153</w:t>
      </w:r>
      <w:r w:rsidRPr="00F55018">
        <w:rPr>
          <w:vertAlign w:val="superscript"/>
        </w:rPr>
        <w:t>-</w:t>
      </w:r>
      <w:r>
        <w:rPr>
          <w:vertAlign w:val="superscript"/>
          <w:color w:val="FF0000"/>
          <w:strike/>
        </w:rPr>
        <w:t>168</w:t>
      </w:r>
      <w:r>
        <w:rPr>
          <w:vertAlign w:val="superscript"/>
          <w:color w:val="008000"/>
          <w:b/>
        </w:rPr>
        <w:t>156</w:t>
      </w:r>
      <w:r w:rsidRPr="00F55018">
        <w:t xml:space="preserve"> can be used to identify an autoimmune endotype of these ELDs with heightened eosinophilic activity</w:t>
      </w:r>
      <w:r w:rsidR="003E4005" w:rsidRPr="00F55018">
        <w:t xml:space="preserve"> or </w:t>
      </w:r>
      <w:r w:rsidRPr="00F55018">
        <w:t>exacerbations that remains uncurbed by standard</w:t>
      </w:r>
      <w:r w:rsidR="003E4005" w:rsidRPr="00F55018">
        <w:t xml:space="preserve"> or </w:t>
      </w:r>
      <w:r w:rsidRPr="00F55018">
        <w:t>targeted biologics</w:t>
      </w:r>
      <w:r w:rsidR="003E4005" w:rsidRPr="00F55018">
        <w:t>.</w:t>
      </w:r>
      <w:r>
        <w:rPr>
          <w:vertAlign w:val="superscript"/>
          <w:color w:val="FF0000"/>
          <w:strike/>
        </w:rPr>
        <w:t>90</w:t>
      </w:r>
      <w:r>
        <w:rPr>
          <w:vertAlign w:val="superscript"/>
          <w:color w:val="008000"/>
          <w:b/>
        </w:rPr>
        <w:t>89</w:t>
      </w:r>
      <w:r w:rsidRPr="00F55018">
        <w:rPr>
          <w:vertAlign w:val="superscript"/>
        </w:rPr>
        <w:t>,</w:t>
      </w:r>
      <w:r>
        <w:rPr>
          <w:vertAlign w:val="superscript"/>
          <w:color w:val="FF0000"/>
          <w:strike/>
        </w:rPr>
        <w:t>165</w:t>
      </w:r>
      <w:r>
        <w:rPr>
          <w:vertAlign w:val="superscript"/>
          <w:color w:val="008000"/>
          <w:b/>
        </w:rPr>
        <w:t>153</w:t>
      </w:r>
      <w:r w:rsidRPr="00F55018">
        <w:t xml:space="preserve"> Using a composite airway autoreactivity score, patients with severe autoimmune asthma </w:t>
      </w:r>
      <w:r w:rsidRPr="00F55018">
        <w:lastRenderedPageBreak/>
        <w:t>can be identified</w:t>
      </w:r>
      <w:r w:rsidRPr="00F55018">
        <w:t xml:space="preserve"> </w:t>
      </w:r>
      <w:r w:rsidR="003E4005" w:rsidRPr="00F55018">
        <w:t xml:space="preserve">for whom </w:t>
      </w:r>
      <w:r w:rsidRPr="00F55018">
        <w:t>sputum autoantibodies are predictive of clinical severity</w:t>
      </w:r>
      <w:r w:rsidR="003E4005" w:rsidRPr="00F55018">
        <w:t>.</w:t>
      </w:r>
      <w:r>
        <w:rPr>
          <w:vertAlign w:val="superscript"/>
          <w:color w:val="FF0000"/>
          <w:strike/>
        </w:rPr>
        <w:t>169</w:t>
      </w:r>
      <w:r>
        <w:rPr>
          <w:vertAlign w:val="superscript"/>
          <w:color w:val="008000"/>
          <w:b/>
        </w:rPr>
        <w:t>157</w:t>
      </w:r>
      <w:r w:rsidRPr="00F55018">
        <w:t xml:space="preserve"> A comprehensive inflammometry</w:t>
      </w:r>
      <w:r w:rsidR="00343109" w:rsidRPr="00F55018">
        <w:t>-</w:t>
      </w:r>
      <w:r w:rsidRPr="00F55018">
        <w:t>based approach</w:t>
      </w:r>
      <w:r>
        <w:rPr>
          <w:vertAlign w:val="superscript"/>
          <w:color w:val="FF0000"/>
          <w:strike/>
        </w:rPr>
        <w:t>170</w:t>
      </w:r>
      <w:r>
        <w:rPr>
          <w:vertAlign w:val="superscript"/>
          <w:color w:val="008000"/>
          <w:b/>
        </w:rPr>
        <w:t>158</w:t>
      </w:r>
      <w:r w:rsidRPr="00F55018">
        <w:t xml:space="preserve"> that integrates clinical assessment, airway physiology, and imaging in addition to sputum cytology</w:t>
      </w:r>
      <w:r w:rsidR="00343109" w:rsidRPr="00F55018">
        <w:t xml:space="preserve">, </w:t>
      </w:r>
      <w:r w:rsidRPr="00F55018">
        <w:t>cytokines</w:t>
      </w:r>
      <w:r w:rsidR="00343109" w:rsidRPr="00F55018">
        <w:t xml:space="preserve">, or </w:t>
      </w:r>
      <w:r w:rsidRPr="00F55018">
        <w:t xml:space="preserve">autoantibodies has been shown to </w:t>
      </w:r>
      <w:r w:rsidRPr="00F55018">
        <w:t xml:space="preserve">improve outcomes </w:t>
      </w:r>
      <w:r w:rsidR="00343109" w:rsidRPr="00F55018">
        <w:t xml:space="preserve">markedly </w:t>
      </w:r>
      <w:r w:rsidRPr="00F55018">
        <w:t xml:space="preserve">in severe asthma. After </w:t>
      </w:r>
      <w:r w:rsidR="00030D82" w:rsidRPr="00F55018">
        <w:t xml:space="preserve">2 </w:t>
      </w:r>
      <w:r w:rsidRPr="00F55018">
        <w:t xml:space="preserve">years, 89.9% of patients were exacerbation free and 83.1% </w:t>
      </w:r>
      <w:r w:rsidRPr="00F55018">
        <w:t>no longer requir</w:t>
      </w:r>
      <w:r w:rsidR="00030D82" w:rsidRPr="00F55018">
        <w:t>ed</w:t>
      </w:r>
      <w:r w:rsidRPr="00F55018">
        <w:t xml:space="preserve"> oral corticosteroids. Although observational, this strategy offers a promising personalized framework that warrants evaluation in future randomized controlled trials. </w:t>
      </w:r>
    </w:p>
    <w:p w14:paraId="2DBB469A" w14:textId="7A2D8640" w:rsidR="004170FA" w:rsidRPr="00F55018" w:rsidRDefault="00F718A6" w:rsidP="004170FA">
      <w:r w:rsidRPr="00F55018">
        <w:t xml:space="preserve">&lt;H1&gt;EMERGING </w:t>
      </w:r>
      <w:r w:rsidR="004170FA" w:rsidRPr="00F55018">
        <w:t>O</w:t>
      </w:r>
      <w:r w:rsidRPr="00F55018">
        <w:t>MICS</w:t>
      </w:r>
      <w:r w:rsidR="004170FA" w:rsidRPr="00F55018">
        <w:t xml:space="preserve"> B</w:t>
      </w:r>
      <w:r w:rsidRPr="00F55018">
        <w:t>IOMARKERS</w:t>
      </w:r>
    </w:p>
    <w:p w14:paraId="04904383" w14:textId="7D14E9E3" w:rsidR="004170FA" w:rsidRPr="00F55018" w:rsidRDefault="004170FA" w:rsidP="004170FA">
      <w:r w:rsidRPr="00F55018">
        <w:t>Omics</w:t>
      </w:r>
      <w:r w:rsidRPr="00F55018">
        <w:t xml:space="preserve"> platforms offer powerful tools using diverse biological sample types </w:t>
      </w:r>
      <w:r w:rsidR="00F718A6" w:rsidRPr="00F55018">
        <w:t xml:space="preserve">to </w:t>
      </w:r>
      <w:r w:rsidRPr="00F55018">
        <w:t>characteriz</w:t>
      </w:r>
      <w:r w:rsidR="00F718A6" w:rsidRPr="00F55018">
        <w:t>e</w:t>
      </w:r>
      <w:r w:rsidRPr="00F55018">
        <w:t xml:space="preserve"> molecular mechanisms underlying ELDs and hold promise as novel diagnostic and endotyping strategies. </w:t>
      </w:r>
    </w:p>
    <w:p w14:paraId="6359314C" w14:textId="5CC24F92" w:rsidR="00F718A6" w:rsidRPr="00F55018" w:rsidRDefault="00F718A6" w:rsidP="004170FA">
      <w:pPr>
        <w:rPr/>
      </w:pPr>
      <w:r w:rsidRPr="00F55018">
        <w:t>&lt;H2&gt;</w:t>
      </w:r>
      <w:r w:rsidR="004170FA" w:rsidRPr="00F55018">
        <w:t>Transcriptomics</w:t>
      </w:r>
    </w:p>
    <w:p w14:paraId="2D7AA998" w14:textId="639CDED8" w:rsidR="004170FA" w:rsidRPr="00F55018" w:rsidRDefault="004170FA" w:rsidP="004170FA">
      <w:r w:rsidRPr="00F55018">
        <w:t>Sputum transcriptomics provides a non</w:t>
      </w:r>
      <w:r w:rsidRPr="00F55018">
        <w:t>invasive approach to identify and stratify eosinophilic airway inflammation in asthma and COPD. Targeted signatures</w:t>
      </w:r>
      <w:r w:rsidRPr="00F55018">
        <w:t xml:space="preserve"> such as the </w:t>
      </w:r>
      <w:r w:rsidR="00155442" w:rsidRPr="00F55018">
        <w:t>six</w:t>
      </w:r>
      <w:r w:rsidRPr="00F55018">
        <w:t>-gene signature (</w:t>
      </w:r>
      <w:r w:rsidRPr="00F55018">
        <w:rPr>
          <w:i/>
          <w:iCs/>
        </w:rPr>
        <w:t>CLC</w:t>
      </w:r>
      <w:r w:rsidRPr="00F55018">
        <w:t xml:space="preserve">, </w:t>
      </w:r>
      <w:r w:rsidRPr="00F55018">
        <w:rPr>
          <w:i/>
          <w:iCs/>
        </w:rPr>
        <w:t>CPA3</w:t>
      </w:r>
      <w:r w:rsidRPr="00F55018">
        <w:t xml:space="preserve">, </w:t>
      </w:r>
      <w:r w:rsidRPr="00F55018">
        <w:rPr>
          <w:i/>
          <w:iCs/>
        </w:rPr>
        <w:t>DNASE1L3</w:t>
      </w:r>
      <w:r w:rsidRPr="00F55018">
        <w:t xml:space="preserve">, </w:t>
      </w:r>
      <w:r w:rsidRPr="00F55018">
        <w:rPr>
          <w:i/>
          <w:iCs/>
        </w:rPr>
        <w:t>ALPL</w:t>
      </w:r>
      <w:r w:rsidRPr="00F55018">
        <w:t xml:space="preserve">, </w:t>
      </w:r>
      <w:r w:rsidRPr="00F55018">
        <w:rPr>
          <w:i/>
          <w:iCs/>
        </w:rPr>
        <w:t>CXCR2</w:t>
      </w:r>
      <w:r w:rsidRPr="00F55018">
        <w:t xml:space="preserve">, </w:t>
      </w:r>
      <w:r w:rsidR="00155442" w:rsidRPr="00F55018">
        <w:t xml:space="preserve">and </w:t>
      </w:r>
      <w:r w:rsidRPr="00F55018">
        <w:rPr>
          <w:i/>
          <w:iCs/>
        </w:rPr>
        <w:t>IL1B</w:t>
      </w:r>
      <w:r w:rsidRPr="00F55018">
        <w:t>)</w:t>
      </w:r>
      <w:r w:rsidRPr="00F55018">
        <w:t xml:space="preserve"> reproducibly discriminate eosinophilic (</w:t>
      </w:r>
      <w:r w:rsidRPr="00F55018">
        <w:rPr>
          <w:i/>
          <w:iCs/>
        </w:rPr>
        <w:t>CLC</w:t>
      </w:r>
      <w:r w:rsidRPr="00F55018">
        <w:t xml:space="preserve">, </w:t>
      </w:r>
      <w:r w:rsidRPr="00F55018">
        <w:rPr>
          <w:i/>
          <w:iCs/>
        </w:rPr>
        <w:t>CPA3</w:t>
      </w:r>
      <w:r w:rsidRPr="00F55018">
        <w:t xml:space="preserve">, </w:t>
      </w:r>
      <w:r w:rsidR="00155442" w:rsidRPr="00F55018">
        <w:t xml:space="preserve">and </w:t>
      </w:r>
      <w:r w:rsidRPr="00F55018">
        <w:rPr>
          <w:i/>
          <w:iCs/>
        </w:rPr>
        <w:t>DNASE1L3</w:t>
      </w:r>
      <w:r w:rsidRPr="00F55018">
        <w:t>) from non-eosinophilic asthma, predict inhaled corticosteroid response, and forecast future exacerbation risk, outperforming conventional biomarkers such as blood eosinophil counts</w:t>
      </w:r>
      <w:r w:rsidR="00155442" w:rsidRPr="00F55018">
        <w:t>.</w:t>
      </w:r>
      <w:r>
        <w:rPr>
          <w:vertAlign w:val="superscript"/>
          <w:color w:val="FF0000"/>
          <w:strike/>
        </w:rPr>
        <w:t>171</w:t>
      </w:r>
      <w:r>
        <w:rPr>
          <w:vertAlign w:val="superscript"/>
          <w:color w:val="008000"/>
          <w:b/>
        </w:rPr>
        <w:t>98</w:t>
      </w:r>
      <w:r w:rsidRPr="00F55018">
        <w:rPr>
          <w:vertAlign w:val="superscript"/>
        </w:rPr>
        <w:t>,</w:t>
      </w:r>
      <w:r>
        <w:rPr>
          <w:vertAlign w:val="superscript"/>
          <w:color w:val="FF0000"/>
          <w:strike/>
        </w:rPr>
        <w:t>172</w:t>
      </w:r>
      <w:r>
        <w:rPr>
          <w:vertAlign w:val="superscript"/>
          <w:color w:val="008000"/>
          <w:b/>
        </w:rPr>
        <w:t>99</w:t>
      </w:r>
      <w:r w:rsidRPr="00F55018">
        <w:t xml:space="preserve"> Unbiased transcriptomic profiling in COPD has identified gene signatures associated with exacerbations </w:t>
      </w:r>
      <w:r w:rsidR="00D93F47" w:rsidRPr="00F55018">
        <w:t xml:space="preserve">after </w:t>
      </w:r>
      <w:r w:rsidRPr="00F55018">
        <w:t>ICS withdrawal, which explain more variance in exacerbation timing than sputum eosinophil counts alone</w:t>
      </w:r>
      <w:r w:rsidR="00D93F47" w:rsidRPr="00F55018">
        <w:t>.</w:t>
      </w:r>
      <w:r>
        <w:rPr>
          <w:vertAlign w:val="superscript"/>
          <w:color w:val="FF0000"/>
          <w:strike/>
        </w:rPr>
        <w:t>173</w:t>
      </w:r>
      <w:r>
        <w:rPr>
          <w:vertAlign w:val="superscript"/>
          <w:color w:val="008000"/>
          <w:b/>
        </w:rPr>
        <w:t>159</w:t>
      </w:r>
      <w:r w:rsidRPr="00F55018">
        <w:t xml:space="preserve"> Large-scale studies </w:t>
      </w:r>
      <w:r w:rsidRPr="00F55018">
        <w:lastRenderedPageBreak/>
        <w:t>such as U-BIOPRED have combined physiologic data with transcriptomics to define reproducible molecular endotypes of asthma, revealing clusters with distinct eosinophilic profiles, clinical characteristics, and underlying pathobiology</w:t>
      </w:r>
      <w:r w:rsidR="00D93F47" w:rsidRPr="00F55018">
        <w:t>.</w:t>
      </w:r>
      <w:r>
        <w:rPr>
          <w:vertAlign w:val="superscript"/>
          <w:color w:val="FF0000"/>
          <w:strike/>
        </w:rPr>
        <w:t>174</w:t>
      </w:r>
      <w:r>
        <w:rPr>
          <w:vertAlign w:val="superscript"/>
          <w:color w:val="008000"/>
          <w:b/>
        </w:rPr>
        <w:t>160</w:t>
      </w:r>
      <w:r w:rsidRPr="00F55018">
        <w:t xml:space="preserve"> Together, these studies highlight the potential of transcriptomic profiling to enhance diagnosis, phenotyping, and risk prediction in ELDs. </w:t>
      </w:r>
      <w:r w:rsidR="00D93F47" w:rsidRPr="00F55018">
        <w:t>Nevertheless</w:t>
      </w:r>
      <w:r w:rsidRPr="00F55018">
        <w:t xml:space="preserve">, clinical translation is limited by </w:t>
      </w:r>
      <w:r w:rsidR="00D93F47" w:rsidRPr="00F55018">
        <w:t xml:space="preserve">the </w:t>
      </w:r>
      <w:r w:rsidRPr="00F55018">
        <w:t xml:space="preserve">sensitivity of sputum RNA to degradation, </w:t>
      </w:r>
      <w:r w:rsidR="004D522D" w:rsidRPr="00F55018">
        <w:t xml:space="preserve">the </w:t>
      </w:r>
      <w:r w:rsidRPr="00F55018">
        <w:t xml:space="preserve">cross-disease translatability of identified gene signatures, and </w:t>
      </w:r>
      <w:r w:rsidR="004D522D" w:rsidRPr="00F55018">
        <w:t xml:space="preserve">the </w:t>
      </w:r>
      <w:r w:rsidRPr="00F55018">
        <w:t>cost burden of required expertise and sequencing platforms.</w:t>
      </w:r>
    </w:p>
    <w:p w14:paraId="156A6E5C" w14:textId="77777777" w:rsidR="004D522D" w:rsidRPr="00F55018" w:rsidRDefault="004D522D" w:rsidP="004170FA">
      <w:pPr>
        <w:rPr/>
      </w:pPr>
      <w:r w:rsidRPr="00F55018">
        <w:t>&lt;H2&gt;</w:t>
      </w:r>
      <w:r w:rsidR="004170FA" w:rsidRPr="00F55018">
        <w:t>Proteomics</w:t>
      </w:r>
    </w:p>
    <w:p w14:paraId="55C8FE1D" w14:textId="4FA56369" w:rsidR="004170FA" w:rsidRPr="00F55018" w:rsidRDefault="004170FA" w:rsidP="004170FA">
      <w:r w:rsidRPr="00F55018">
        <w:t xml:space="preserve">High-throughput proteomics, including mass spectrometry, </w:t>
      </w:r>
      <w:commentRangeStart w:id="1889"/>
      <w:r w:rsidRPr="00F55018">
        <w:t>SomaLogic/SOMAscan, and Olink</w:t>
      </w:r>
      <w:commentRangeEnd w:id="1889"/>
      <w:r w:rsidR="000060D7" w:rsidRPr="00F55018">
        <w:rPr>
          <w:rStyle w:val="CommentReference"/>
          <w:sz w:val="24"/>
          <w:szCs w:val="24"/>
        </w:rPr>
        <w:commentReference w:id="1889"/>
      </w:r>
      <w:r w:rsidRPr="00F55018">
        <w:t>, enables profiling of hundreds to thousands of proteins in plasma, sputum</w:t>
      </w:r>
      <w:r w:rsidR="000060D7" w:rsidRPr="00F55018">
        <w:t>,</w:t>
      </w:r>
      <w:r w:rsidRPr="00F55018">
        <w:t xml:space="preserve"> and tissue</w:t>
      </w:r>
      <w:r w:rsidR="000060D7" w:rsidRPr="00F55018">
        <w:t>.</w:t>
      </w:r>
      <w:r>
        <w:rPr>
          <w:vertAlign w:val="superscript"/>
          <w:color w:val="FF0000"/>
          <w:strike/>
        </w:rPr>
        <w:t>175</w:t>
      </w:r>
      <w:r>
        <w:rPr>
          <w:vertAlign w:val="superscript"/>
          <w:color w:val="008000"/>
          <w:b/>
        </w:rPr>
        <w:t>161</w:t>
      </w:r>
      <w:r w:rsidRPr="00F55018">
        <w:t xml:space="preserve"> In asthma, Olink identified IL18R1 and related proteins as markers of uncontrolled or severe disease</w:t>
      </w:r>
      <w:r w:rsidRPr="00F55018">
        <w:t xml:space="preserve"> linked to cytokine, TNF, and </w:t>
      </w:r>
      <w:r w:rsidR="000060D7" w:rsidRPr="00F55018">
        <w:t>nuclear factor-κB</w:t>
      </w:r>
      <w:r w:rsidRPr="00F55018">
        <w:t xml:space="preserve"> signaling, with strong diagnostic performance (</w:t>
      </w:r>
      <w:r w:rsidR="00E1501E" w:rsidRPr="00F55018">
        <w:t>area under the curve</w:t>
      </w:r>
      <w:r w:rsidR="000060D7" w:rsidRPr="00F55018">
        <w:t>,</w:t>
      </w:r>
      <w:r w:rsidR="00E1501E" w:rsidRPr="00F55018" w:rsidDel="00E1501E">
        <w:t xml:space="preserve"> </w:t>
      </w:r>
      <w:r w:rsidRPr="00F55018">
        <w:t>0.839-0.921) and associations with worse lung function, highlighting their potential as biomarkers</w:t>
      </w:r>
      <w:r w:rsidR="000060D7" w:rsidRPr="00F55018">
        <w:t>.</w:t>
      </w:r>
      <w:r>
        <w:rPr>
          <w:vertAlign w:val="superscript"/>
          <w:color w:val="FF0000"/>
          <w:strike/>
        </w:rPr>
        <w:t>176</w:t>
      </w:r>
      <w:r>
        <w:rPr>
          <w:vertAlign w:val="superscript"/>
          <w:color w:val="008000"/>
          <w:b/>
        </w:rPr>
        <w:t>117</w:t>
      </w:r>
      <w:r w:rsidRPr="00F55018">
        <w:t xml:space="preserve"> These approaches provide mechanistic and biomarker insights</w:t>
      </w:r>
      <w:r w:rsidRPr="00F55018">
        <w:t xml:space="preserve"> but are limited by </w:t>
      </w:r>
      <w:r w:rsidR="001F1D8F" w:rsidRPr="00F55018">
        <w:t xml:space="preserve">their </w:t>
      </w:r>
      <w:r w:rsidRPr="00F55018">
        <w:t xml:space="preserve">high cost, complex analysis, </w:t>
      </w:r>
      <w:r w:rsidR="001F1D8F" w:rsidRPr="00F55018">
        <w:t xml:space="preserve">and </w:t>
      </w:r>
      <w:r w:rsidRPr="00F55018">
        <w:t>batch variations</w:t>
      </w:r>
      <w:r w:rsidR="001F1D8F" w:rsidRPr="00F55018">
        <w:t>,</w:t>
      </w:r>
      <w:r w:rsidRPr="00F55018">
        <w:t xml:space="preserve"> and </w:t>
      </w:r>
      <w:r w:rsidR="001F1D8F" w:rsidRPr="00F55018">
        <w:t xml:space="preserve">the </w:t>
      </w:r>
      <w:r w:rsidRPr="00F55018">
        <w:t>need for validation.</w:t>
      </w:r>
    </w:p>
    <w:p w14:paraId="252487E2" w14:textId="77777777" w:rsidR="001F1D8F" w:rsidRPr="00F55018" w:rsidRDefault="001F1D8F" w:rsidP="004170FA">
      <w:pPr>
        <w:rPr/>
      </w:pPr>
      <w:r w:rsidRPr="00F55018">
        <w:t>&lt;H2&gt;</w:t>
      </w:r>
      <w:r w:rsidR="004170FA" w:rsidRPr="00F55018">
        <w:t>Metabolomics</w:t>
      </w:r>
    </w:p>
    <w:p w14:paraId="1AC98CD5" w14:textId="5C53010F" w:rsidR="004170FA" w:rsidRPr="00F55018" w:rsidRDefault="004170FA" w:rsidP="004170FA">
      <w:r w:rsidRPr="00F55018">
        <w:t xml:space="preserve">Urine metabolomics provides an additional window into ELDs by capturing markers of eosinophil activation, </w:t>
      </w:r>
      <w:r w:rsidR="002A644E" w:rsidRPr="00F55018">
        <w:t>T</w:t>
      </w:r>
      <w:r w:rsidRPr="00F55018">
        <w:t>2</w:t>
      </w:r>
      <w:r w:rsidR="00700918" w:rsidRPr="00F55018">
        <w:t xml:space="preserve"> </w:t>
      </w:r>
      <w:r w:rsidRPr="00F55018">
        <w:t>inflammation, and oxidative stress. Leukotriene E</w:t>
      </w:r>
      <w:r w:rsidRPr="00F55018">
        <w:rPr>
          <w:vertAlign w:val="subscript"/>
        </w:rPr>
        <w:t>4</w:t>
      </w:r>
      <w:r w:rsidRPr="00F55018">
        <w:t xml:space="preserve"> and prostaglandin D</w:t>
      </w:r>
      <w:r w:rsidRPr="00F55018">
        <w:rPr>
          <w:vertAlign w:val="subscript"/>
        </w:rPr>
        <w:t>2</w:t>
      </w:r>
      <w:r w:rsidRPr="00F55018">
        <w:t xml:space="preserve"> metabolites correlate with eosinophil levels, and mass </w:t>
      </w:r>
      <w:r w:rsidRPr="00F55018">
        <w:lastRenderedPageBreak/>
        <w:t xml:space="preserve">spectrometry demonstrates that 3-bromotyrosine, 3-chlorotyrosine, and </w:t>
      </w:r>
      <w:r w:rsidR="00700918" w:rsidRPr="00F55018">
        <w:t>leukotriene E</w:t>
      </w:r>
      <w:r w:rsidR="00700918" w:rsidRPr="00F55018">
        <w:rPr>
          <w:vertAlign w:val="subscript"/>
        </w:rPr>
        <w:t>4</w:t>
      </w:r>
      <w:r w:rsidR="00700918" w:rsidRPr="00F55018">
        <w:t xml:space="preserve"> </w:t>
      </w:r>
      <w:r w:rsidRPr="00F55018">
        <w:t>correlate with monocyte and eosinophil counts, reflective of distinct inflammatory pathways</w:t>
      </w:r>
      <w:r w:rsidR="00700918" w:rsidRPr="00F55018">
        <w:t>.</w:t>
      </w:r>
      <w:r>
        <w:rPr>
          <w:vertAlign w:val="superscript"/>
          <w:color w:val="FF0000"/>
          <w:strike/>
        </w:rPr>
        <w:t>177</w:t>
      </w:r>
      <w:r>
        <w:rPr>
          <w:vertAlign w:val="superscript"/>
          <w:color w:val="008000"/>
          <w:b/>
        </w:rPr>
        <w:t>162</w:t>
      </w:r>
      <w:r w:rsidRPr="00F55018">
        <w:t xml:space="preserve"> Two-dimensional gas chromatographic analysis of aliphatic aldehydes and alkanes indicate</w:t>
      </w:r>
      <w:r w:rsidR="004A3830" w:rsidRPr="00F55018">
        <w:t>s</w:t>
      </w:r>
      <w:r w:rsidRPr="00F55018">
        <w:t xml:space="preserve"> that urinary lipid peroxidation is associated with disease severity, poor lung function, and eosinophilic inflammation in asthma</w:t>
      </w:r>
      <w:r w:rsidR="004A3830" w:rsidRPr="00F55018">
        <w:t>.</w:t>
      </w:r>
      <w:r>
        <w:rPr>
          <w:vertAlign w:val="superscript"/>
          <w:color w:val="FF0000"/>
          <w:strike/>
        </w:rPr>
        <w:t>178</w:t>
      </w:r>
      <w:r>
        <w:rPr>
          <w:vertAlign w:val="superscript"/>
          <w:color w:val="008000"/>
          <w:b/>
        </w:rPr>
        <w:t>163</w:t>
      </w:r>
      <w:r w:rsidRPr="00F55018">
        <w:t xml:space="preserve"> Together these findings demonstrate that urine metabolomics can provide mechanistic insight and complement traditional biomarkers for diagnosing, monitoring, and phenotyping </w:t>
      </w:r>
      <w:r w:rsidR="006877B0" w:rsidRPr="00F55018">
        <w:t>ELDs</w:t>
      </w:r>
      <w:r w:rsidRPr="00F55018">
        <w:t xml:space="preserve">. Assay standardization and metabolite stability remain important limitations to address for implementation into clinical </w:t>
      </w:r>
      <w:r w:rsidR="004A3830" w:rsidRPr="00F55018">
        <w:t>practice</w:t>
      </w:r>
      <w:r w:rsidRPr="00F55018">
        <w:t xml:space="preserve"> but may</w:t>
      </w:r>
      <w:r w:rsidR="004A3830" w:rsidRPr="00F55018">
        <w:t xml:space="preserve"> </w:t>
      </w:r>
      <w:r w:rsidRPr="00F55018">
        <w:t xml:space="preserve">be useful in </w:t>
      </w:r>
      <w:r w:rsidR="004A3830" w:rsidRPr="00F55018">
        <w:t xml:space="preserve">the </w:t>
      </w:r>
      <w:r w:rsidRPr="00F55018">
        <w:t>pediatric population.</w:t>
      </w:r>
    </w:p>
    <w:p w14:paraId="412C893E" w14:textId="0DEB03B6" w:rsidR="004170FA" w:rsidRPr="00F55018" w:rsidRDefault="004A3830" w:rsidP="004170FA">
      <w:r w:rsidRPr="00F55018">
        <w:t xml:space="preserve">&lt;H1&gt;EMERGING </w:t>
      </w:r>
      <w:r w:rsidR="002C3033" w:rsidRPr="00F55018">
        <w:t>IMAGING AND RADIOLOGIC MODALITIES</w:t>
      </w:r>
      <w:r w:rsidR="004170FA" w:rsidRPr="00F55018">
        <w:t xml:space="preserve">: </w:t>
      </w:r>
      <w:r w:rsidR="002C3033" w:rsidRPr="00F55018">
        <w:t>RADIOLOGY</w:t>
      </w:r>
    </w:p>
    <w:p w14:paraId="6499DC66" w14:textId="7127BE77" w:rsidR="004170FA" w:rsidRPr="00F55018" w:rsidDel="002C3033" w:rsidRDefault="004170FA" w:rsidP="004170FA">
      <w:pPr>
        <w:rPr/>
      </w:pPr>
    </w:p>
    <w:p w14:paraId="7DA91CD4" w14:textId="6DD52036" w:rsidR="004170FA" w:rsidRPr="00F55018" w:rsidRDefault="004170FA" w:rsidP="004170FA">
      <w:r w:rsidRPr="00F55018">
        <w:t xml:space="preserve">Radiology is central to diagnosing and monitoring </w:t>
      </w:r>
      <w:r w:rsidR="00DA01CA" w:rsidRPr="00F55018">
        <w:t>ELDs</w:t>
      </w:r>
      <w:r w:rsidRPr="00F55018">
        <w:t>. Computed tomography</w:t>
      </w:r>
      <w:r w:rsidRPr="00F55018">
        <w:t xml:space="preserve"> scans are often the first-line imaging for severe or unexplained respiratory symptoms, revealing features such as bronchiectasis, mucus plugging in ABPA, and airspace disease in eosinophilic pneumonia. </w:t>
      </w:r>
      <w:r w:rsidR="00D13C5B" w:rsidRPr="00F55018">
        <w:t xml:space="preserve">Although </w:t>
      </w:r>
      <w:r w:rsidRPr="00F55018">
        <w:t>CT is not routinely used in asthma, it can identify bronchial wall thickening, air trapping, or pneumonia when symptoms worsen unexpectedly</w:t>
      </w:r>
      <w:r w:rsidR="00D13C5B" w:rsidRPr="00F55018">
        <w:t>.</w:t>
      </w:r>
      <w:r w:rsidRPr="00F55018">
        <w:rPr>
          <w:vertAlign w:val="superscript"/>
        </w:rPr>
        <w:t>4,</w:t>
      </w:r>
      <w:r>
        <w:rPr>
          <w:vertAlign w:val="superscript"/>
          <w:color w:val="FF0000"/>
          <w:strike/>
        </w:rPr>
        <w:t>179</w:t>
      </w:r>
      <w:r>
        <w:rPr>
          <w:vertAlign w:val="superscript"/>
          <w:color w:val="008000"/>
          <w:b/>
        </w:rPr>
        <w:t>164</w:t>
      </w:r>
      <w:r w:rsidRPr="00F55018">
        <w:rPr>
          <w:vertAlign w:val="superscript"/>
        </w:rPr>
        <w:t>,</w:t>
      </w:r>
      <w:r>
        <w:rPr>
          <w:vertAlign w:val="superscript"/>
          <w:color w:val="FF0000"/>
          <w:strike/>
        </w:rPr>
        <w:t>180</w:t>
      </w:r>
      <w:r>
        <w:rPr>
          <w:vertAlign w:val="superscript"/>
          <w:color w:val="008000"/>
          <w:b/>
        </w:rPr>
        <w:t>165</w:t>
      </w:r>
      <w:r w:rsidRPr="00F55018">
        <w:t xml:space="preserve"> Advances in magnetic resonance imaging (MRI) technology, including functional lung imaging and inhaled gas methods, have improved lung imaging quality, offering new approaches for assessing airway diseases such as asthma.</w:t>
      </w:r>
    </w:p>
    <w:p w14:paraId="5BC3E0CF" w14:textId="16CD9732" w:rsidR="004170FA" w:rsidRPr="00F55018" w:rsidRDefault="00046A2D" w:rsidP="004170FA">
      <w:r w:rsidRPr="00F55018">
        <w:t>&lt;H2&gt;</w:t>
      </w:r>
      <w:r w:rsidR="004170FA" w:rsidRPr="00F55018">
        <w:t>Traditional CT and MRI</w:t>
      </w:r>
    </w:p>
    <w:p w14:paraId="04943F58" w14:textId="7F2DF200" w:rsidR="004170FA" w:rsidRPr="00F55018" w:rsidRDefault="004170FA" w:rsidP="004170FA">
      <w:r w:rsidRPr="00F55018">
        <w:lastRenderedPageBreak/>
        <w:t xml:space="preserve">Quantitative CT assessment of airway wall thickening is an emerging approach for objectively evaluating airway inflammation. Research-based software tools applied to standard CT scans generate global metrics such as bronchial wall area, wall attenuation, and </w:t>
      </w:r>
      <w:r w:rsidR="00046A2D" w:rsidRPr="00F55018">
        <w:t xml:space="preserve">the </w:t>
      </w:r>
      <w:r w:rsidRPr="00F55018">
        <w:t>perimeter-to-thickness ratio across airway generations</w:t>
      </w:r>
      <w:r w:rsidRPr="00F55018">
        <w:t>, which correlate with lung function and symptoms</w:t>
      </w:r>
      <w:r w:rsidR="00046A2D" w:rsidRPr="00F55018">
        <w:t>.</w:t>
      </w:r>
      <w:r>
        <w:rPr>
          <w:vertAlign w:val="superscript"/>
          <w:color w:val="FF0000"/>
          <w:strike/>
        </w:rPr>
        <w:t>181</w:t>
      </w:r>
      <w:r>
        <w:rPr>
          <w:vertAlign w:val="superscript"/>
          <w:color w:val="008000"/>
          <w:b/>
        </w:rPr>
        <w:t>118</w:t>
      </w:r>
      <w:r w:rsidRPr="00F55018">
        <w:rPr>
          <w:vertAlign w:val="superscript"/>
        </w:rPr>
        <w:t>-</w:t>
      </w:r>
      <w:r>
        <w:rPr>
          <w:vertAlign w:val="superscript"/>
          <w:color w:val="FF0000"/>
          <w:strike/>
        </w:rPr>
        <w:t>183</w:t>
      </w:r>
      <w:r>
        <w:rPr>
          <w:vertAlign w:val="superscript"/>
          <w:color w:val="008000"/>
          <w:b/>
        </w:rPr>
        <w:t>122</w:t>
      </w:r>
      <w:r w:rsidRPr="00F55018">
        <w:t xml:space="preserve"> However, these techniques remain confined to research settings, and no single metric has yet achieved clinical consensus. M</w:t>
      </w:r>
      <w:r w:rsidR="00046A2D" w:rsidRPr="00F55018">
        <w:t>agnetic resonance imaging</w:t>
      </w:r>
      <w:r w:rsidRPr="00F55018">
        <w:t xml:space="preserve"> is also emerging as a non</w:t>
      </w:r>
      <w:r w:rsidRPr="00F55018">
        <w:t>invasive modality for diagnosing and monitoring small airway</w:t>
      </w:r>
      <w:r w:rsidRPr="00F55018">
        <w:t xml:space="preserve"> disease, enabled by advances in scanner technology, functional imaging, and inhaled gas techniques. These approaches remain limited to specialized centers </w:t>
      </w:r>
      <w:r w:rsidR="00046A2D" w:rsidRPr="00F55018">
        <w:t xml:space="preserve">owing </w:t>
      </w:r>
      <w:r w:rsidRPr="00F55018">
        <w:t>to equipment and software requirements.</w:t>
      </w:r>
    </w:p>
    <w:p w14:paraId="464EB3CA" w14:textId="298D8FAA" w:rsidR="004170FA" w:rsidRPr="00F55018" w:rsidRDefault="00046A2D" w:rsidP="004170FA">
      <w:r w:rsidRPr="00F55018">
        <w:t>&lt;H2&gt;</w:t>
      </w:r>
      <w:r w:rsidR="004170FA" w:rsidRPr="00F55018">
        <w:t xml:space="preserve">Mucus </w:t>
      </w:r>
      <w:r w:rsidRPr="00F55018">
        <w:t>p</w:t>
      </w:r>
      <w:r w:rsidR="004170FA" w:rsidRPr="00F55018">
        <w:t xml:space="preserve">lugging and CT </w:t>
      </w:r>
      <w:r w:rsidRPr="00F55018">
        <w:t>m</w:t>
      </w:r>
      <w:r w:rsidR="004170FA" w:rsidRPr="00F55018">
        <w:t xml:space="preserve">ucus </w:t>
      </w:r>
      <w:r w:rsidRPr="00F55018">
        <w:t>s</w:t>
      </w:r>
      <w:r w:rsidR="004170FA" w:rsidRPr="00F55018">
        <w:t>coring</w:t>
      </w:r>
    </w:p>
    <w:p w14:paraId="5454154A" w14:textId="668D2351" w:rsidR="004170FA" w:rsidRPr="00F55018" w:rsidRDefault="004170FA" w:rsidP="004170FA">
      <w:r w:rsidR="00046A2D" w:rsidRPr="00F55018">
        <w:t>Computed tomography–</w:t>
      </w:r>
      <w:r w:rsidRPr="00F55018">
        <w:t>detected mucus plugging is emerging as an useful non</w:t>
      </w:r>
      <w:r w:rsidRPr="00F55018">
        <w:t>invasive biomarker in ELD. Mucus plugs are quantified using bronchopulmonary segment-based scoring systems, allowing reproducible calculation of a standardized mucus plug score</w:t>
      </w:r>
      <w:r w:rsidR="00705D9A" w:rsidRPr="00F55018">
        <w:t>.</w:t>
      </w:r>
      <w:r>
        <w:rPr>
          <w:vertAlign w:val="superscript"/>
          <w:color w:val="FF0000"/>
          <w:strike/>
        </w:rPr>
        <w:t>184</w:t>
      </w:r>
      <w:r>
        <w:rPr>
          <w:vertAlign w:val="superscript"/>
          <w:color w:val="008000"/>
          <w:b/>
        </w:rPr>
        <w:t>120</w:t>
      </w:r>
      <w:r w:rsidRPr="00F55018">
        <w:rPr>
          <w:vertAlign w:val="superscript"/>
        </w:rPr>
        <w:t>,</w:t>
      </w:r>
      <w:r>
        <w:rPr>
          <w:vertAlign w:val="superscript"/>
          <w:color w:val="FF0000"/>
          <w:strike/>
        </w:rPr>
        <w:t>185</w:t>
      </w:r>
      <w:r>
        <w:rPr>
          <w:vertAlign w:val="superscript"/>
          <w:color w:val="008000"/>
          <w:b/>
        </w:rPr>
        <w:t>167</w:t>
      </w:r>
      <w:r w:rsidRPr="00F55018">
        <w:t xml:space="preserve"> In severe asthma and COPD, mucus plug burden correlates with air trapping, increased airway wall thickness, and reduced lung function</w:t>
      </w:r>
      <w:r w:rsidR="00705D9A" w:rsidRPr="00F55018">
        <w:t>.</w:t>
      </w:r>
      <w:r>
        <w:rPr>
          <w:vertAlign w:val="superscript"/>
          <w:color w:val="FF0000"/>
          <w:strike/>
        </w:rPr>
        <w:t>184</w:t>
      </w:r>
      <w:r>
        <w:rPr>
          <w:vertAlign w:val="superscript"/>
          <w:color w:val="008000"/>
          <w:b/>
        </w:rPr>
        <w:t>120</w:t>
      </w:r>
      <w:r w:rsidRPr="00F55018">
        <w:rPr>
          <w:vertAlign w:val="superscript"/>
        </w:rPr>
        <w:t>-</w:t>
      </w:r>
      <w:r>
        <w:rPr>
          <w:vertAlign w:val="superscript"/>
          <w:color w:val="FF0000"/>
          <w:strike/>
        </w:rPr>
        <w:t>186</w:t>
      </w:r>
      <w:r>
        <w:rPr>
          <w:vertAlign w:val="superscript"/>
          <w:color w:val="008000"/>
          <w:b/>
        </w:rPr>
        <w:t>168</w:t>
      </w:r>
      <w:r w:rsidRPr="00F55018">
        <w:t xml:space="preserve"> Scores are strongly associated with sputum eosinophils and eosinophil granule proteins such as EPX; EPX may stiffen mucus through oxidative cross-linking, correlating eosinophil activity to plug formation and persistence</w:t>
      </w:r>
      <w:r w:rsidR="00705D9A" w:rsidRPr="00F55018">
        <w:t>.</w:t>
      </w:r>
      <w:r>
        <w:rPr>
          <w:vertAlign w:val="superscript"/>
          <w:color w:val="FF0000"/>
          <w:strike/>
        </w:rPr>
        <w:t>143</w:t>
      </w:r>
      <w:r>
        <w:rPr>
          <w:vertAlign w:val="superscript"/>
          <w:color w:val="008000"/>
          <w:b/>
        </w:rPr>
        <w:t>137</w:t>
      </w:r>
      <w:r w:rsidRPr="00F55018">
        <w:rPr>
          <w:vertAlign w:val="superscript"/>
        </w:rPr>
        <w:t>,</w:t>
      </w:r>
      <w:r>
        <w:rPr>
          <w:vertAlign w:val="superscript"/>
          <w:color w:val="FF0000"/>
          <w:strike/>
        </w:rPr>
        <w:t>187</w:t>
      </w:r>
      <w:r>
        <w:rPr>
          <w:vertAlign w:val="superscript"/>
          <w:color w:val="008000"/>
          <w:b/>
        </w:rPr>
        <w:t>169</w:t>
      </w:r>
      <w:r w:rsidRPr="00F55018">
        <w:t xml:space="preserve"> Baseline mucus scores also predict disease severity and improvements in lung function and disease control </w:t>
      </w:r>
      <w:r w:rsidR="00705D9A" w:rsidRPr="00F55018">
        <w:t xml:space="preserve">after </w:t>
      </w:r>
      <w:r w:rsidRPr="00F55018">
        <w:t>biologic therapy, identifying a treatment-responsive eosinophilic phenotype</w:t>
      </w:r>
      <w:r w:rsidR="00705D9A" w:rsidRPr="00F55018">
        <w:t>.</w:t>
      </w:r>
      <w:r>
        <w:rPr>
          <w:vertAlign w:val="superscript"/>
          <w:color w:val="FF0000"/>
          <w:strike/>
        </w:rPr>
        <w:t>188</w:t>
      </w:r>
      <w:r>
        <w:rPr>
          <w:vertAlign w:val="superscript"/>
          <w:color w:val="008000"/>
          <w:b/>
        </w:rPr>
        <w:t>170</w:t>
      </w:r>
      <w:r w:rsidRPr="00F55018">
        <w:t xml:space="preserve"> As a quantitative, segment-based measure, CT mucus scoring enhances phenotyping and may identify patients most likely to benefit from biologic </w:t>
      </w:r>
      <w:r w:rsidRPr="00F55018">
        <w:lastRenderedPageBreak/>
        <w:t>therapies that target eosinophilic cytokines</w:t>
      </w:r>
      <w:r w:rsidR="00705D9A" w:rsidRPr="00F55018">
        <w:t xml:space="preserve"> or </w:t>
      </w:r>
      <w:r w:rsidRPr="00F55018">
        <w:t>alarmins such as IL-13 and TSLP with further longitudinal monitoring of treatment response.</w:t>
      </w:r>
    </w:p>
    <w:p w14:paraId="38C1879B" w14:textId="44B2BA37" w:rsidR="004170FA" w:rsidRPr="00F55018" w:rsidRDefault="00705D9A" w:rsidP="004170FA">
      <w:r w:rsidRPr="00F55018">
        <w:t>&lt;H2&gt;</w:t>
      </w:r>
      <w:r w:rsidR="004170FA" w:rsidRPr="00F55018">
        <w:t xml:space="preserve">Inhaled </w:t>
      </w:r>
      <w:r w:rsidRPr="00F55018">
        <w:t>g</w:t>
      </w:r>
      <w:r w:rsidR="004170FA" w:rsidRPr="00F55018">
        <w:t>as MRI</w:t>
      </w:r>
    </w:p>
    <w:p w14:paraId="737C2956" w14:textId="6A2154F1" w:rsidR="004170FA" w:rsidRPr="00F55018" w:rsidRDefault="004170FA" w:rsidP="004170FA">
      <w:r w:rsidRPr="00F55018">
        <w:t>Inhaled gas MRI overcomes the intrinsic limitations of lung MRI by directly imaging inhaled gases, including hyperpolarized helium-3</w:t>
      </w:r>
      <w:r w:rsidRPr="00F55018">
        <w:t>, xenon-129</w:t>
      </w:r>
      <w:r w:rsidRPr="00F55018">
        <w:t>, and fluorine-</w:t>
      </w:r>
      <w:r w:rsidR="000452D8" w:rsidRPr="00F55018">
        <w:t>19</w:t>
      </w:r>
      <w:r w:rsidRPr="00F55018">
        <w:t xml:space="preserve"> gases</w:t>
      </w:r>
      <w:r w:rsidRPr="00F55018">
        <w:t>. Hyperpolarization increases gas signal intensity</w:t>
      </w:r>
      <w:r w:rsidR="000452D8" w:rsidRPr="00F55018">
        <w:t>,</w:t>
      </w:r>
      <w:r>
        <w:rPr>
          <w:vertAlign w:val="superscript"/>
          <w:color w:val="FF0000"/>
          <w:strike/>
        </w:rPr>
        <w:t>183</w:t>
      </w:r>
      <w:r>
        <w:rPr>
          <w:vertAlign w:val="superscript"/>
          <w:color w:val="008000"/>
          <w:b/>
        </w:rPr>
        <w:t>122</w:t>
      </w:r>
      <w:r w:rsidRPr="00F55018">
        <w:rPr>
          <w:vertAlign w:val="superscript"/>
        </w:rPr>
        <w:t>,</w:t>
      </w:r>
      <w:r>
        <w:rPr>
          <w:vertAlign w:val="superscript"/>
          <w:color w:val="FF0000"/>
          <w:strike/>
        </w:rPr>
        <w:t>189</w:t>
      </w:r>
      <w:r>
        <w:rPr>
          <w:vertAlign w:val="superscript"/>
          <w:color w:val="008000"/>
          <w:b/>
        </w:rPr>
        <w:t>171</w:t>
      </w:r>
      <w:r w:rsidRPr="00F55018">
        <w:t xml:space="preserve"> but the scarcity of </w:t>
      </w:r>
      <w:r w:rsidR="000452D8" w:rsidRPr="00F55018">
        <w:t>helium-3</w:t>
      </w:r>
      <w:r w:rsidRPr="00F55018">
        <w:t xml:space="preserve"> has shifted the field toward hyperpolarized </w:t>
      </w:r>
      <w:r w:rsidR="000452D8" w:rsidRPr="00F55018">
        <w:t>xenon-129</w:t>
      </w:r>
      <w:r w:rsidRPr="00F55018">
        <w:t>, which requires on-site polarization, specialized coils, and software. Xenon ventilation imaging detects regional ventilation defects, correlates with pulmonary function, and identifies abnormalities in asthma</w:t>
      </w:r>
      <w:r w:rsidR="000452D8" w:rsidRPr="00F55018">
        <w:t>.</w:t>
      </w:r>
      <w:r>
        <w:rPr>
          <w:vertAlign w:val="superscript"/>
          <w:color w:val="FF0000"/>
          <w:strike/>
        </w:rPr>
        <w:t>190</w:t>
      </w:r>
      <w:r>
        <w:rPr>
          <w:vertAlign w:val="superscript"/>
          <w:color w:val="008000"/>
          <w:b/>
        </w:rPr>
        <w:t>123</w:t>
      </w:r>
      <w:r w:rsidRPr="00F55018">
        <w:rPr>
          <w:vertAlign w:val="superscript"/>
        </w:rPr>
        <w:t>,</w:t>
      </w:r>
      <w:r>
        <w:rPr>
          <w:vertAlign w:val="superscript"/>
          <w:color w:val="FF0000"/>
          <w:strike/>
        </w:rPr>
        <w:t>191</w:t>
      </w:r>
      <w:r>
        <w:rPr>
          <w:vertAlign w:val="superscript"/>
          <w:color w:val="008000"/>
          <w:b/>
        </w:rPr>
        <w:t>172</w:t>
      </w:r>
      <w:r w:rsidRPr="00F55018">
        <w:t xml:space="preserve"> Unlike helium, xenon diffuses across the alveolar–capillary membrane and binds hemoglobin, enabling direct imaging of gas exchange, with early applications in fibrotic lung disease and asthma</w:t>
      </w:r>
      <w:r w:rsidR="000452D8" w:rsidRPr="00F55018">
        <w:t>.</w:t>
      </w:r>
      <w:r>
        <w:rPr>
          <w:vertAlign w:val="superscript"/>
          <w:color w:val="FF0000"/>
          <w:strike/>
        </w:rPr>
        <w:t>192</w:t>
      </w:r>
      <w:r>
        <w:rPr>
          <w:vertAlign w:val="superscript"/>
          <w:color w:val="008000"/>
          <w:b/>
        </w:rPr>
        <w:t>124</w:t>
      </w:r>
      <w:r w:rsidRPr="00F55018">
        <w:rPr>
          <w:vertAlign w:val="superscript"/>
        </w:rPr>
        <w:t>,</w:t>
      </w:r>
      <w:r>
        <w:rPr>
          <w:vertAlign w:val="superscript"/>
          <w:color w:val="FF0000"/>
          <w:strike/>
        </w:rPr>
        <w:t>193</w:t>
      </w:r>
      <w:r>
        <w:rPr>
          <w:vertAlign w:val="superscript"/>
          <w:color w:val="008000"/>
          <w:b/>
        </w:rPr>
        <w:t>173</w:t>
      </w:r>
      <w:r w:rsidRPr="00F55018">
        <w:t xml:space="preserve"> As a simpler alternative, </w:t>
      </w:r>
      <w:r w:rsidR="000452D8" w:rsidRPr="00F55018">
        <w:t>f</w:t>
      </w:r>
      <w:r w:rsidR="000452D8" w:rsidRPr="00F55018">
        <w:t>luorine-19</w:t>
      </w:r>
      <w:r w:rsidRPr="00F55018">
        <w:t xml:space="preserve"> MRI using perfluoropropane does not require hyperpolarization and has shown promise for assessing ventilation defects and bronchodilator response in asthma</w:t>
      </w:r>
      <w:r w:rsidR="000452D8" w:rsidRPr="00F55018">
        <w:t>.</w:t>
      </w:r>
      <w:r>
        <w:rPr>
          <w:vertAlign w:val="superscript"/>
          <w:color w:val="FF0000"/>
          <w:strike/>
        </w:rPr>
        <w:t>194</w:t>
      </w:r>
      <w:r>
        <w:rPr>
          <w:vertAlign w:val="superscript"/>
          <w:color w:val="008000"/>
          <w:b/>
        </w:rPr>
        <w:t>174</w:t>
      </w:r>
      <w:r w:rsidRPr="00F55018">
        <w:rPr>
          <w:vertAlign w:val="superscript"/>
        </w:rPr>
        <w:t>,</w:t>
      </w:r>
      <w:r>
        <w:rPr>
          <w:vertAlign w:val="superscript"/>
          <w:color w:val="FF0000"/>
          <w:strike/>
        </w:rPr>
        <w:t>195</w:t>
      </w:r>
      <w:r>
        <w:rPr>
          <w:vertAlign w:val="superscript"/>
          <w:color w:val="008000"/>
          <w:b/>
        </w:rPr>
        <w:t>125</w:t>
      </w:r>
    </w:p>
    <w:p w14:paraId="7D4AB4E3" w14:textId="26024486" w:rsidR="004170FA" w:rsidRPr="00F55018" w:rsidRDefault="008450E7" w:rsidP="004170FA">
      <w:r w:rsidRPr="00F55018">
        <w:t>&lt;H2&gt;</w:t>
      </w:r>
      <w:r w:rsidR="004170FA" w:rsidRPr="00F55018">
        <w:t xml:space="preserve">Functional lung MRI </w:t>
      </w:r>
    </w:p>
    <w:p w14:paraId="360A50FE" w14:textId="0D4281FC" w:rsidR="004170FA" w:rsidRPr="00F55018" w:rsidRDefault="004170FA" w:rsidP="004170FA">
      <w:r w:rsidRPr="00F55018">
        <w:t>This technique aims to assess ventilation and perfusion without inhaled gases. Phase-</w:t>
      </w:r>
      <w:r w:rsidR="00FF2702" w:rsidRPr="00F55018">
        <w:t>r</w:t>
      </w:r>
      <w:r w:rsidRPr="00F55018">
        <w:t xml:space="preserve">esolved </w:t>
      </w:r>
      <w:r w:rsidR="00FF2702" w:rsidRPr="00F55018">
        <w:t>f</w:t>
      </w:r>
      <w:r w:rsidRPr="00F55018">
        <w:t xml:space="preserve">unctional </w:t>
      </w:r>
      <w:r w:rsidR="00FF2702" w:rsidRPr="00F55018">
        <w:t>l</w:t>
      </w:r>
      <w:r w:rsidRPr="00F55018">
        <w:t xml:space="preserve">ung </w:t>
      </w:r>
      <w:r w:rsidRPr="00F55018">
        <w:t>MRI uses continuous proton imaging and Fourier decomposition to extract regional ventilation and perfusion signals across respiratory and cardiac cycles</w:t>
      </w:r>
      <w:r w:rsidR="00FF2702" w:rsidRPr="00F55018">
        <w:t>.</w:t>
      </w:r>
      <w:r>
        <w:rPr>
          <w:vertAlign w:val="superscript"/>
          <w:color w:val="FF0000"/>
          <w:strike/>
        </w:rPr>
        <w:t>196</w:t>
      </w:r>
      <w:r>
        <w:rPr>
          <w:vertAlign w:val="superscript"/>
          <w:color w:val="008000"/>
          <w:b/>
        </w:rPr>
        <w:t>127</w:t>
      </w:r>
      <w:r w:rsidRPr="00F55018">
        <w:t xml:space="preserve"> </w:t>
      </w:r>
      <w:r w:rsidR="00FF2702" w:rsidRPr="00F55018">
        <w:t>Phase-resolved functional lung</w:t>
      </w:r>
      <w:r w:rsidR="00FF2702" w:rsidRPr="00F55018" w:rsidDel="00FF2702">
        <w:t xml:space="preserve"> </w:t>
      </w:r>
      <w:r w:rsidRPr="00F55018">
        <w:t xml:space="preserve">MRI detects ventilation defects comparable to hyperpolarized gas </w:t>
      </w:r>
      <w:r w:rsidRPr="00F55018">
        <w:lastRenderedPageBreak/>
        <w:t>MRI</w:t>
      </w:r>
      <w:r w:rsidR="00FF2702" w:rsidRPr="00F55018">
        <w:t>,</w:t>
      </w:r>
      <w:r>
        <w:rPr>
          <w:vertAlign w:val="superscript"/>
          <w:color w:val="FF0000"/>
          <w:strike/>
        </w:rPr>
        <w:t>197</w:t>
      </w:r>
      <w:r>
        <w:rPr>
          <w:vertAlign w:val="superscript"/>
          <w:color w:val="008000"/>
          <w:b/>
        </w:rPr>
        <w:t>128</w:t>
      </w:r>
      <w:r w:rsidRPr="00F55018">
        <w:t xml:space="preserve"> correlates with pulmonary function, assesses bronchodilator response in asthma, and demonstrates treatment-related improvements in ABPA</w:t>
      </w:r>
      <w:r w:rsidR="00FF2702" w:rsidRPr="00F55018">
        <w:t>.</w:t>
      </w:r>
      <w:r>
        <w:rPr>
          <w:vertAlign w:val="superscript"/>
          <w:color w:val="FF0000"/>
          <w:strike/>
        </w:rPr>
        <w:t>197</w:t>
      </w:r>
      <w:r>
        <w:rPr>
          <w:vertAlign w:val="superscript"/>
          <w:color w:val="008000"/>
          <w:b/>
        </w:rPr>
        <w:t>128</w:t>
      </w:r>
      <w:r w:rsidRPr="00F55018">
        <w:rPr>
          <w:vertAlign w:val="superscript"/>
        </w:rPr>
        <w:t>-</w:t>
      </w:r>
      <w:r>
        <w:rPr>
          <w:vertAlign w:val="superscript"/>
          <w:color w:val="FF0000"/>
          <w:strike/>
        </w:rPr>
        <w:t>199</w:t>
      </w:r>
      <w:r>
        <w:rPr>
          <w:vertAlign w:val="superscript"/>
          <w:color w:val="008000"/>
          <w:b/>
        </w:rPr>
        <w:t>175</w:t>
      </w:r>
    </w:p>
    <w:p w14:paraId="44D1E2BC" w14:textId="00AEBB94" w:rsidR="004170FA" w:rsidRPr="00F55018" w:rsidRDefault="00FF2702" w:rsidP="004170FA">
      <w:r w:rsidRPr="00F55018">
        <w:t>&lt;H2&gt;</w:t>
      </w:r>
      <w:r w:rsidR="004170FA" w:rsidRPr="00F55018">
        <w:t>T</w:t>
      </w:r>
      <w:r w:rsidRPr="00F55018">
        <w:t xml:space="preserve">ype </w:t>
      </w:r>
      <w:r w:rsidR="004170FA" w:rsidRPr="00F55018">
        <w:t xml:space="preserve">2-weighted proton MRI </w:t>
      </w:r>
    </w:p>
    <w:p w14:paraId="42F4248F" w14:textId="5AD36408" w:rsidR="004170FA" w:rsidRPr="00F55018" w:rsidRDefault="004170FA" w:rsidP="004170FA">
      <w:r w:rsidRPr="00F55018">
        <w:t>T</w:t>
      </w:r>
      <w:r w:rsidR="00FF2702" w:rsidRPr="00F55018">
        <w:t xml:space="preserve">ype </w:t>
      </w:r>
      <w:r w:rsidRPr="00F55018">
        <w:t>2-weighted proton MRI enables anatomic assessment of airway inflammation by exploiting increased water content associated with edema. Improvements in lung MRI acquisition have enabled visualization of bronchial walls</w:t>
      </w:r>
      <w:r w:rsidR="003C4517" w:rsidRPr="00F55018">
        <w:t>. S</w:t>
      </w:r>
      <w:r w:rsidRPr="00F55018">
        <w:t>tudies demonstrat</w:t>
      </w:r>
      <w:r w:rsidR="003C4517" w:rsidRPr="00F55018">
        <w:t>e the</w:t>
      </w:r>
      <w:r w:rsidRPr="00F55018">
        <w:t xml:space="preserve"> detection of allergen-induced airway inflammation and correlations with pulmonary function in asthma</w:t>
      </w:r>
      <w:r w:rsidR="003C4517" w:rsidRPr="00F55018">
        <w:t>.</w:t>
      </w:r>
      <w:r>
        <w:rPr>
          <w:vertAlign w:val="superscript"/>
          <w:color w:val="FF0000"/>
          <w:strike/>
        </w:rPr>
        <w:t>200</w:t>
      </w:r>
      <w:r>
        <w:rPr>
          <w:vertAlign w:val="superscript"/>
          <w:color w:val="008000"/>
          <w:b/>
        </w:rPr>
        <w:t>131</w:t>
      </w:r>
      <w:r w:rsidRPr="00F55018">
        <w:rPr>
          <w:vertAlign w:val="superscript"/>
        </w:rPr>
        <w:t>,</w:t>
      </w:r>
      <w:r>
        <w:rPr>
          <w:vertAlign w:val="superscript"/>
          <w:color w:val="FF0000"/>
          <w:strike/>
        </w:rPr>
        <w:t>201</w:t>
      </w:r>
      <w:r>
        <w:rPr>
          <w:vertAlign w:val="superscript"/>
          <w:color w:val="008000"/>
          <w:b/>
        </w:rPr>
        <w:t>132</w:t>
      </w:r>
      <w:r w:rsidRPr="00F55018">
        <w:t xml:space="preserve"> Together, these advances highlight MRI’s growing potential for non</w:t>
      </w:r>
      <w:r w:rsidRPr="00F55018">
        <w:t xml:space="preserve">invasive monitoring of airway inflammation. </w:t>
      </w:r>
    </w:p>
    <w:p w14:paraId="2B2B48C2" w14:textId="4951B159" w:rsidR="004170FA" w:rsidRPr="00F55018" w:rsidDel="003C4517" w:rsidRDefault="004170FA" w:rsidP="004170FA">
      <w:pPr>
        <w:rPr/>
      </w:pPr>
    </w:p>
    <w:p w14:paraId="369306E8" w14:textId="3DF61C02" w:rsidR="004170FA" w:rsidRPr="00F55018" w:rsidRDefault="003C4517" w:rsidP="004170FA">
      <w:r w:rsidRPr="00F55018">
        <w:t>&lt;H1&gt;EXPERT OPINION AND PERSPECTIVES</w:t>
      </w:r>
    </w:p>
    <w:p w14:paraId="417CB03F" w14:textId="38B327E7" w:rsidR="004170FA" w:rsidRPr="00F55018" w:rsidRDefault="004170FA" w:rsidP="004170FA">
      <w:r w:rsidRPr="00F55018">
        <w:t>As precision medicine advances across respiratory care, eosinophil</w:t>
      </w:r>
      <w:r w:rsidR="00912B68" w:rsidRPr="00F55018">
        <w:t>-</w:t>
      </w:r>
      <w:r w:rsidRPr="00F55018">
        <w:t>driven lung diseases stand at a crossroads</w:t>
      </w:r>
      <w:r w:rsidRPr="00F55018">
        <w:t xml:space="preserve"> where new biological insights are rapidly transforming old paradigms of diagnosis, treatment, and pathogenesis. As our understanding of </w:t>
      </w:r>
      <w:r w:rsidRPr="00F55018">
        <w:t>ELDs</w:t>
      </w:r>
      <w:r w:rsidRPr="00F55018">
        <w:t xml:space="preserve"> deepens, it is increasingly clear that no single biomarker can capture the full spectrum of biologic mechanisms driving these disorders. Traditional diagnostic tools</w:t>
      </w:r>
      <w:r w:rsidR="00912B68" w:rsidRPr="00F55018">
        <w:t xml:space="preserve"> such as </w:t>
      </w:r>
      <w:r w:rsidRPr="00F55018">
        <w:t>blood eosinophils, BAL eosinophilia, FeNO, or sputum cytology</w:t>
      </w:r>
      <w:r w:rsidR="00912B68" w:rsidRPr="00F55018">
        <w:t xml:space="preserve"> </w:t>
      </w:r>
      <w:r w:rsidRPr="00F55018">
        <w:t xml:space="preserve">provide only partial insights, often failing to distinguish mechanistic endotypes or </w:t>
      </w:r>
      <w:r w:rsidRPr="00F55018">
        <w:t xml:space="preserve">explain why eosinophilia persists in some diseases while resolving in others. Clinical variability across ELDs underscores this limitation: IL‑5–directed therapies demonstrate clear benefit in EGPA, help only roughly half of </w:t>
      </w:r>
      <w:r w:rsidR="00912B68" w:rsidRPr="00F55018">
        <w:t xml:space="preserve">patients with </w:t>
      </w:r>
      <w:r w:rsidRPr="00F55018">
        <w:t>eosinophilic asthma</w:t>
      </w:r>
      <w:r w:rsidRPr="00F55018">
        <w:t xml:space="preserve">, and show little effect in COPD despite </w:t>
      </w:r>
      <w:r w:rsidRPr="00F55018">
        <w:lastRenderedPageBreak/>
        <w:t xml:space="preserve">elevated blood eosinophils, illustrating that eosinophilia is not a uniform biomarker but rather a heterogeneous signal pointing to distinct disease‑specific pathways. This demands a shift toward biomarkers that not only detect eosinophils but also clarify the cause, activity, compartment, and persistence of eosinophilic inflammation, predict response to targeted therapies, and guide ongoing monitoring. In this context, emerging functional imaging techniques offer the unprecedented ability </w:t>
      </w:r>
      <w:r w:rsidRPr="00F55018">
        <w:t xml:space="preserve">literally </w:t>
      </w:r>
      <w:r w:rsidR="00CB3CDA">
        <w:t xml:space="preserve">to </w:t>
      </w:r>
      <w:r w:rsidRPr="00F55018">
        <w:t>look into the lungs</w:t>
      </w:r>
      <w:r w:rsidRPr="00F55018">
        <w:t>. These modalities hold enormous promise as both stand‑alone biomarkers and complementary composite tools alongside molecular, cellular, and physiologic measures. Collectively, these advances mark a decisive step toward refined, mechanistically informed, and truly personalized biomarker strategies across the ELD spectrum.</w:t>
      </w:r>
    </w:p>
    <w:p w14:paraId="17C9A538" w14:textId="5F1557D2" w:rsidR="00912B68" w:rsidRPr="00F55018" w:rsidRDefault="00912B68" w:rsidP="004170FA">
      <w:pPr>
        <w:rPr/>
      </w:pPr>
      <w:r w:rsidRPr="00F55018">
        <w:t>&lt;H2&gt;</w:t>
      </w:r>
      <w:r w:rsidR="004170FA" w:rsidRPr="00F55018">
        <w:t>Acknowledg</w:t>
      </w:r>
      <w:r w:rsidR="004170FA" w:rsidRPr="00F55018">
        <w:t>ments</w:t>
      </w:r>
    </w:p>
    <w:p w14:paraId="6782430A" w14:textId="4BF76ECD" w:rsidR="004170FA" w:rsidRPr="00F55018" w:rsidDel="00240548" w:rsidRDefault="004170FA" w:rsidP="004170FA">
      <w:pPr>
        <w:rPr/>
      </w:pPr>
      <w:r w:rsidRPr="00F55018">
        <w:t>The authors would like to thank Ms</w:t>
      </w:r>
      <w:r w:rsidRPr="00F55018">
        <w:t xml:space="preserve"> Bohmie Song, </w:t>
      </w:r>
      <w:r w:rsidR="00912B68" w:rsidRPr="00F55018">
        <w:t>u</w:t>
      </w:r>
      <w:r w:rsidRPr="00F55018">
        <w:t xml:space="preserve">ndergraduate </w:t>
      </w:r>
      <w:r w:rsidR="00912B68" w:rsidRPr="00F55018">
        <w:t>s</w:t>
      </w:r>
      <w:r w:rsidRPr="00F55018">
        <w:t>tudent, McMaster University, for the infographic figure.</w:t>
      </w:r>
      <w:r w:rsidR="00912B68" w:rsidRPr="00F55018">
        <w:t xml:space="preserve"> </w:t>
      </w:r>
    </w:p>
    <w:p w14:paraId="0B52D4E4" w14:textId="06589FD3" w:rsidR="004170FA" w:rsidRPr="00F55018" w:rsidDel="00240548" w:rsidRDefault="004170FA" w:rsidP="004170FA">
      <w:pPr>
        <w:rPr/>
      </w:pPr>
    </w:p>
    <w:p w14:paraId="03BDE4C8" w14:textId="27FAAA9B" w:rsidR="004170FA" w:rsidRPr="00F55018" w:rsidRDefault="004170FA" w:rsidP="004170FA">
      <w:r w:rsidRPr="00F55018">
        <w:t xml:space="preserve">MM, MLF, </w:t>
      </w:r>
      <w:r w:rsidR="00240548" w:rsidRPr="00F55018">
        <w:t xml:space="preserve">and </w:t>
      </w:r>
      <w:r w:rsidRPr="00F55018">
        <w:t xml:space="preserve">MH contributed to the conceptual framework of the review article. AR wrote the first draft with MM, MLF, </w:t>
      </w:r>
      <w:r w:rsidR="00240548" w:rsidRPr="00F55018">
        <w:t xml:space="preserve">and </w:t>
      </w:r>
      <w:r w:rsidRPr="00F55018">
        <w:t>MH.</w:t>
      </w:r>
    </w:p>
    <w:p w14:paraId="26FE77BE" w14:textId="452A6659" w:rsidR="004170FA" w:rsidRPr="00F55018" w:rsidDel="00D160C2" w:rsidRDefault="004170FA" w:rsidP="004170FA">
      <w:pPr>
        <w:rPr/>
      </w:pPr>
    </w:p>
    <w:p w14:paraId="0B447883" w14:textId="29D1F669" w:rsidR="004170FA" w:rsidRPr="00F55018" w:rsidDel="00240548" w:rsidRDefault="004170FA" w:rsidP="004170FA">
      <w:pPr>
        <w:rPr>
          <w:moveFrom w:id="2218" w:author="Geri Burgert" w:date="2026-02-01T16:02:00Z" w16du:dateUtc="2026-02-01T21:02:00Z"/>
        </w:rPr>
      </w:pPr>
      <w:moveFromRangeStart w:id="2219" w:author="Geri Burgert" w:date="2026-02-01T16:02:00Z" w:name="move220854149"/>
      <w:moveFrom w:id="2220" w:author="Geri Burgert" w:date="2026-02-01T16:02:00Z" w16du:dateUtc="2026-02-01T21:02:00Z">
        <w:r w:rsidRPr="00F55018" w:rsidDel="00240548">
          <w:t>Conflict of interest: AR has no COI to disclose. MLF reports serving on the Editorial Board for CHEST. MH reports research grant from NIH/NCI (not directly related to this work), as well as serving as Deputy Editor for RadioGraphics. MM reports research grants from Canadian Institutes of Health Research, Canadian Asthma Allergy and Immunology Foundation, AstraZeneca, Sanofi, Methapharm Specialty Pharmaceuticals and Mirimus, and speaker engagement and consulting fees from AstraZeneca, Sanofi, Respiplus, GSK, AbbVie, JN Nova and Mirimus, outside of the submitted work.</w:t>
        </w:r>
      </w:moveFrom>
    </w:p>
    <w:moveFromRangeEnd w:id="2219"/>
    <w:p w14:paraId="5CCFEDD0" w14:textId="1A50C047" w:rsidR="004170FA" w:rsidRPr="00F55018" w:rsidDel="00D160C2" w:rsidRDefault="004170FA" w:rsidP="004170FA">
      <w:pPr>
        <w:rPr/>
      </w:pPr>
    </w:p>
    <w:p w14:paraId="2FE3358E" w14:textId="4FFDBA7A" w:rsidR="004170FA" w:rsidRPr="00F55018" w:rsidDel="00D160C2" w:rsidRDefault="004170FA" w:rsidP="004170FA">
      <w:pPr>
        <w:rPr/>
      </w:pPr>
    </w:p>
    <w:p w14:paraId="3A8A5F21" w14:textId="54C3A161" w:rsidR="004170FA" w:rsidRPr="00F55018" w:rsidDel="009D14C8" w:rsidRDefault="004170FA" w:rsidP="004170FA">
      <w:pPr>
        <w:rPr>
          <w:moveFrom w:id="2225" w:author="Geri Burgert" w:date="2026-02-01T16:05:00Z" w16du:dateUtc="2026-02-01T21:05:00Z"/>
        </w:rPr>
      </w:pPr>
      <w:moveFromRangeStart w:id="2226" w:author="Geri Burgert" w:date="2026-02-01T16:05:00Z" w:name="move220854367"/>
      <w:moveFrom w:id="2227" w:author="Geri Burgert" w:date="2026-02-01T16:05:00Z" w16du:dateUtc="2026-02-01T21:05:00Z">
        <w:r w:rsidRPr="00F55018" w:rsidDel="009D14C8">
          <w:t>Figure 1. Schematic of the diagnostic techniques that are currently in use, are adopted in limited practice, or still in development for eosinophilic lung diseases. Techniques include non-invasive biomarkers (blood eosoinophils, FeNO), sputum- and tissue-based asssessment, imaging modalities, and molecular approaches. Created with https://BioRender.com.</w:t>
        </w:r>
      </w:moveFrom>
    </w:p>
    <w:p w14:paraId="697046F5" w14:textId="7012FC3F" w:rsidR="004170FA" w:rsidRPr="00F55018" w:rsidDel="009D14C8" w:rsidRDefault="004170FA" w:rsidP="004170FA">
      <w:pPr>
        <w:rPr>
          <w:moveFrom w:id="2228" w:author="Geri Burgert" w:date="2026-02-01T16:05:00Z" w16du:dateUtc="2026-02-01T21:05:00Z"/>
        </w:rPr>
      </w:pPr>
    </w:p>
    <w:p w14:paraId="135F1A45" w14:textId="3E32C7F9" w:rsidR="004170FA" w:rsidRPr="00F55018" w:rsidDel="009D14C8" w:rsidRDefault="004170FA" w:rsidP="004170FA">
      <w:pPr>
        <w:rPr>
          <w:moveFrom w:id="2229" w:author="Geri Burgert" w:date="2026-02-01T16:05:00Z" w16du:dateUtc="2026-02-01T21:05:00Z"/>
        </w:rPr>
      </w:pPr>
      <w:moveFrom w:id="2230" w:author="Geri Burgert" w:date="2026-02-01T16:05:00Z" w16du:dateUtc="2026-02-01T21:05:00Z">
        <w:r w:rsidRPr="00F55018" w:rsidDel="009D14C8">
          <w:t>Abbreviations: BAL, bronchoalveolar lavage; CT, computed tomography; DNA, deoxyribonucleic acid; EGP, eosinophil granule protein; ELISA, enzyme-linked immunosorbent assay; eNose, electronic nose; FEG, free eosinophil granule; FeNO, fractional exhaled nitric oxide; GCMS, gas chromatography-mass spectrometry; LCMS, liquid chromatography-mass spectrometry; MRI, magnetic resonance imaging; TCC, total cell count; T2, type-2 ; VOC, volatile organic compound.</w:t>
        </w:r>
        <w:r w:rsidRPr="00F55018" w:rsidDel="005D5E81">
          <w:t xml:space="preserve">  </w:t>
        </w:r>
      </w:moveFrom>
    </w:p>
    <w:p w14:paraId="427F86CF" w14:textId="3D2E718D" w:rsidR="004170FA" w:rsidRPr="00F55018" w:rsidDel="009D14C8" w:rsidRDefault="004170FA" w:rsidP="004170FA">
      <w:pPr>
        <w:rPr>
          <w:moveFrom w:id="2231" w:author="Geri Burgert" w:date="2026-02-01T16:05:00Z" w16du:dateUtc="2026-02-01T21:05:00Z"/>
        </w:rPr>
      </w:pPr>
    </w:p>
    <w:p w14:paraId="31638074" w14:textId="21DB1304" w:rsidR="004170FA" w:rsidRPr="00F55018" w:rsidDel="009D14C8" w:rsidRDefault="004170FA" w:rsidP="004170FA">
      <w:pPr>
        <w:rPr>
          <w:moveFrom w:id="2232" w:author="Geri Burgert" w:date="2026-02-01T16:05:00Z" w16du:dateUtc="2026-02-01T21:05:00Z"/>
        </w:rPr>
      </w:pPr>
      <w:moveFrom w:id="2233" w:author="Geri Burgert" w:date="2026-02-01T16:05:00Z" w16du:dateUtc="2026-02-01T21:05:00Z">
        <w:r w:rsidRPr="00F55018" w:rsidDel="009D14C8">
          <w:t xml:space="preserve">*TCC; **percentage of cells on 400-cell count; ***measuring T2 cytokines (e.g., eotaxin-1, interleukin (IL)-4, IL-5, IL-13) </w:t>
        </w:r>
      </w:moveFrom>
    </w:p>
    <w:moveFromRangeEnd w:id="2226"/>
    <w:p w14:paraId="5143A008" w14:textId="238748FD" w:rsidR="004170FA" w:rsidRPr="00F55018" w:rsidDel="00D160C2" w:rsidRDefault="004170FA" w:rsidP="004170FA">
      <w:pPr>
        <w:rPr/>
      </w:pPr>
    </w:p>
    <w:p w14:paraId="2A5F2E18" w14:textId="2C81FE49" w:rsidR="004170FA" w:rsidRPr="00F55018" w:rsidDel="00D160C2" w:rsidRDefault="004170FA" w:rsidP="004170FA">
      <w:pPr>
        <w:rPr/>
      </w:pPr>
    </w:p>
    <w:p w14:paraId="20782ABC" w14:textId="3AC6AEDC" w:rsidR="004170FA" w:rsidRPr="00F55018" w:rsidDel="00D160C2" w:rsidRDefault="004170FA" w:rsidP="004170FA">
      <w:pPr>
        <w:rPr/>
      </w:pPr>
    </w:p>
    <w:p w14:paraId="3D0C23DF" w14:textId="32F1590B" w:rsidR="004170FA" w:rsidRPr="00F55018" w:rsidDel="00D160C2" w:rsidRDefault="004170FA" w:rsidP="004170FA">
      <w:pPr>
        <w:rPr/>
      </w:pPr>
    </w:p>
    <w:p w14:paraId="15C8F6FC" w14:textId="69E85D4D" w:rsidR="004170FA" w:rsidRPr="00F55018" w:rsidDel="00D160C2" w:rsidRDefault="004170FA" w:rsidP="004170FA">
      <w:pPr>
        <w:rPr/>
      </w:pPr>
    </w:p>
    <w:p w14:paraId="59B7D446" w14:textId="1A102A34" w:rsidR="004170FA" w:rsidRPr="00F55018" w:rsidDel="00D160C2" w:rsidRDefault="004170FA" w:rsidP="004170FA">
      <w:pPr>
        <w:rPr/>
      </w:pPr>
    </w:p>
    <w:p w14:paraId="7C575A24" w14:textId="720A568B" w:rsidR="004170FA" w:rsidRPr="00F55018" w:rsidDel="00D160C2" w:rsidRDefault="004170FA" w:rsidP="004170FA">
      <w:pPr>
        <w:rPr/>
      </w:pPr>
    </w:p>
    <w:p w14:paraId="3E2A19AE" w14:textId="0E3011CB" w:rsidR="004170FA" w:rsidRPr="00F55018" w:rsidDel="00D160C2" w:rsidRDefault="004170FA" w:rsidP="004170FA">
      <w:pPr>
        <w:rPr/>
      </w:pPr>
    </w:p>
    <w:p w14:paraId="7027F2C3" w14:textId="54E69BEB" w:rsidR="004170FA" w:rsidRPr="00F55018" w:rsidDel="00D160C2" w:rsidRDefault="004170FA" w:rsidP="004170FA">
      <w:pPr>
        <w:rPr/>
      </w:pPr>
    </w:p>
    <w:p w14:paraId="479918C7" w14:textId="3DF17D18" w:rsidR="004170FA" w:rsidRPr="00F55018" w:rsidDel="00D160C2" w:rsidRDefault="004170FA" w:rsidP="004170FA">
      <w:pPr>
        <w:rPr/>
      </w:pPr>
    </w:p>
    <w:p w14:paraId="57586089" w14:textId="2B91855A" w:rsidR="004170FA" w:rsidRPr="00F55018" w:rsidRDefault="004170FA" w:rsidP="004170FA">
      <w:r w:rsidR="00D160C2" w:rsidRPr="00F55018">
        <w:t>&lt;H1&gt;REFERENCES</w:t>
      </w:r>
    </w:p>
    <w:p w14:paraId="747C443A" w14:textId="7EFE6763" w:rsidR="004170FA" w:rsidRPr="00F55018" w:rsidDel="00707DC8" w:rsidRDefault="004170FA" w:rsidP="004170FA">
      <w:pPr>
        <w:rPr/>
      </w:pPr>
    </w:p>
    <w:p w14:paraId="5E526AD1" w14:textId="5C375F8A" w:rsidR="004170FA" w:rsidRPr="00F55018" w:rsidRDefault="004170FA" w:rsidP="004170FA">
      <w:r w:rsidRPr="00F55018">
        <w:t>1.</w:t>
      </w:r>
      <w:r w:rsidR="00162E96" w:rsidRPr="00F55018">
        <w:t xml:space="preserve"> </w:t>
      </w:r>
      <w:r w:rsidRPr="00F55018">
        <w:t>George L, Brightling CE. Eosinophilic airway inflammation: role in asthma and chronic obstructive pulmonary disease. Ther</w:t>
      </w:r>
      <w:r w:rsidRPr="00F55018">
        <w:t xml:space="preserve"> Adv</w:t>
      </w:r>
      <w:r w:rsidRPr="00F55018">
        <w:t xml:space="preserve"> Chronic Dis</w:t>
      </w:r>
      <w:r w:rsidRPr="00F55018">
        <w:t xml:space="preserve"> 2016;7</w:t>
      </w:r>
      <w:r w:rsidRPr="00F55018">
        <w:t>:34-51.</w:t>
      </w:r>
    </w:p>
    <w:p w14:paraId="1AD8B69C" w14:textId="79013470" w:rsidR="004170FA" w:rsidRPr="00F55018" w:rsidRDefault="004170FA" w:rsidP="004170FA">
      <w:r w:rsidRPr="00F55018">
        <w:lastRenderedPageBreak/>
        <w:t>2.</w:t>
      </w:r>
      <w:r w:rsidR="00171E31" w:rsidRPr="00F55018">
        <w:t xml:space="preserve"> </w:t>
      </w:r>
      <w:r w:rsidRPr="00F55018">
        <w:t>Jesenak M, Diamant Z, Simon D, Tufvesson E, Seys SF, Mukherjee M, et al. Eosinophils—from cradle to grave. Allergy</w:t>
      </w:r>
      <w:r w:rsidRPr="00F55018">
        <w:t xml:space="preserve"> 2023;78</w:t>
      </w:r>
      <w:r w:rsidRPr="00F55018">
        <w:t>:3077-102.</w:t>
      </w:r>
    </w:p>
    <w:p w14:paraId="06E23A9E" w14:textId="26DA0CC9" w:rsidR="004170FA" w:rsidRPr="00F55018" w:rsidRDefault="004170FA" w:rsidP="004170FA">
      <w:r w:rsidRPr="00F55018">
        <w:t>3.</w:t>
      </w:r>
      <w:r w:rsidR="00171E31" w:rsidRPr="00F55018">
        <w:t xml:space="preserve"> </w:t>
      </w:r>
      <w:r w:rsidRPr="00F55018">
        <w:t xml:space="preserve">Wechsler ME, Munitz A, Ackerman SJ, Drake MG, Jackson DJ, Wardlaw AJ, et al. Eosinophils in </w:t>
      </w:r>
      <w:r w:rsidR="00171E31" w:rsidRPr="00F55018">
        <w:t>h</w:t>
      </w:r>
      <w:r w:rsidRPr="00F55018">
        <w:t xml:space="preserve">ealth and </w:t>
      </w:r>
      <w:r w:rsidR="00171E31" w:rsidRPr="00F55018">
        <w:t>d</w:t>
      </w:r>
      <w:r w:rsidRPr="00F55018">
        <w:t xml:space="preserve">isease: </w:t>
      </w:r>
      <w:r w:rsidR="00171E31" w:rsidRPr="00F55018">
        <w:t>a</w:t>
      </w:r>
      <w:r w:rsidRPr="00F55018">
        <w:t xml:space="preserve"> </w:t>
      </w:r>
      <w:r w:rsidR="00171E31" w:rsidRPr="00F55018">
        <w:t>s</w:t>
      </w:r>
      <w:r w:rsidRPr="00F55018">
        <w:t>tate-of-the-</w:t>
      </w:r>
      <w:r w:rsidR="00171E31" w:rsidRPr="00F55018">
        <w:t>a</w:t>
      </w:r>
      <w:r w:rsidRPr="00F55018">
        <w:t xml:space="preserve">rt </w:t>
      </w:r>
      <w:r w:rsidR="00171E31" w:rsidRPr="00F55018">
        <w:t>r</w:t>
      </w:r>
      <w:r w:rsidRPr="00F55018">
        <w:t>eview. Mayo Clin</w:t>
      </w:r>
      <w:r w:rsidRPr="00F55018">
        <w:t xml:space="preserve"> Proc</w:t>
      </w:r>
      <w:r w:rsidRPr="00F55018">
        <w:t xml:space="preserve"> 2021;96</w:t>
      </w:r>
      <w:r w:rsidRPr="00F55018">
        <w:t>:2694-707.</w:t>
      </w:r>
    </w:p>
    <w:p w14:paraId="2FEF7EDD" w14:textId="3ACCAE72" w:rsidR="004170FA" w:rsidRPr="00F55018" w:rsidRDefault="004170FA" w:rsidP="004170FA">
      <w:r w:rsidRPr="00F55018">
        <w:t>4.</w:t>
      </w:r>
      <w:r w:rsidR="00171E31" w:rsidRPr="00F55018">
        <w:t xml:space="preserve"> </w:t>
      </w:r>
      <w:r w:rsidRPr="00F55018">
        <w:t xml:space="preserve">Bernheim A, McLoud T. A </w:t>
      </w:r>
      <w:r w:rsidR="00171E31" w:rsidRPr="00F55018">
        <w:t>r</w:t>
      </w:r>
      <w:r w:rsidRPr="00F55018">
        <w:t xml:space="preserve">eview of </w:t>
      </w:r>
      <w:r w:rsidR="00171E31" w:rsidRPr="00F55018">
        <w:t>c</w:t>
      </w:r>
      <w:r w:rsidRPr="00F55018">
        <w:t xml:space="preserve">linical and </w:t>
      </w:r>
      <w:r w:rsidR="00171E31" w:rsidRPr="00F55018">
        <w:t>i</w:t>
      </w:r>
      <w:r w:rsidRPr="00F55018">
        <w:t xml:space="preserve">maging </w:t>
      </w:r>
      <w:r w:rsidR="00171E31" w:rsidRPr="00F55018">
        <w:t>f</w:t>
      </w:r>
      <w:r w:rsidRPr="00F55018">
        <w:t xml:space="preserve">indings in </w:t>
      </w:r>
      <w:r w:rsidR="00171E31" w:rsidRPr="00F55018">
        <w:t>e</w:t>
      </w:r>
      <w:r w:rsidRPr="00F55018">
        <w:t xml:space="preserve">osinophilic </w:t>
      </w:r>
      <w:r w:rsidR="00171E31" w:rsidRPr="00F55018">
        <w:t>l</w:t>
      </w:r>
      <w:r w:rsidRPr="00F55018">
        <w:t xml:space="preserve">ung </w:t>
      </w:r>
      <w:r w:rsidR="00171E31" w:rsidRPr="00F55018">
        <w:t>d</w:t>
      </w:r>
      <w:r w:rsidRPr="00F55018">
        <w:t>iseases. Am</w:t>
      </w:r>
      <w:r w:rsidRPr="00F55018">
        <w:t xml:space="preserve"> J</w:t>
      </w:r>
      <w:r w:rsidRPr="00F55018">
        <w:t xml:space="preserve"> Roentgenol</w:t>
      </w:r>
      <w:r w:rsidRPr="00F55018">
        <w:t xml:space="preserve"> 2017;208</w:t>
      </w:r>
      <w:r w:rsidRPr="00F55018">
        <w:t>:1002-10.</w:t>
      </w:r>
    </w:p>
    <w:p w14:paraId="11E2B85C" w14:textId="33554244" w:rsidR="004170FA" w:rsidRPr="00F55018" w:rsidRDefault="004170FA" w:rsidP="004170FA">
      <w:r w:rsidRPr="00F55018">
        <w:t>5.</w:t>
      </w:r>
      <w:r w:rsidR="00171E31" w:rsidRPr="00F55018">
        <w:t xml:space="preserve"> </w:t>
      </w:r>
      <w:r w:rsidRPr="00F55018">
        <w:t>Allen JN, Davis WB. Eosinophilic lung diseases. Am</w:t>
      </w:r>
      <w:r w:rsidR="00171E31" w:rsidRPr="00F55018">
        <w:t xml:space="preserve"> </w:t>
      </w:r>
      <w:r w:rsidRPr="00F55018">
        <w:t>J</w:t>
      </w:r>
      <w:r w:rsidRPr="00F55018">
        <w:t xml:space="preserve"> Respir</w:t>
      </w:r>
      <w:r w:rsidRPr="00F55018">
        <w:t xml:space="preserve"> Critical Care Med</w:t>
      </w:r>
      <w:r w:rsidRPr="00F55018">
        <w:t xml:space="preserve"> 1994;150</w:t>
      </w:r>
      <w:r w:rsidRPr="00F55018">
        <w:t>:1423-38.</w:t>
      </w:r>
    </w:p>
    <w:p w14:paraId="41C74D41" w14:textId="54E15104" w:rsidR="004170FA" w:rsidRPr="00F55018" w:rsidRDefault="004170FA" w:rsidP="004170FA">
      <w:r w:rsidRPr="00F55018">
        <w:t>6.</w:t>
      </w:r>
      <w:r w:rsidR="00171E31" w:rsidRPr="00F55018">
        <w:t xml:space="preserve"> </w:t>
      </w:r>
      <w:r w:rsidRPr="00F55018">
        <w:t>Bain GA, Flower CDR. Pulmonary eosinophilia. Eur</w:t>
      </w:r>
      <w:r w:rsidR="00171E31" w:rsidRPr="00F55018">
        <w:t xml:space="preserve"> </w:t>
      </w:r>
      <w:r w:rsidRPr="00F55018">
        <w:t>J</w:t>
      </w:r>
      <w:r w:rsidRPr="00F55018">
        <w:t xml:space="preserve"> Radiol</w:t>
      </w:r>
      <w:r w:rsidRPr="00F55018">
        <w:t xml:space="preserve"> 1996;23</w:t>
      </w:r>
      <w:r w:rsidRPr="00F55018">
        <w:t>:3-8.</w:t>
      </w:r>
    </w:p>
    <w:p w14:paraId="15EB9A6C" w14:textId="38E238A4" w:rsidR="004170FA" w:rsidRPr="00F55018" w:rsidRDefault="004170FA" w:rsidP="004170FA">
      <w:r w:rsidRPr="00F55018">
        <w:t>7.</w:t>
      </w:r>
      <w:r w:rsidR="00171E31" w:rsidRPr="00F55018">
        <w:t xml:space="preserve"> </w:t>
      </w:r>
      <w:r w:rsidRPr="00F55018">
        <w:t xml:space="preserve">Cottin V. Eosinophilic </w:t>
      </w:r>
      <w:r w:rsidR="00165CC7" w:rsidRPr="00F55018">
        <w:t>l</w:t>
      </w:r>
      <w:r w:rsidRPr="00F55018">
        <w:t xml:space="preserve">ung </w:t>
      </w:r>
      <w:r w:rsidR="00165CC7" w:rsidRPr="00F55018">
        <w:t>d</w:t>
      </w:r>
      <w:r w:rsidRPr="00F55018">
        <w:t>iseases. Immunol</w:t>
      </w:r>
      <w:r w:rsidRPr="00F55018">
        <w:t xml:space="preserve"> Allergy Clin</w:t>
      </w:r>
      <w:r w:rsidRPr="00F55018">
        <w:t xml:space="preserve"> North Am</w:t>
      </w:r>
      <w:r w:rsidRPr="00F55018">
        <w:t xml:space="preserve"> 2023;43</w:t>
      </w:r>
      <w:r w:rsidRPr="00F55018">
        <w:t>:289-322.</w:t>
      </w:r>
    </w:p>
    <w:p w14:paraId="0A8FD29E" w14:textId="28204FA2" w:rsidR="004170FA" w:rsidRDefault="004170FA" w:rsidP="004170FA">
      <w:pPr>
        <w:rPr/>
      </w:pPr>
      <w:r w:rsidRPr="00F55018">
        <w:t>8.</w:t>
      </w:r>
      <w:r w:rsidR="00165CC7" w:rsidRPr="00F55018">
        <w:t xml:space="preserve"> </w:t>
      </w:r>
      <w:r w:rsidRPr="00F55018">
        <w:t xml:space="preserve">Ou F-S, Michiels S, Shyr Y, Adjei AA, Oberg AL. Biomarker </w:t>
      </w:r>
      <w:r w:rsidR="00165CC7" w:rsidRPr="00F55018">
        <w:t>d</w:t>
      </w:r>
      <w:r w:rsidRPr="00F55018">
        <w:t xml:space="preserve">iscovery and </w:t>
      </w:r>
      <w:r w:rsidR="00165CC7" w:rsidRPr="00F55018">
        <w:t>v</w:t>
      </w:r>
      <w:r w:rsidRPr="00F55018">
        <w:t xml:space="preserve">alidation: </w:t>
      </w:r>
      <w:r w:rsidR="00165CC7" w:rsidRPr="00F55018">
        <w:t>s</w:t>
      </w:r>
      <w:r w:rsidRPr="00F55018">
        <w:t xml:space="preserve">tatistical </w:t>
      </w:r>
      <w:r w:rsidR="00165CC7" w:rsidRPr="00F55018">
        <w:t>c</w:t>
      </w:r>
      <w:r w:rsidRPr="00F55018">
        <w:t>onsiderations. J</w:t>
      </w:r>
      <w:r w:rsidRPr="00F55018">
        <w:t xml:space="preserve"> Thorac</w:t>
      </w:r>
      <w:r w:rsidRPr="00F55018">
        <w:t xml:space="preserve"> Oncol</w:t>
      </w:r>
      <w:r w:rsidRPr="00F55018">
        <w:t xml:space="preserve"> 2021;16</w:t>
      </w:r>
      <w:r w:rsidRPr="00F55018">
        <w:t>:537-45.</w:t>
      </w:r>
    </w:p>
    <w:p w14:paraId="687F906D" w14:textId="33317F1D" w:rsidR="00653205" w:rsidRDefault="00653205" w:rsidP="004170FA">
      <w:pPr>
        <w:rPr/>
      </w:pPr>
      <w:r w:rsidRPr="00653205">
        <w:rPr>
          <w:highlight w:val="yellow"/>
        </w:rPr>
        <w:t>9. De Giacomi F, Decker PA, Vassallo R, Ryu JH. Acute eosinophilic pneumonia: correlation of clinical characteristics with underlying cause. Chest 2017;152:379-85.</w:t>
      </w:r>
    </w:p>
    <w:p w14:paraId="771E77EF" w14:textId="77777777" w:rsidR="00653205" w:rsidRPr="00653205" w:rsidRDefault="00653205" w:rsidP="00653205">
      <w:pPr>
        <w:rPr>
          <w:highlight w:val="yellow"/>
        </w:rPr>
      </w:pPr>
      <w:r w:rsidRPr="00653205">
        <w:rPr>
          <w:highlight w:val="yellow"/>
        </w:rPr>
        <w:lastRenderedPageBreak/>
        <w:t>10. Watz H, Tetzlaff K, Wouters EFM, Kirsten A, Magnussen H, Rodriguez-Roisin R, et al.  Blood eosinophil count and exacerbations in severe chronic obstructive pulmonary disease after withdrawal of inhaled corticosteroids: a post-hoc analysis of the WISDOM trial. Lancet Respir Med 2016;4:390-8.</w:t>
      </w:r>
    </w:p>
    <w:p w14:paraId="66EC062E" w14:textId="77777777" w:rsidR="00653205" w:rsidRPr="00653205" w:rsidRDefault="00653205" w:rsidP="00653205">
      <w:pPr>
        <w:rPr>
          <w:highlight w:val="yellow"/>
        </w:rPr>
      </w:pPr>
      <w:r w:rsidRPr="00653205">
        <w:rPr>
          <w:highlight w:val="yellow"/>
        </w:rPr>
        <w:t>11. Pavord ID, Korn S, Howarth P, Bleecker ER, Buhl R, Keeneet ON, al. Mepolizumab for severe eosinophilic asthma (DREAM): a multicentre, double-blind, placebo-controlled trial. Lancet 2012;389:651-9.</w:t>
      </w:r>
    </w:p>
    <w:p w14:paraId="07B60462" w14:textId="77777777" w:rsidR="00653205" w:rsidRPr="00653205" w:rsidRDefault="00653205" w:rsidP="00653205">
      <w:pPr>
        <w:rPr>
          <w:highlight w:val="yellow"/>
        </w:rPr>
      </w:pPr>
      <w:r w:rsidRPr="00653205">
        <w:rPr>
          <w:highlight w:val="yellow"/>
        </w:rPr>
        <w:t>12. Grayson PC, Monach PA, Pagnoux C, Cuthbertson D, Carette S, Hoffmanet GS, al. Value of commonly measured laboratory tests as biomarkers of disease activity and predictors of relapse in eosinophilic granulomatosis with polyangiitis. Rheumatology (Oxford) 2015;54:1351-9.</w:t>
      </w:r>
    </w:p>
    <w:p w14:paraId="6CD2C5C4" w14:textId="77777777" w:rsidR="00653205" w:rsidRPr="00653205" w:rsidRDefault="00653205" w:rsidP="00653205">
      <w:pPr>
        <w:rPr>
          <w:highlight w:val="yellow"/>
        </w:rPr>
      </w:pPr>
      <w:r w:rsidRPr="00653205">
        <w:rPr>
          <w:highlight w:val="yellow"/>
        </w:rPr>
        <w:t>13. De Giacomi F, Vassallo R, Yi FD, Ryu JH. Acute eosinophilic pneumonia. Causes, diagnosis, and management. Am J Respir Crit Care Med 2018;197:728-36.</w:t>
      </w:r>
    </w:p>
    <w:p w14:paraId="6CF9E9CF" w14:textId="7C478CB3" w:rsidR="00653205" w:rsidRPr="00653205" w:rsidRDefault="00653205" w:rsidP="00653205">
      <w:pPr>
        <w:rPr>
          <w:highlight w:val="yellow"/>
        </w:rPr>
      </w:pPr>
      <w:r w:rsidRPr="00653205">
        <w:rPr>
          <w:highlight w:val="yellow"/>
        </w:rPr>
        <w:t>14</w:t>
      </w:r>
      <w:r w:rsidR="00D72037">
        <w:rPr>
          <w:highlight w:val="yellow"/>
        </w:rPr>
        <w:t>.</w:t>
      </w:r>
      <w:r w:rsidRPr="00653205">
        <w:rPr>
          <w:highlight w:val="yellow"/>
        </w:rPr>
        <w:t xml:space="preserve"> Marchand E, Reynaud-Gaubert M, Lauque D, Durieu J, Tonnel A-B, Cordier J-F. Idiopathic chronic eosinophilic pneumonia: a clinical and follow-up study of 62 cases. Medicine 1998;77:299-312.</w:t>
      </w:r>
    </w:p>
    <w:p w14:paraId="4A8BA2E9" w14:textId="77777777" w:rsidR="00653205" w:rsidRPr="00653205" w:rsidRDefault="00653205" w:rsidP="00653205">
      <w:pPr>
        <w:rPr>
          <w:highlight w:val="yellow"/>
        </w:rPr>
      </w:pPr>
      <w:r w:rsidRPr="00653205">
        <w:rPr>
          <w:highlight w:val="yellow"/>
        </w:rPr>
        <w:t>15. Allen JN, Davis WB, Pacht ER. Diagnostic significance of increased bronchoalveolar lavage fluid eosinophils. Am Rev Respir Dis 1990;142:642-7.</w:t>
      </w:r>
    </w:p>
    <w:p w14:paraId="69F59018" w14:textId="77777777" w:rsidR="00653205" w:rsidRPr="00653205" w:rsidRDefault="00653205" w:rsidP="00653205">
      <w:pPr>
        <w:rPr>
          <w:highlight w:val="yellow"/>
        </w:rPr>
      </w:pPr>
      <w:r w:rsidRPr="00653205">
        <w:rPr>
          <w:highlight w:val="yellow"/>
        </w:rPr>
        <w:lastRenderedPageBreak/>
        <w:t>16. Bousquet J, Chanez P, Lacoste JY, Barnéon G, Ghavanian N, Enander I, et al. Eosinophilic inflammation in asthma. N Engl J Med 1990;323:1033-9.</w:t>
      </w:r>
    </w:p>
    <w:p w14:paraId="53641D3A" w14:textId="3000D88F" w:rsidR="00653205" w:rsidRPr="00653205" w:rsidRDefault="00653205" w:rsidP="00653205">
      <w:pPr>
        <w:rPr>
          <w:highlight w:val="yellow"/>
        </w:rPr>
      </w:pPr>
      <w:r w:rsidRPr="00653205">
        <w:rPr>
          <w:highlight w:val="yellow"/>
        </w:rPr>
        <w:t>17. Global initiative for asthma. Global strategy for asthma management and prevention, 2024.</w:t>
      </w:r>
    </w:p>
    <w:p w14:paraId="42C20D17" w14:textId="7196EDC6" w:rsidR="00653205" w:rsidRPr="00653205" w:rsidRDefault="00653205" w:rsidP="00653205">
      <w:pPr>
        <w:rPr>
          <w:highlight w:val="yellow"/>
        </w:rPr>
      </w:pPr>
      <w:r w:rsidRPr="00653205">
        <w:rPr>
          <w:highlight w:val="yellow"/>
        </w:rPr>
        <w:t>18</w:t>
      </w:r>
      <w:r w:rsidR="00C76286">
        <w:rPr>
          <w:highlight w:val="yellow"/>
        </w:rPr>
        <w:t>.</w:t>
      </w:r>
      <w:r w:rsidRPr="00653205">
        <w:rPr>
          <w:highlight w:val="yellow"/>
        </w:rPr>
        <w:t xml:space="preserve"> Pizzichini E, Pizzichini M, Efthimiadis A, Hargreave F, Dolovich J. Measurement of inflammatory indices in induced sputum: effects of selection of sputum to minimize salivary contamination. Eur Respir J 1996;9:1174-80.</w:t>
      </w:r>
    </w:p>
    <w:p w14:paraId="297D0F16" w14:textId="0DEDD6F6" w:rsidR="00653205" w:rsidRPr="00653205" w:rsidRDefault="00653205" w:rsidP="00653205">
      <w:pPr>
        <w:rPr>
          <w:highlight w:val="yellow"/>
        </w:rPr>
      </w:pPr>
      <w:r w:rsidRPr="00653205">
        <w:rPr>
          <w:highlight w:val="yellow"/>
        </w:rPr>
        <w:t>19</w:t>
      </w:r>
      <w:r w:rsidR="00C76286">
        <w:rPr>
          <w:highlight w:val="yellow"/>
        </w:rPr>
        <w:t>.</w:t>
      </w:r>
      <w:r w:rsidRPr="00653205">
        <w:rPr>
          <w:highlight w:val="yellow"/>
        </w:rPr>
        <w:t xml:space="preserve"> Green RH, Brightling CE, McKenna S, Hargadon B, Parker D, Bradding P, et al. Asthma exacerbations and sputum eosinophil counts: a randomised controlled trial. Lancet 2002;360:1715-21.</w:t>
      </w:r>
    </w:p>
    <w:p w14:paraId="3DB88FC4" w14:textId="221319F5" w:rsidR="00653205" w:rsidRPr="00653205" w:rsidRDefault="00653205" w:rsidP="00653205">
      <w:pPr>
        <w:rPr>
          <w:highlight w:val="yellow"/>
        </w:rPr>
      </w:pPr>
      <w:r w:rsidRPr="00653205">
        <w:rPr>
          <w:highlight w:val="yellow"/>
        </w:rPr>
        <w:t>20</w:t>
      </w:r>
      <w:r w:rsidR="00C76286">
        <w:rPr>
          <w:highlight w:val="yellow"/>
        </w:rPr>
        <w:t>.</w:t>
      </w:r>
      <w:r w:rsidRPr="00653205">
        <w:rPr>
          <w:highlight w:val="yellow"/>
        </w:rPr>
        <w:t xml:space="preserve"> Siva R, Green RH, Brightling CE, Shelley M, Hargadon B, McKenna S, et al. Eosinophilic airway inflammation and exacerbations of COPD: a randomised controlled trial. Eur Respir J 2007;29:906-13.</w:t>
      </w:r>
    </w:p>
    <w:p w14:paraId="6C7024B2" w14:textId="11FB7735" w:rsidR="00653205" w:rsidRPr="00653205" w:rsidRDefault="00653205" w:rsidP="00653205">
      <w:pPr>
        <w:rPr>
          <w:highlight w:val="yellow"/>
        </w:rPr>
      </w:pPr>
      <w:r w:rsidRPr="00653205">
        <w:rPr>
          <w:highlight w:val="yellow"/>
        </w:rPr>
        <w:t>21</w:t>
      </w:r>
      <w:r w:rsidR="00C76286">
        <w:rPr>
          <w:highlight w:val="yellow"/>
        </w:rPr>
        <w:t>.</w:t>
      </w:r>
      <w:r w:rsidRPr="00653205">
        <w:rPr>
          <w:highlight w:val="yellow"/>
        </w:rPr>
        <w:t xml:space="preserve"> Leigh R, Pizzichini MMM, Morris MM, Maltais F, Hargreave FE, Pizzichini E. Stable COPD: predicting benefit from high-dose inhaled corticosteroid treatment. Eur Respir J 2006;27:964-71.</w:t>
      </w:r>
    </w:p>
    <w:p w14:paraId="253CC058" w14:textId="2909B99D" w:rsidR="00653205" w:rsidRPr="00653205" w:rsidRDefault="00653205" w:rsidP="00653205">
      <w:pPr>
        <w:rPr>
          <w:highlight w:val="yellow"/>
        </w:rPr>
      </w:pPr>
      <w:r w:rsidRPr="00653205">
        <w:rPr>
          <w:highlight w:val="yellow"/>
        </w:rPr>
        <w:t>22</w:t>
      </w:r>
      <w:r w:rsidR="00C76286">
        <w:rPr>
          <w:highlight w:val="yellow"/>
        </w:rPr>
        <w:t>.</w:t>
      </w:r>
      <w:r w:rsidRPr="00653205">
        <w:rPr>
          <w:highlight w:val="yellow"/>
        </w:rPr>
        <w:t xml:space="preserve"> Nair P, Pizzichini MMM, Kjarsgaard M, Inman MD, Efthimiadis A, Pizzichini E, et al. Mepolizumab for prednisone-dependent asthma with sputum eosinophilia. N Engl J Med 2009;360:985-93.</w:t>
      </w:r>
    </w:p>
    <w:p w14:paraId="26ABB73A" w14:textId="59423FFB" w:rsidR="00653205" w:rsidRPr="00653205" w:rsidRDefault="00653205" w:rsidP="00653205">
      <w:pPr>
        <w:rPr>
          <w:highlight w:val="yellow"/>
        </w:rPr>
      </w:pPr>
      <w:r w:rsidRPr="00653205">
        <w:rPr>
          <w:highlight w:val="yellow"/>
        </w:rPr>
        <w:lastRenderedPageBreak/>
        <w:t>23</w:t>
      </w:r>
      <w:r w:rsidR="00C76286">
        <w:rPr>
          <w:highlight w:val="yellow"/>
        </w:rPr>
        <w:t>.</w:t>
      </w:r>
      <w:r w:rsidRPr="00653205">
        <w:rPr>
          <w:highlight w:val="yellow"/>
        </w:rPr>
        <w:t xml:space="preserve"> Dweik RA, Boggs PB, Erzurum SC, Irvin CG, Leigh MW, Lundberget JO, al. An official ATS clinical practice guideline: interpretation of exhaled nitric oxide levels (FENO) for clinical applications. Am J Respir Crit Care Med 2011;184:602-15.</w:t>
      </w:r>
    </w:p>
    <w:p w14:paraId="24A0FBF2" w14:textId="09B5F77A" w:rsidR="00653205" w:rsidRPr="00653205" w:rsidRDefault="00653205" w:rsidP="00653205">
      <w:pPr>
        <w:rPr>
          <w:highlight w:val="yellow"/>
        </w:rPr>
      </w:pPr>
      <w:r w:rsidRPr="00653205">
        <w:rPr>
          <w:highlight w:val="yellow"/>
        </w:rPr>
        <w:t>24</w:t>
      </w:r>
      <w:r w:rsidR="00C76286">
        <w:rPr>
          <w:highlight w:val="yellow"/>
        </w:rPr>
        <w:t>.</w:t>
      </w:r>
      <w:r w:rsidRPr="00653205">
        <w:rPr>
          <w:highlight w:val="yellow"/>
        </w:rPr>
        <w:t xml:space="preserve"> Louis R, Satia I, Ojanguren I, Schleich F, Bonini M, Tonia T, et al. European Respiratory Society guidelines for the diagnosis of asthma in adults. Eur Respir J 2022;60:2101585.</w:t>
      </w:r>
    </w:p>
    <w:p w14:paraId="4EEE3E84" w14:textId="1D432584" w:rsidR="00653205" w:rsidRPr="00653205" w:rsidRDefault="00653205" w:rsidP="00653205">
      <w:pPr>
        <w:rPr>
          <w:highlight w:val="yellow"/>
        </w:rPr>
      </w:pPr>
      <w:r w:rsidRPr="00653205">
        <w:rPr>
          <w:highlight w:val="yellow"/>
        </w:rPr>
        <w:t>25</w:t>
      </w:r>
      <w:r w:rsidR="00C76286">
        <w:rPr>
          <w:highlight w:val="yellow"/>
        </w:rPr>
        <w:t>.</w:t>
      </w:r>
      <w:r w:rsidRPr="00653205">
        <w:rPr>
          <w:highlight w:val="yellow"/>
        </w:rPr>
        <w:t xml:space="preserve"> Zitt M. Clinical applications of exhaled nitric oxide for the diagnosis and management of asthma: a consensus report. Clin Ther 2005;27:1238-50.</w:t>
      </w:r>
    </w:p>
    <w:p w14:paraId="1B22FDE9" w14:textId="2011B12D" w:rsidR="00653205" w:rsidRDefault="00653205" w:rsidP="00653205">
      <w:pPr>
        <w:rPr/>
      </w:pPr>
      <w:r w:rsidRPr="00653205">
        <w:rPr>
          <w:highlight w:val="yellow"/>
        </w:rPr>
        <w:t>26</w:t>
      </w:r>
      <w:r w:rsidR="00C76286">
        <w:rPr>
          <w:highlight w:val="yellow"/>
        </w:rPr>
        <w:t>.</w:t>
      </w:r>
      <w:r w:rsidRPr="00653205">
        <w:rPr>
          <w:highlight w:val="yellow"/>
        </w:rPr>
        <w:t xml:space="preserve"> Meulmeester FL, Mailhot-Larouche S, Celis-Preciado C, Lemaire-Paquette S, Ramakrishnan S, Wechsler ME, et al. Inflammatory and clinical risk factors for asthma attacks (ORACLE2): a patient-level meta-analysis of control groups of 22 randomised trials. Lancet Respir Med 2025;13:505-16.</w:t>
      </w:r>
    </w:p>
    <w:p w14:paraId="49168158" w14:textId="3E724517" w:rsidR="00653205" w:rsidRPr="00F55018" w:rsidDel="00C107DB" w:rsidRDefault="00653205" w:rsidP="004170FA">
      <w:pPr>
        <w:rPr/>
      </w:pPr>
    </w:p>
    <w:p w14:paraId="4A8F9F69" w14:textId="6530433A" w:rsidR="004170FA" w:rsidRPr="00F55018" w:rsidRDefault="00AC1088" w:rsidP="004170FA">
      <w:r>
        <w:t>27</w:t>
      </w:r>
      <w:r w:rsidR="004170FA" w:rsidRPr="00F55018">
        <w:t>.</w:t>
      </w:r>
      <w:r w:rsidR="00165CC7" w:rsidRPr="00F55018">
        <w:t xml:space="preserve"> </w:t>
      </w:r>
      <w:r w:rsidR="004170FA" w:rsidRPr="00F55018">
        <w:t xml:space="preserve">Meyer K. Bronchoalveolar </w:t>
      </w:r>
      <w:r w:rsidR="00165CC7" w:rsidRPr="00F55018">
        <w:t>l</w:t>
      </w:r>
      <w:r w:rsidR="004170FA" w:rsidRPr="00F55018">
        <w:t xml:space="preserve">avage as a </w:t>
      </w:r>
      <w:r w:rsidR="00165CC7" w:rsidRPr="00F55018">
        <w:t>d</w:t>
      </w:r>
      <w:r w:rsidR="004170FA" w:rsidRPr="00F55018">
        <w:t xml:space="preserve">iagnostic </w:t>
      </w:r>
      <w:r w:rsidR="00165CC7" w:rsidRPr="00F55018">
        <w:t>t</w:t>
      </w:r>
      <w:r w:rsidR="004170FA" w:rsidRPr="00F55018">
        <w:t>ool. Semin</w:t>
      </w:r>
      <w:r w:rsidR="004170FA" w:rsidRPr="00F55018">
        <w:t xml:space="preserve"> Respir</w:t>
      </w:r>
      <w:r w:rsidR="004170FA" w:rsidRPr="00F55018">
        <w:t xml:space="preserve"> Crit</w:t>
      </w:r>
      <w:r w:rsidR="004170FA" w:rsidRPr="00F55018">
        <w:t xml:space="preserve"> Care Med</w:t>
      </w:r>
      <w:r w:rsidR="004170FA" w:rsidRPr="00F55018">
        <w:t xml:space="preserve"> 2007;28</w:t>
      </w:r>
      <w:r w:rsidR="004170FA" w:rsidRPr="00F55018">
        <w:t>:546-60.</w:t>
      </w:r>
    </w:p>
    <w:p w14:paraId="02E358D6" w14:textId="1B8F57F7" w:rsidR="004170FA" w:rsidRPr="00F55018" w:rsidRDefault="00AC1088" w:rsidP="004170FA">
      <w:r>
        <w:t>28</w:t>
      </w:r>
      <w:r w:rsidR="004170FA" w:rsidRPr="00F55018">
        <w:t>.</w:t>
      </w:r>
      <w:r w:rsidR="00165CC7" w:rsidRPr="00F55018">
        <w:t xml:space="preserve"> </w:t>
      </w:r>
      <w:r w:rsidR="004170FA" w:rsidRPr="00F55018">
        <w:t xml:space="preserve">Krueger JJ, Sayre VA, Karetzky MS. Bronchoalveolar </w:t>
      </w:r>
      <w:r w:rsidR="00165CC7" w:rsidRPr="00F55018">
        <w:t>l</w:t>
      </w:r>
      <w:r w:rsidR="004170FA" w:rsidRPr="00F55018">
        <w:t xml:space="preserve">avage-induced </w:t>
      </w:r>
      <w:r w:rsidR="00165CC7" w:rsidRPr="00F55018">
        <w:t>p</w:t>
      </w:r>
      <w:r w:rsidR="004170FA" w:rsidRPr="00F55018">
        <w:t>neumothorax. Chest</w:t>
      </w:r>
      <w:r w:rsidR="004170FA" w:rsidRPr="00F55018">
        <w:t xml:space="preserve"> 1988;94</w:t>
      </w:r>
      <w:r w:rsidR="004170FA" w:rsidRPr="00F55018">
        <w:t>:440-1.</w:t>
      </w:r>
    </w:p>
    <w:p w14:paraId="66D3CD7A" w14:textId="7C3723B3" w:rsidR="004170FA" w:rsidRPr="00F55018" w:rsidRDefault="00AC1088" w:rsidP="004170FA">
      <w:r>
        <w:t>29</w:t>
      </w:r>
      <w:r w:rsidR="004170FA" w:rsidRPr="00F55018">
        <w:t>.</w:t>
      </w:r>
      <w:r w:rsidR="00165CC7" w:rsidRPr="00F55018">
        <w:t xml:space="preserve"> </w:t>
      </w:r>
      <w:r w:rsidR="004170FA" w:rsidRPr="00F55018">
        <w:t xml:space="preserve">Vachani A, Zhou M, Ghosh S, Zhang S, Szapary P, Gaurav D, et al. Complications </w:t>
      </w:r>
      <w:r w:rsidR="00AD3CB2" w:rsidRPr="00F55018">
        <w:t>a</w:t>
      </w:r>
      <w:r w:rsidR="004170FA" w:rsidRPr="00F55018">
        <w:t xml:space="preserve">fter </w:t>
      </w:r>
      <w:r w:rsidR="00AD3CB2" w:rsidRPr="00F55018">
        <w:t>t</w:t>
      </w:r>
      <w:r w:rsidR="004170FA" w:rsidRPr="00F55018">
        <w:t xml:space="preserve">ransthoracic </w:t>
      </w:r>
      <w:r w:rsidR="00AD3CB2" w:rsidRPr="00F55018">
        <w:t>n</w:t>
      </w:r>
      <w:r w:rsidR="004170FA" w:rsidRPr="00F55018">
        <w:t xml:space="preserve">eedle </w:t>
      </w:r>
      <w:r w:rsidR="00AD3CB2" w:rsidRPr="00F55018">
        <w:t>b</w:t>
      </w:r>
      <w:r w:rsidR="004170FA" w:rsidRPr="00F55018">
        <w:t xml:space="preserve">iopsy of </w:t>
      </w:r>
      <w:r w:rsidR="00AD3CB2" w:rsidRPr="00F55018">
        <w:t>p</w:t>
      </w:r>
      <w:r w:rsidR="004170FA" w:rsidRPr="00F55018">
        <w:t xml:space="preserve">ulmonary </w:t>
      </w:r>
      <w:r w:rsidR="00AD3CB2" w:rsidRPr="00F55018">
        <w:t>n</w:t>
      </w:r>
      <w:r w:rsidR="004170FA" w:rsidRPr="00F55018">
        <w:t xml:space="preserve">odules: </w:t>
      </w:r>
      <w:r w:rsidR="00AD3CB2" w:rsidRPr="00F55018">
        <w:t>a</w:t>
      </w:r>
      <w:r w:rsidR="004170FA" w:rsidRPr="00F55018">
        <w:t xml:space="preserve"> </w:t>
      </w:r>
      <w:r w:rsidR="00AD3CB2" w:rsidRPr="00F55018">
        <w:t>p</w:t>
      </w:r>
      <w:r w:rsidR="004170FA" w:rsidRPr="00F55018">
        <w:t>opulation-</w:t>
      </w:r>
      <w:r w:rsidR="00AD3CB2" w:rsidRPr="00F55018">
        <w:t>l</w:t>
      </w:r>
      <w:r w:rsidR="004170FA" w:rsidRPr="00F55018">
        <w:t xml:space="preserve">evel </w:t>
      </w:r>
      <w:r w:rsidR="00AD3CB2" w:rsidRPr="00F55018">
        <w:t>r</w:t>
      </w:r>
      <w:r w:rsidR="004170FA" w:rsidRPr="00F55018">
        <w:t xml:space="preserve">etrospective </w:t>
      </w:r>
      <w:r w:rsidR="00AD3CB2" w:rsidRPr="00F55018">
        <w:t>c</w:t>
      </w:r>
      <w:r w:rsidR="004170FA" w:rsidRPr="00F55018">
        <w:t xml:space="preserve">ohort </w:t>
      </w:r>
      <w:r w:rsidR="00AD3CB2" w:rsidRPr="00F55018">
        <w:t>a</w:t>
      </w:r>
      <w:r w:rsidR="004170FA" w:rsidRPr="00F55018">
        <w:t>nalysis. J</w:t>
      </w:r>
      <w:r w:rsidR="004170FA" w:rsidRPr="00F55018">
        <w:t xml:space="preserve"> Am</w:t>
      </w:r>
      <w:r w:rsidR="004170FA" w:rsidRPr="00F55018">
        <w:t xml:space="preserve"> Coll</w:t>
      </w:r>
      <w:r w:rsidR="004170FA" w:rsidRPr="00F55018">
        <w:t xml:space="preserve"> Radiol</w:t>
      </w:r>
      <w:r w:rsidR="004170FA" w:rsidRPr="00F55018">
        <w:t xml:space="preserve"> 2022;19</w:t>
      </w:r>
      <w:r w:rsidR="004170FA" w:rsidRPr="00F55018">
        <w:t>:1121-9.</w:t>
      </w:r>
    </w:p>
    <w:p w14:paraId="667EA2F4" w14:textId="23A73AB6" w:rsidR="004170FA" w:rsidRPr="00F55018" w:rsidRDefault="00AC1088" w:rsidP="004170FA">
      <w:r>
        <w:lastRenderedPageBreak/>
        <w:t>30</w:t>
      </w:r>
      <w:r w:rsidR="004170FA" w:rsidRPr="00F55018">
        <w:t>.</w:t>
      </w:r>
      <w:r w:rsidR="00AD3CB2" w:rsidRPr="00F55018">
        <w:t xml:space="preserve"> </w:t>
      </w:r>
      <w:r w:rsidR="004170FA" w:rsidRPr="00F55018">
        <w:t xml:space="preserve">Sugimoto H, Fukuda Y, Yamada Y, Ito H, Tanaka T, Yoshida T, et al. Complications of a lung biopsy for severe respiratory failure: </w:t>
      </w:r>
      <w:r w:rsidR="00AD3CB2" w:rsidRPr="00F55018">
        <w:t>a</w:t>
      </w:r>
      <w:r w:rsidR="004170FA" w:rsidRPr="00F55018">
        <w:t xml:space="preserve"> systematic review and meta-analysis. Respir</w:t>
      </w:r>
      <w:r w:rsidR="004170FA" w:rsidRPr="00F55018">
        <w:t xml:space="preserve"> Investig</w:t>
      </w:r>
      <w:r w:rsidR="004170FA" w:rsidRPr="00F55018">
        <w:t xml:space="preserve"> 2023;61</w:t>
      </w:r>
      <w:r w:rsidR="004170FA" w:rsidRPr="00F55018">
        <w:t>:121-32.</w:t>
      </w:r>
    </w:p>
    <w:p w14:paraId="233E4F1F" w14:textId="1CC832FA" w:rsidR="004170FA" w:rsidRPr="00F55018" w:rsidDel="00AD3CB2" w:rsidRDefault="00AC1088" w:rsidP="004170FA">
      <w:pPr>
        <w:rPr/>
      </w:pPr>
      <w:r>
        <w:t>31</w:t>
      </w:r>
      <w:r w:rsidR="004170FA" w:rsidRPr="00F55018">
        <w:t>.</w:t>
      </w:r>
      <w:r w:rsidR="00AD3CB2" w:rsidRPr="00F55018">
        <w:t xml:space="preserve"> </w:t>
      </w:r>
      <w:r w:rsidR="004170FA" w:rsidRPr="00F55018">
        <w:t xml:space="preserve">Lommatzsch M, Nair P, Virchow JC. Normal </w:t>
      </w:r>
      <w:r w:rsidR="00AD3CB2" w:rsidRPr="00F55018">
        <w:t>b</w:t>
      </w:r>
      <w:r w:rsidR="004170FA" w:rsidRPr="00F55018">
        <w:t xml:space="preserve">lood </w:t>
      </w:r>
      <w:r w:rsidR="00AD3CB2" w:rsidRPr="00F55018">
        <w:t>e</w:t>
      </w:r>
      <w:r w:rsidR="004170FA" w:rsidRPr="00F55018">
        <w:t xml:space="preserve">osinophil </w:t>
      </w:r>
      <w:r w:rsidR="00AD3CB2" w:rsidRPr="00F55018">
        <w:t>c</w:t>
      </w:r>
      <w:r w:rsidR="004170FA" w:rsidRPr="00F55018">
        <w:t xml:space="preserve">ounts in </w:t>
      </w:r>
      <w:r w:rsidR="00AD3CB2" w:rsidRPr="00F55018">
        <w:t>h</w:t>
      </w:r>
      <w:r w:rsidR="004170FA" w:rsidRPr="00F55018">
        <w:t>umans</w:t>
      </w:r>
    </w:p>
    <w:p w14:paraId="286E21FE" w14:textId="42D47FD2" w:rsidR="004170FA" w:rsidRPr="00F55018" w:rsidRDefault="004170FA" w:rsidP="004170FA">
      <w:r w:rsidRPr="00F55018">
        <w:t>. Respiration</w:t>
      </w:r>
      <w:r w:rsidRPr="00F55018">
        <w:t xml:space="preserve"> 2024;103</w:t>
      </w:r>
      <w:r w:rsidRPr="00F55018">
        <w:t>:214-6.</w:t>
      </w:r>
    </w:p>
    <w:p w14:paraId="241ADCED" w14:textId="324DE4D8" w:rsidR="004170FA" w:rsidRPr="00F55018" w:rsidRDefault="009B5D6D" w:rsidP="004170FA">
      <w:r>
        <w:t>32</w:t>
      </w:r>
      <w:r w:rsidR="004170FA" w:rsidRPr="00F55018">
        <w:t>.</w:t>
      </w:r>
      <w:r w:rsidR="00012521" w:rsidRPr="00F55018">
        <w:t xml:space="preserve"> </w:t>
      </w:r>
      <w:r w:rsidR="004170FA" w:rsidRPr="00F55018">
        <w:t xml:space="preserve">Pascoe S, Barnes N, Brusselle G, Compton C, Criner GJ, Dransfield MT, et al. Blood eosinophils and treatment response with triple and dual combination therapy in chronic obstructive pulmonary disease: analysis of the IMPACT trial. </w:t>
      </w:r>
      <w:r w:rsidR="004170FA" w:rsidRPr="00F55018">
        <w:t>Lancet Respir</w:t>
      </w:r>
      <w:r w:rsidR="004170FA" w:rsidRPr="00F55018">
        <w:t xml:space="preserve"> Med</w:t>
      </w:r>
      <w:r w:rsidR="004170FA" w:rsidRPr="00F55018">
        <w:t xml:space="preserve"> 2019;7</w:t>
      </w:r>
      <w:r w:rsidR="004170FA" w:rsidRPr="00F55018">
        <w:t>:745-56.</w:t>
      </w:r>
    </w:p>
    <w:p w14:paraId="359A26CC" w14:textId="713CCEE5" w:rsidR="004170FA" w:rsidRPr="00F55018" w:rsidRDefault="009B5D6D" w:rsidP="004170FA">
      <w:r>
        <w:t>33</w:t>
      </w:r>
      <w:r w:rsidR="004170FA" w:rsidRPr="00F55018">
        <w:t>.</w:t>
      </w:r>
      <w:r w:rsidR="00012521" w:rsidRPr="00F55018">
        <w:t xml:space="preserve"> </w:t>
      </w:r>
      <w:r w:rsidR="004170FA" w:rsidRPr="00F55018">
        <w:t xml:space="preserve">Kostikas K, Brindicci C, Patalano F. Blood </w:t>
      </w:r>
      <w:r w:rsidR="00012521" w:rsidRPr="00F55018">
        <w:t>e</w:t>
      </w:r>
      <w:r w:rsidR="004170FA" w:rsidRPr="00F55018">
        <w:t xml:space="preserve">osinophils as </w:t>
      </w:r>
      <w:r w:rsidR="00012521" w:rsidRPr="00F55018">
        <w:t>b</w:t>
      </w:r>
      <w:r w:rsidR="004170FA" w:rsidRPr="00F55018">
        <w:t xml:space="preserve">iomarkers to </w:t>
      </w:r>
      <w:r w:rsidR="00012521" w:rsidRPr="00F55018">
        <w:t>d</w:t>
      </w:r>
      <w:r w:rsidR="004170FA" w:rsidRPr="00F55018">
        <w:t xml:space="preserve">rive </w:t>
      </w:r>
      <w:r w:rsidR="00012521" w:rsidRPr="00F55018">
        <w:t>t</w:t>
      </w:r>
      <w:r w:rsidR="004170FA" w:rsidRPr="00F55018">
        <w:t xml:space="preserve">reatment </w:t>
      </w:r>
      <w:r w:rsidR="00012521" w:rsidRPr="00F55018">
        <w:t>c</w:t>
      </w:r>
      <w:r w:rsidR="004170FA" w:rsidRPr="00F55018">
        <w:t xml:space="preserve">hoices in </w:t>
      </w:r>
      <w:r w:rsidR="00012521" w:rsidRPr="00F55018">
        <w:t>a</w:t>
      </w:r>
      <w:r w:rsidR="004170FA" w:rsidRPr="00F55018">
        <w:t>sthma and COPD. Curr</w:t>
      </w:r>
      <w:r w:rsidR="004170FA" w:rsidRPr="00F55018">
        <w:t xml:space="preserve"> Drug Targets</w:t>
      </w:r>
      <w:r w:rsidR="004170FA" w:rsidRPr="00F55018">
        <w:t xml:space="preserve"> 2018;19</w:t>
      </w:r>
      <w:r w:rsidR="004170FA" w:rsidRPr="00F55018">
        <w:t>:1882-96.</w:t>
      </w:r>
    </w:p>
    <w:p w14:paraId="75CF2A83" w14:textId="50A260C0" w:rsidR="004170FA" w:rsidRPr="00F55018" w:rsidRDefault="009B5D6D" w:rsidP="004170FA">
      <w:r>
        <w:t>34</w:t>
      </w:r>
      <w:r w:rsidR="004170FA" w:rsidRPr="00F55018">
        <w:t>.</w:t>
      </w:r>
      <w:r w:rsidR="00012521" w:rsidRPr="00F55018">
        <w:t xml:space="preserve"> </w:t>
      </w:r>
      <w:r w:rsidR="004170FA" w:rsidRPr="00F55018">
        <w:t xml:space="preserve">Durrington HJ, Gioan-Tavernier GO, Maidstone RJ, Krakowiak K, Loudon ASI, Blaikley JF, et al. Time of </w:t>
      </w:r>
      <w:r w:rsidR="00012521" w:rsidRPr="00F55018">
        <w:t>d</w:t>
      </w:r>
      <w:r w:rsidR="004170FA" w:rsidRPr="00F55018">
        <w:t xml:space="preserve">ay </w:t>
      </w:r>
      <w:r w:rsidR="00012521" w:rsidRPr="00F55018">
        <w:t>a</w:t>
      </w:r>
      <w:r w:rsidR="004170FA" w:rsidRPr="00F55018">
        <w:t xml:space="preserve">ffects </w:t>
      </w:r>
      <w:r w:rsidR="00012521" w:rsidRPr="00F55018">
        <w:t>e</w:t>
      </w:r>
      <w:r w:rsidR="004170FA" w:rsidRPr="00F55018">
        <w:t xml:space="preserve">osinophil </w:t>
      </w:r>
      <w:r w:rsidR="00012521" w:rsidRPr="00F55018">
        <w:t>b</w:t>
      </w:r>
      <w:r w:rsidR="004170FA" w:rsidRPr="00F55018">
        <w:t xml:space="preserve">iomarkers in </w:t>
      </w:r>
      <w:r w:rsidR="00012521" w:rsidRPr="00F55018">
        <w:t>a</w:t>
      </w:r>
      <w:r w:rsidR="004170FA" w:rsidRPr="00F55018">
        <w:t xml:space="preserve">sthma: </w:t>
      </w:r>
      <w:r w:rsidR="00012521" w:rsidRPr="00F55018">
        <w:t>i</w:t>
      </w:r>
      <w:r w:rsidR="004170FA" w:rsidRPr="00F55018">
        <w:t xml:space="preserve">mplications for </w:t>
      </w:r>
      <w:r w:rsidR="00012521" w:rsidRPr="00F55018">
        <w:t>d</w:t>
      </w:r>
      <w:r w:rsidR="004170FA" w:rsidRPr="00F55018">
        <w:t xml:space="preserve">iagnosis and </w:t>
      </w:r>
      <w:r w:rsidR="00012521" w:rsidRPr="00F55018">
        <w:t>t</w:t>
      </w:r>
      <w:r w:rsidR="004170FA" w:rsidRPr="00F55018">
        <w:t>reatment.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2018;198</w:t>
      </w:r>
      <w:r w:rsidR="004170FA" w:rsidRPr="00F55018">
        <w:t>:1578-81.</w:t>
      </w:r>
    </w:p>
    <w:p w14:paraId="279ECB98" w14:textId="39F446D4" w:rsidR="004170FA" w:rsidRPr="00F55018" w:rsidRDefault="00593430" w:rsidP="004170FA">
      <w:r>
        <w:t>3</w:t>
      </w:r>
      <w:r>
        <w:t>5</w:t>
      </w:r>
      <w:r w:rsidR="004170FA" w:rsidRPr="00F55018">
        <w:t>.</w:t>
      </w:r>
      <w:r w:rsidR="00012521" w:rsidRPr="00F55018">
        <w:t xml:space="preserve"> </w:t>
      </w:r>
      <w:r w:rsidR="004170FA" w:rsidRPr="00F55018">
        <w:t>Prazma CM, Bel EH, Price RG, Bradford ES, Albers FC, Yancey SW. Oral corticosteroid dose changes and impact on peripheral blood eosinophil counts in patients with severe eosinophilic asthma: a post hoc analysis. Respir</w:t>
      </w:r>
      <w:r w:rsidR="004170FA" w:rsidRPr="00F55018">
        <w:t xml:space="preserve"> Res</w:t>
      </w:r>
      <w:r w:rsidR="004170FA" w:rsidRPr="00F55018">
        <w:t xml:space="preserve"> 2019;20</w:t>
      </w:r>
      <w:r w:rsidR="006B50F2" w:rsidRPr="00F55018">
        <w:t>:83</w:t>
      </w:r>
      <w:r w:rsidR="004170FA" w:rsidRPr="00F55018">
        <w:t>.</w:t>
      </w:r>
    </w:p>
    <w:p w14:paraId="11F53E31" w14:textId="63D76ECB" w:rsidR="004170FA" w:rsidRPr="00F55018" w:rsidRDefault="00593430" w:rsidP="004170FA">
      <w:r>
        <w:t>36</w:t>
      </w:r>
      <w:r w:rsidR="004170FA" w:rsidRPr="00F55018">
        <w:t>.</w:t>
      </w:r>
      <w:r w:rsidR="00075B10" w:rsidRPr="00F55018">
        <w:t xml:space="preserve"> </w:t>
      </w:r>
      <w:r w:rsidR="004170FA" w:rsidRPr="00F55018">
        <w:t>Koenderman L, Hassani M, Mukherjee M, Nair P. Monitoring eosinophils to guide therapy with biologics in asthma: does the compartment matter? Allergy</w:t>
      </w:r>
      <w:r w:rsidR="004170FA" w:rsidRPr="00F55018">
        <w:t xml:space="preserve"> 2021;76</w:t>
      </w:r>
      <w:r w:rsidR="004170FA" w:rsidRPr="00F55018">
        <w:t>:1294-7.</w:t>
      </w:r>
    </w:p>
    <w:p w14:paraId="085FAB94" w14:textId="14BFDD51" w:rsidR="004170FA" w:rsidRPr="00F55018" w:rsidRDefault="00593430" w:rsidP="004170FA">
      <w:r>
        <w:lastRenderedPageBreak/>
        <w:t>37</w:t>
      </w:r>
      <w:r w:rsidR="004170FA" w:rsidRPr="00F55018">
        <w:t>.</w:t>
      </w:r>
      <w:r w:rsidR="00075B10" w:rsidRPr="00F55018">
        <w:t xml:space="preserve"> </w:t>
      </w:r>
      <w:r w:rsidR="004170FA" w:rsidRPr="00F55018">
        <w:t xml:space="preserve">Mukherjee M, Nair P. Blood or sputum eosinophils to guide asthma therapy? </w:t>
      </w:r>
      <w:r w:rsidR="004170FA" w:rsidRPr="00F55018">
        <w:t>Lancet Respir</w:t>
      </w:r>
      <w:r w:rsidR="004170FA" w:rsidRPr="00F55018">
        <w:t xml:space="preserve"> Med</w:t>
      </w:r>
      <w:r w:rsidR="004170FA" w:rsidRPr="00F55018">
        <w:t xml:space="preserve"> 2015;3</w:t>
      </w:r>
      <w:r w:rsidR="004170FA" w:rsidRPr="00F55018">
        <w:t>:824-5.</w:t>
      </w:r>
    </w:p>
    <w:p w14:paraId="59461512" w14:textId="4B772D8E" w:rsidR="004170FA" w:rsidRPr="00F55018" w:rsidDel="005D4824" w:rsidRDefault="004170FA" w:rsidP="004170FA">
      <w:pPr>
        <w:rPr/>
      </w:pPr>
    </w:p>
    <w:p w14:paraId="70A3383D" w14:textId="68A0C9DE" w:rsidR="004170FA" w:rsidRPr="00F55018" w:rsidRDefault="005D4824" w:rsidP="004170FA">
      <w:r>
        <w:t>38</w:t>
      </w:r>
      <w:r w:rsidR="004170FA" w:rsidRPr="00F55018">
        <w:t>.</w:t>
      </w:r>
      <w:r w:rsidR="00D97EB1" w:rsidRPr="00F55018">
        <w:t xml:space="preserve"> </w:t>
      </w:r>
      <w:r w:rsidR="004170FA" w:rsidRPr="00F55018">
        <w:t>Schleich FN, Chevremont A, Paulus V, Henket M, Manise M, Seidel L, et al. Importance of concomitant local and systemic eosinophilia in uncontrolled asthma. Eur</w:t>
      </w:r>
      <w:r w:rsidR="004170FA" w:rsidRPr="00F55018">
        <w:t xml:space="preserve"> Respir</w:t>
      </w:r>
      <w:r w:rsidR="004170FA" w:rsidRPr="00F55018">
        <w:t xml:space="preserve"> J</w:t>
      </w:r>
      <w:r w:rsidR="004170FA" w:rsidRPr="00F55018">
        <w:t xml:space="preserve"> 2014;44</w:t>
      </w:r>
      <w:r w:rsidR="004170FA" w:rsidRPr="00F55018">
        <w:t>:97-108.</w:t>
      </w:r>
    </w:p>
    <w:p w14:paraId="40B18128" w14:textId="38EC7070" w:rsidR="004170FA" w:rsidRPr="00F55018" w:rsidRDefault="005D4824" w:rsidP="004170FA">
      <w:r>
        <w:t>39</w:t>
      </w:r>
      <w:r w:rsidR="004170FA" w:rsidRPr="00F55018">
        <w:t>.</w:t>
      </w:r>
      <w:r w:rsidR="00D97EB1" w:rsidRPr="00F55018">
        <w:t xml:space="preserve"> </w:t>
      </w:r>
      <w:r w:rsidR="004170FA" w:rsidRPr="00F55018">
        <w:t>Hastie AT, Moore WC, Li H, Rector BM, Ortega VE, Pascual RM, et al. Biomarker surrogates do not accurately predict sputum eosinophil and neutrophil percentages in asthmatic subjects. J</w:t>
      </w:r>
      <w:r w:rsidR="004170FA" w:rsidRPr="00F55018">
        <w:t xml:space="preserve"> Allergy </w:t>
      </w:r>
      <w:r w:rsidR="004170FA" w:rsidRPr="00F55018">
        <w:t>Clin</w:t>
      </w:r>
      <w:r w:rsidR="004170FA" w:rsidRPr="00F55018">
        <w:t xml:space="preserve"> Immunol</w:t>
      </w:r>
      <w:r w:rsidR="004170FA" w:rsidRPr="00F55018">
        <w:t xml:space="preserve"> 2013;132</w:t>
      </w:r>
      <w:r w:rsidR="004170FA" w:rsidRPr="00F55018">
        <w:t>:72-80.e12.</w:t>
      </w:r>
    </w:p>
    <w:p w14:paraId="74B4C541" w14:textId="6CF4E83E" w:rsidR="004170FA" w:rsidRPr="00F55018" w:rsidRDefault="005D4824" w:rsidP="004170FA">
      <w:r>
        <w:t>40</w:t>
      </w:r>
      <w:r w:rsidR="004170FA" w:rsidRPr="00F55018">
        <w:t>.</w:t>
      </w:r>
      <w:r w:rsidR="00D97EB1" w:rsidRPr="00F55018">
        <w:t xml:space="preserve"> </w:t>
      </w:r>
      <w:r w:rsidR="004170FA" w:rsidRPr="00F55018">
        <w:t>Morrow Brown H. T</w:t>
      </w:r>
      <w:r w:rsidR="0056362E" w:rsidRPr="00F55018">
        <w:t>reatment of</w:t>
      </w:r>
      <w:r w:rsidR="004170FA" w:rsidRPr="00F55018">
        <w:t xml:space="preserve"> </w:t>
      </w:r>
      <w:r w:rsidR="0056362E" w:rsidRPr="00F55018">
        <w:t>chronic</w:t>
      </w:r>
      <w:r w:rsidR="004170FA" w:rsidRPr="00F55018">
        <w:t xml:space="preserve"> </w:t>
      </w:r>
      <w:r w:rsidR="0056362E" w:rsidRPr="00F55018">
        <w:t>asthma</w:t>
      </w:r>
      <w:r w:rsidR="004170FA" w:rsidRPr="00F55018">
        <w:t xml:space="preserve"> </w:t>
      </w:r>
      <w:r w:rsidR="0056362E" w:rsidRPr="00F55018">
        <w:t>with</w:t>
      </w:r>
      <w:r w:rsidR="004170FA" w:rsidRPr="00F55018">
        <w:t xml:space="preserve"> </w:t>
      </w:r>
      <w:r w:rsidR="0056362E" w:rsidRPr="00F55018">
        <w:t>prednisolone</w:t>
      </w:r>
      <w:r w:rsidR="004170FA" w:rsidRPr="00F55018">
        <w:t xml:space="preserve"> </w:t>
      </w:r>
      <w:r w:rsidR="0056362E" w:rsidRPr="00F55018">
        <w:t>significance</w:t>
      </w:r>
      <w:r w:rsidR="004170FA" w:rsidRPr="00F55018">
        <w:t xml:space="preserve"> </w:t>
      </w:r>
      <w:r w:rsidR="0056362E" w:rsidRPr="00F55018">
        <w:t>of</w:t>
      </w:r>
      <w:r w:rsidR="004170FA" w:rsidRPr="00F55018">
        <w:t xml:space="preserve"> </w:t>
      </w:r>
      <w:r w:rsidR="0056362E" w:rsidRPr="00F55018">
        <w:t>eosi</w:t>
      </w:r>
      <w:r w:rsidR="0056362E" w:rsidRPr="00F55018">
        <w:t>nophils</w:t>
      </w:r>
      <w:r w:rsidR="004170FA" w:rsidRPr="00F55018">
        <w:t xml:space="preserve"> </w:t>
      </w:r>
      <w:r w:rsidR="0056362E" w:rsidRPr="00F55018">
        <w:t>in</w:t>
      </w:r>
      <w:r w:rsidR="004170FA" w:rsidRPr="00F55018">
        <w:t xml:space="preserve"> </w:t>
      </w:r>
      <w:r w:rsidR="0056362E" w:rsidRPr="00F55018">
        <w:t>the</w:t>
      </w:r>
      <w:r w:rsidR="004170FA" w:rsidRPr="00F55018">
        <w:t xml:space="preserve"> </w:t>
      </w:r>
      <w:r w:rsidR="0056362E" w:rsidRPr="00F55018">
        <w:t>sputum</w:t>
      </w:r>
      <w:r w:rsidR="004170FA" w:rsidRPr="00F55018">
        <w:t xml:space="preserve">. </w:t>
      </w:r>
      <w:r w:rsidR="004170FA" w:rsidRPr="00F55018">
        <w:t>Lancet</w:t>
      </w:r>
      <w:r w:rsidR="004170FA" w:rsidRPr="00F55018">
        <w:t xml:space="preserve"> 1958;272</w:t>
      </w:r>
      <w:r w:rsidR="004170FA" w:rsidRPr="00F55018">
        <w:t>:1245-7.</w:t>
      </w:r>
    </w:p>
    <w:p w14:paraId="560033C4" w14:textId="19B4B12D" w:rsidR="004170FA" w:rsidRPr="00F55018" w:rsidRDefault="00413FD7" w:rsidP="004170FA">
      <w:r>
        <w:t>41</w:t>
      </w:r>
      <w:r w:rsidR="004170FA" w:rsidRPr="00F55018">
        <w:t>.</w:t>
      </w:r>
      <w:r w:rsidR="003100D0" w:rsidRPr="00F55018">
        <w:t xml:space="preserve"> </w:t>
      </w:r>
      <w:r w:rsidR="004170FA" w:rsidRPr="00F55018">
        <w:t>Belda J, Parameswaran K, Keith PK, Hargreave FE. Repeatability and validity of cell and fluid‐phase measurements in nasal fluid: a comparison of two methods of nasal lavage. Clin</w:t>
      </w:r>
      <w:r w:rsidR="004170FA" w:rsidRPr="00F55018">
        <w:t xml:space="preserve"> Exp</w:t>
      </w:r>
      <w:r w:rsidR="004170FA" w:rsidRPr="00F55018">
        <w:t xml:space="preserve"> Allergy</w:t>
      </w:r>
      <w:r w:rsidR="004170FA" w:rsidRPr="00F55018">
        <w:t xml:space="preserve"> 2001;31</w:t>
      </w:r>
      <w:r w:rsidR="004170FA" w:rsidRPr="00F55018">
        <w:t>:1111-5.</w:t>
      </w:r>
    </w:p>
    <w:p w14:paraId="60CEC86F" w14:textId="518ADD42" w:rsidR="004170FA" w:rsidRPr="00F55018" w:rsidDel="00B723FC" w:rsidRDefault="004170FA" w:rsidP="004170FA">
      <w:pPr>
        <w:rPr/>
      </w:pPr>
    </w:p>
    <w:p w14:paraId="77EC292E" w14:textId="05E68449" w:rsidR="004170FA" w:rsidRPr="00F55018" w:rsidDel="00B723FC" w:rsidRDefault="004170FA" w:rsidP="004170FA">
      <w:pPr>
        <w:rPr/>
      </w:pPr>
    </w:p>
    <w:p w14:paraId="39F4C844" w14:textId="6843227D" w:rsidR="004170FA" w:rsidRPr="00F55018" w:rsidDel="00B723FC" w:rsidRDefault="004170FA" w:rsidP="004170FA">
      <w:pPr>
        <w:rPr/>
      </w:pPr>
    </w:p>
    <w:p w14:paraId="7EB3AA99" w14:textId="2140C251" w:rsidR="004170FA" w:rsidRPr="00F55018" w:rsidDel="00B723FC" w:rsidRDefault="004170FA" w:rsidP="004170FA">
      <w:pPr>
        <w:rPr/>
      </w:pPr>
    </w:p>
    <w:p w14:paraId="4DA49DE0" w14:textId="75B183C4" w:rsidR="004170FA" w:rsidRPr="00F55018" w:rsidRDefault="00B723FC" w:rsidP="004170FA">
      <w:r>
        <w:t>42</w:t>
      </w:r>
      <w:r w:rsidR="004170FA" w:rsidRPr="00F55018">
        <w:t>.</w:t>
      </w:r>
      <w:r w:rsidR="008A15F0" w:rsidRPr="00F55018">
        <w:t xml:space="preserve"> </w:t>
      </w:r>
      <w:r w:rsidR="004170FA" w:rsidRPr="00F55018">
        <w:t>Ronchi MC, Piragino C, Rosi E, Amendola M, Duranti R, Scano G. Role of sputum differential cell count in detecting airway inflammation in patients with chronic bronchial asthma or COPD. Thorax</w:t>
      </w:r>
      <w:r w:rsidR="004170FA" w:rsidRPr="00F55018">
        <w:t xml:space="preserve"> 1996;51</w:t>
      </w:r>
      <w:r w:rsidR="004170FA" w:rsidRPr="00F55018">
        <w:t>:1000-4.</w:t>
      </w:r>
    </w:p>
    <w:p w14:paraId="3F49829A" w14:textId="784E562C" w:rsidR="004170FA" w:rsidRPr="00F55018" w:rsidRDefault="00727C20" w:rsidP="00CE04D3">
      <w:r>
        <w:t>43</w:t>
      </w:r>
      <w:r w:rsidR="004170FA" w:rsidRPr="00F55018">
        <w:t>.</w:t>
      </w:r>
      <w:r w:rsidR="008A15F0" w:rsidRPr="00F55018">
        <w:t xml:space="preserve"> </w:t>
      </w:r>
      <w:r w:rsidR="004170FA" w:rsidRPr="00F55018">
        <w:t xml:space="preserve">Moritz P, Steidle LJM, Felisbino MB, Kleveston T, Pizzichini MMM, Pizzichini E. </w:t>
      </w:r>
      <w:r w:rsidR="00CE04D3" w:rsidRPr="00F55018">
        <w:t>Determination of the inflammatory component of airway diseases by induced sputum cell counts: use in clinical practice [a</w:t>
      </w:r>
      <w:r w:rsidR="00CE04D3" w:rsidRPr="00F55018">
        <w:t>rticle in English, Portuguese</w:t>
      </w:r>
      <w:r w:rsidR="00CE04D3" w:rsidRPr="00F55018">
        <w:t xml:space="preserve">]. </w:t>
      </w:r>
      <w:r w:rsidR="00CE04D3" w:rsidRPr="00F55018">
        <w:t>J Bras Pneumol</w:t>
      </w:r>
      <w:r w:rsidR="00CE04D3" w:rsidRPr="00F55018" w:rsidDel="00CE04D3">
        <w:t xml:space="preserve"> </w:t>
      </w:r>
      <w:r w:rsidR="004170FA" w:rsidRPr="00F55018">
        <w:t>2008;34</w:t>
      </w:r>
      <w:r w:rsidR="004170FA" w:rsidRPr="00F55018">
        <w:t>:913-21.</w:t>
      </w:r>
    </w:p>
    <w:p w14:paraId="02241AD3" w14:textId="5C0BB8FF" w:rsidR="004170FA" w:rsidRPr="00F55018" w:rsidRDefault="00727C20" w:rsidP="004170FA">
      <w:r>
        <w:lastRenderedPageBreak/>
        <w:t>44</w:t>
      </w:r>
      <w:r w:rsidR="004170FA" w:rsidRPr="00F55018">
        <w:t>.</w:t>
      </w:r>
      <w:r w:rsidR="00CE04D3" w:rsidRPr="00F55018">
        <w:t xml:space="preserve"> </w:t>
      </w:r>
      <w:r w:rsidR="004170FA" w:rsidRPr="00F55018">
        <w:t>Moermans C, Schleich F, Gerday S, Bricmont N, Bonhiver R, Graff S, et al. The success rate and safety of induced sputum is better than you think: give it a try! ERJ Open Res</w:t>
      </w:r>
      <w:r w:rsidR="004170FA" w:rsidRPr="00F55018">
        <w:t xml:space="preserve"> 2025;11</w:t>
      </w:r>
      <w:r w:rsidR="004170FA" w:rsidRPr="00F55018">
        <w:t>:00871-2024.</w:t>
      </w:r>
    </w:p>
    <w:p w14:paraId="3E25D211" w14:textId="745125AE" w:rsidR="004170FA" w:rsidRPr="00F55018" w:rsidRDefault="008515AA" w:rsidP="004170FA">
      <w:r>
        <w:t>45</w:t>
      </w:r>
      <w:r w:rsidR="004170FA" w:rsidRPr="00F55018">
        <w:t>.</w:t>
      </w:r>
      <w:r w:rsidR="00F55AF3" w:rsidRPr="00F55018">
        <w:t xml:space="preserve"> </w:t>
      </w:r>
      <w:r w:rsidR="004170FA" w:rsidRPr="00F55018">
        <w:t>Jayaram L, Pizzichini MM, Cook RJ, Boulet LP, Lemière C, Pizzichini E, et al. Determining asthma treatment by monitoring sputum cell counts: effect on exacerbations. Eur</w:t>
      </w:r>
      <w:r w:rsidR="004170FA" w:rsidRPr="00F55018">
        <w:t xml:space="preserve"> Respir</w:t>
      </w:r>
      <w:r w:rsidR="004170FA" w:rsidRPr="00F55018">
        <w:t xml:space="preserve"> J</w:t>
      </w:r>
      <w:r w:rsidR="004170FA" w:rsidRPr="00F55018">
        <w:t xml:space="preserve"> 2006;27</w:t>
      </w:r>
      <w:r w:rsidR="004170FA" w:rsidRPr="00F55018">
        <w:t>:483-94.</w:t>
      </w:r>
    </w:p>
    <w:p w14:paraId="4BF89F9C" w14:textId="37812F1E" w:rsidR="004170FA" w:rsidRPr="00F55018" w:rsidRDefault="008515AA" w:rsidP="004170FA">
      <w:r>
        <w:t>46</w:t>
      </w:r>
      <w:r w:rsidR="004170FA" w:rsidRPr="00F55018">
        <w:t>.</w:t>
      </w:r>
      <w:r w:rsidR="00F55AF3" w:rsidRPr="00F55018">
        <w:t xml:space="preserve"> </w:t>
      </w:r>
      <w:r w:rsidR="004170FA" w:rsidRPr="00F55018">
        <w:t>Pignatti P, Spanevello A. Is it time for a simplified method to evaluate airway eosinophilia? ERJ Open Res</w:t>
      </w:r>
      <w:r w:rsidR="004170FA" w:rsidRPr="00F55018">
        <w:t xml:space="preserve"> 2026;12</w:t>
      </w:r>
      <w:r w:rsidR="004170FA" w:rsidRPr="00F55018">
        <w:t>:00914-2025.</w:t>
      </w:r>
    </w:p>
    <w:p w14:paraId="1C0FEE74" w14:textId="56175562" w:rsidR="004170FA" w:rsidRPr="00F55018" w:rsidRDefault="008515AA" w:rsidP="004170FA">
      <w:r>
        <w:t>47</w:t>
      </w:r>
      <w:r w:rsidR="004170FA" w:rsidRPr="00F55018">
        <w:t>.</w:t>
      </w:r>
      <w:r w:rsidR="00A327AA" w:rsidRPr="00F55018">
        <w:t xml:space="preserve"> </w:t>
      </w:r>
      <w:r w:rsidR="004170FA" w:rsidRPr="00F55018">
        <w:t>Ragnoli B, Radaeli A, Pochetti P, Kette S, Morjaria J, Malerba M. Fractional nitric oxide measurement in exhaled air (FeNO): perspectives in the management of respiratory diseases. Ther</w:t>
      </w:r>
      <w:r w:rsidR="004170FA" w:rsidRPr="00F55018">
        <w:t xml:space="preserve"> Adv</w:t>
      </w:r>
      <w:r w:rsidR="004170FA" w:rsidRPr="00F55018">
        <w:t xml:space="preserve"> Chronic Dis</w:t>
      </w:r>
      <w:r w:rsidR="004170FA" w:rsidRPr="00F55018">
        <w:t xml:space="preserve"> 2023;14</w:t>
      </w:r>
      <w:r w:rsidR="009A7191" w:rsidRPr="00F55018">
        <w:t>:20406223231190480</w:t>
      </w:r>
      <w:r w:rsidR="004170FA" w:rsidRPr="00F55018">
        <w:t>.</w:t>
      </w:r>
    </w:p>
    <w:p w14:paraId="2A3B9642" w14:textId="04CFE9B8" w:rsidR="004170FA" w:rsidRPr="00F55018" w:rsidRDefault="008515AA" w:rsidP="004170FA">
      <w:r>
        <w:t>48</w:t>
      </w:r>
      <w:r w:rsidR="004170FA" w:rsidRPr="00F55018">
        <w:t>.</w:t>
      </w:r>
      <w:r w:rsidR="009A7191" w:rsidRPr="00F55018">
        <w:t xml:space="preserve"> </w:t>
      </w:r>
      <w:r w:rsidR="004170FA" w:rsidRPr="00F55018">
        <w:t>Akdis CA, Arkwright PD, Brüggen M-C, Busse W, Gadina M, Guttman‐Yassky E, et al. Type 2 immunity in the skin and lungs. Allergy</w:t>
      </w:r>
      <w:r w:rsidR="004170FA" w:rsidRPr="00F55018">
        <w:t xml:space="preserve"> 2020;75</w:t>
      </w:r>
      <w:r w:rsidR="004170FA" w:rsidRPr="00F55018">
        <w:t>:1582-605.</w:t>
      </w:r>
    </w:p>
    <w:p w14:paraId="4B002BB5" w14:textId="26D45137" w:rsidR="004170FA" w:rsidRPr="00F55018" w:rsidRDefault="008515AA" w:rsidP="004170FA">
      <w:r>
        <w:rPr>
          <w:strike/>
          <w:color w:val="FF0000"/>
        </w:rPr>
        <w:t>49</w:t>
      </w:r>
      <w:r w:rsidR="004170FA" w:rsidRPr="00F55018">
        <w:rPr>
          <w:strike/>
          <w:color w:val="FF0000"/>
        </w:rPr>
        <w:t>.</w:t>
      </w:r>
      <w:r w:rsidR="00A54C8C" w:rsidRPr="00F55018">
        <w:rPr>
          <w:strike/>
          <w:color w:val="FF0000"/>
        </w:rPr>
        <w:t xml:space="preserve"> </w:t>
      </w:r>
      <w:r w:rsidR="004170FA" w:rsidRPr="00F55018">
        <w:rPr>
          <w:strike/>
          <w:color w:val="FF0000"/>
        </w:rPr>
        <w:t xml:space="preserve">Dweik RA, Boggs PB, Erzurum SC, Irvin CG, Leigh MW, Lundberg JO, et al. An </w:t>
      </w:r>
      <w:r w:rsidR="00C06D2D" w:rsidRPr="00F55018">
        <w:rPr>
          <w:strike/>
          <w:color w:val="FF0000"/>
        </w:rPr>
        <w:t>o</w:t>
      </w:r>
      <w:r w:rsidR="004170FA" w:rsidRPr="00F55018">
        <w:rPr>
          <w:strike/>
          <w:color w:val="FF0000"/>
        </w:rPr>
        <w:t xml:space="preserve">fficial ATS </w:t>
      </w:r>
      <w:r w:rsidR="00C06D2D" w:rsidRPr="00F55018">
        <w:rPr>
          <w:strike/>
          <w:color w:val="FF0000"/>
        </w:rPr>
        <w:t>c</w:t>
      </w:r>
      <w:r w:rsidR="004170FA" w:rsidRPr="00F55018">
        <w:rPr>
          <w:strike/>
          <w:color w:val="FF0000"/>
        </w:rPr>
        <w:t xml:space="preserve">linical </w:t>
      </w:r>
      <w:r w:rsidR="00C06D2D" w:rsidRPr="00F55018">
        <w:rPr>
          <w:strike/>
          <w:color w:val="FF0000"/>
        </w:rPr>
        <w:t>p</w:t>
      </w:r>
      <w:r w:rsidR="004170FA" w:rsidRPr="00F55018">
        <w:rPr>
          <w:strike/>
          <w:color w:val="FF0000"/>
        </w:rPr>
        <w:t xml:space="preserve">ractice </w:t>
      </w:r>
      <w:r w:rsidR="00C06D2D" w:rsidRPr="00F55018">
        <w:rPr>
          <w:strike/>
          <w:color w:val="FF0000"/>
        </w:rPr>
        <w:t>g</w:t>
      </w:r>
      <w:r w:rsidR="004170FA" w:rsidRPr="00F55018">
        <w:rPr>
          <w:strike/>
          <w:color w:val="FF0000"/>
        </w:rPr>
        <w:t xml:space="preserve">uideline: </w:t>
      </w:r>
      <w:r w:rsidR="00C06D2D" w:rsidRPr="00F55018">
        <w:rPr>
          <w:strike/>
          <w:color w:val="FF0000"/>
        </w:rPr>
        <w:t>i</w:t>
      </w:r>
      <w:r w:rsidR="004170FA" w:rsidRPr="00F55018">
        <w:rPr>
          <w:strike/>
          <w:color w:val="FF0000"/>
        </w:rPr>
        <w:t xml:space="preserve">nterpretation of </w:t>
      </w:r>
      <w:r w:rsidR="00C06D2D" w:rsidRPr="00F55018">
        <w:rPr>
          <w:strike/>
          <w:color w:val="FF0000"/>
        </w:rPr>
        <w:t>e</w:t>
      </w:r>
      <w:r w:rsidR="004170FA" w:rsidRPr="00F55018">
        <w:rPr>
          <w:strike/>
          <w:color w:val="FF0000"/>
        </w:rPr>
        <w:t xml:space="preserve">xhaled </w:t>
      </w:r>
      <w:r w:rsidR="00C06D2D" w:rsidRPr="00F55018">
        <w:rPr>
          <w:strike/>
          <w:color w:val="FF0000"/>
        </w:rPr>
        <w:t>n</w:t>
      </w:r>
      <w:r w:rsidR="004170FA" w:rsidRPr="00F55018">
        <w:rPr>
          <w:strike/>
          <w:color w:val="FF0000"/>
        </w:rPr>
        <w:t xml:space="preserve">itric </w:t>
      </w:r>
      <w:r w:rsidR="00C06D2D" w:rsidRPr="00F55018">
        <w:rPr>
          <w:strike/>
          <w:color w:val="FF0000"/>
        </w:rPr>
        <w:t>o</w:t>
      </w:r>
      <w:r w:rsidR="004170FA" w:rsidRPr="00F55018">
        <w:rPr>
          <w:strike/>
          <w:color w:val="FF0000"/>
        </w:rPr>
        <w:t xml:space="preserve">xide </w:t>
      </w:r>
      <w:r w:rsidR="00C06D2D" w:rsidRPr="00F55018">
        <w:rPr>
          <w:strike/>
          <w:color w:val="FF0000"/>
        </w:rPr>
        <w:t>l</w:t>
      </w:r>
      <w:r w:rsidR="004170FA" w:rsidRPr="00F55018">
        <w:rPr>
          <w:strike/>
          <w:color w:val="FF0000"/>
        </w:rPr>
        <w:t>evels (F</w:t>
      </w:r>
      <w:r w:rsidR="00C06D2D" w:rsidRPr="00F55018">
        <w:rPr>
          <w:strike/>
          <w:color w:val="FF0000"/>
        </w:rPr>
        <w:t>EN</w:t>
      </w:r>
      <w:r w:rsidR="004170FA" w:rsidRPr="00F55018">
        <w:rPr>
          <w:strike/>
          <w:color w:val="FF0000"/>
        </w:rPr>
        <w:t>O</w:t>
      </w:r>
      <w:r w:rsidR="004170FA" w:rsidRPr="00F55018">
        <w:rPr>
          <w:strike/>
          <w:color w:val="FF0000"/>
        </w:rPr>
        <w:t xml:space="preserve">) for </w:t>
      </w:r>
      <w:r w:rsidR="00C06D2D" w:rsidRPr="00F55018">
        <w:rPr>
          <w:strike/>
          <w:color w:val="FF0000"/>
        </w:rPr>
        <w:t>c</w:t>
      </w:r>
      <w:r w:rsidR="004170FA" w:rsidRPr="00F55018">
        <w:rPr>
          <w:strike/>
          <w:color w:val="FF0000"/>
        </w:rPr>
        <w:t xml:space="preserve">linical </w:t>
      </w:r>
      <w:r w:rsidR="00C06D2D" w:rsidRPr="00F55018">
        <w:rPr>
          <w:strike/>
          <w:color w:val="FF0000"/>
        </w:rPr>
        <w:t>a</w:t>
      </w:r>
      <w:r w:rsidR="004170FA" w:rsidRPr="00F55018">
        <w:rPr>
          <w:strike/>
          <w:color w:val="FF0000"/>
        </w:rPr>
        <w:t>pplications.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2011;184</w:t>
      </w:r>
      <w:r w:rsidR="004170FA" w:rsidRPr="00F55018">
        <w:rPr>
          <w:strike/>
          <w:color w:val="FF0000"/>
        </w:rPr>
        <w:t>:602-15.</w:t>
      </w:r>
    </w:p>
    <w:p w14:paraId="60998E67" w14:textId="2951D600" w:rsidR="004170FA" w:rsidRPr="00F55018" w:rsidDel="0087501F" w:rsidRDefault="004170FA" w:rsidP="004170FA">
      <w:pPr>
        <w:rPr/>
      </w:pPr>
    </w:p>
    <w:p w14:paraId="7DF8E27A" w14:textId="27E3C30C" w:rsidR="004170FA" w:rsidRPr="00F55018" w:rsidRDefault="0087501F" w:rsidP="004170FA">
      <w:r>
        <w:rPr>
          <w:color w:val="FF0000"/>
          <w:strike/>
        </w:rPr>
        <w:t>50</w:t>
      </w:r>
      <w:r>
        <w:rPr>
          <w:color w:val="008000"/>
          <w:b/>
        </w:rPr>
        <w:t>49</w:t>
      </w:r>
      <w:r w:rsidR="004170FA" w:rsidRPr="00F55018">
        <w:t>.</w:t>
      </w:r>
      <w:r w:rsidR="00FF2152" w:rsidRPr="00F55018">
        <w:t xml:space="preserve"> </w:t>
      </w:r>
      <w:r w:rsidR="004170FA" w:rsidRPr="00F55018">
        <w:t>Jeppegaard M, Veidal S, Sverrild A, Backer V, Porsbjerg C. Validation of ATS clinical practice guideline cut-points for FeNO in asthma. Respir</w:t>
      </w:r>
      <w:r w:rsidR="004170FA" w:rsidRPr="00F55018">
        <w:t xml:space="preserve"> Med</w:t>
      </w:r>
      <w:r w:rsidR="004170FA" w:rsidRPr="00F55018">
        <w:t xml:space="preserve"> 2018;144:22-9.</w:t>
      </w:r>
    </w:p>
    <w:p w14:paraId="50155316" w14:textId="77B09D24" w:rsidR="004170FA" w:rsidRPr="00F55018" w:rsidDel="0087501F" w:rsidRDefault="004170FA" w:rsidP="004170FA">
      <w:pPr>
        <w:rPr/>
      </w:pPr>
    </w:p>
    <w:p w14:paraId="5D215B11" w14:textId="170C77FA" w:rsidR="004170FA" w:rsidRPr="00F55018" w:rsidDel="0087501F" w:rsidRDefault="004170FA" w:rsidP="004170FA">
      <w:pPr>
        <w:rPr/>
      </w:pPr>
    </w:p>
    <w:p w14:paraId="63AF807A" w14:textId="4A52473D" w:rsidR="004170FA" w:rsidRPr="00F55018" w:rsidDel="0087501F" w:rsidRDefault="004170FA" w:rsidP="004170FA">
      <w:pPr>
        <w:rPr/>
      </w:pPr>
    </w:p>
    <w:p w14:paraId="5EE0B856" w14:textId="4ACAFAFB" w:rsidR="004170FA" w:rsidRPr="00F55018" w:rsidDel="0087501F" w:rsidRDefault="004170FA" w:rsidP="004170FA">
      <w:pPr>
        <w:rPr/>
      </w:pPr>
      <w:commentRangeStart w:id="2873"/>
    </w:p>
    <w:p w14:paraId="6E0CAA49" w14:textId="39E81F08" w:rsidR="004170FA" w:rsidRPr="00F55018" w:rsidRDefault="0087501F" w:rsidP="004170FA">
      <w:r>
        <w:rPr>
          <w:color w:val="FF0000"/>
          <w:strike/>
        </w:rPr>
        <w:t>51</w:t>
      </w:r>
      <w:r>
        <w:rPr>
          <w:color w:val="008000"/>
          <w:b/>
        </w:rPr>
        <w:t>50</w:t>
      </w:r>
      <w:r w:rsidR="004170FA" w:rsidRPr="00F55018">
        <w:t>.</w:t>
      </w:r>
      <w:r w:rsidR="007A20D7" w:rsidRPr="00F55018">
        <w:t xml:space="preserve"> </w:t>
      </w:r>
      <w:r w:rsidR="004170FA" w:rsidRPr="00F55018">
        <w:t xml:space="preserve">Heaney LG, Perez De Llano L, Al-Ahmad M, Backer V, Busby J, Canonica GW, et al. Eosinophilic and </w:t>
      </w:r>
      <w:r w:rsidR="007A20D7" w:rsidRPr="00F55018">
        <w:t>n</w:t>
      </w:r>
      <w:r w:rsidR="004170FA" w:rsidRPr="00F55018">
        <w:t xml:space="preserve">oneosinophilic </w:t>
      </w:r>
      <w:r w:rsidR="007A20D7" w:rsidRPr="00F55018">
        <w:t>a</w:t>
      </w:r>
      <w:r w:rsidR="004170FA" w:rsidRPr="00F55018">
        <w:t>sthma. Chest</w:t>
      </w:r>
      <w:r w:rsidR="004170FA" w:rsidRPr="00F55018">
        <w:t xml:space="preserve"> 2021;160</w:t>
      </w:r>
      <w:r w:rsidR="004170FA" w:rsidRPr="00F55018">
        <w:t>:814-30.</w:t>
      </w:r>
    </w:p>
    <w:p w14:paraId="76ED93B3" w14:textId="49E7D769" w:rsidR="004170FA" w:rsidRPr="00F55018" w:rsidRDefault="00617F29" w:rsidP="004170FA">
      <w:r>
        <w:rPr>
          <w:color w:val="FF0000"/>
          <w:strike/>
        </w:rPr>
        <w:t>52</w:t>
      </w:r>
      <w:r>
        <w:rPr>
          <w:color w:val="008000"/>
          <w:b/>
        </w:rPr>
        <w:t>51</w:t>
      </w:r>
      <w:commentRangeStart w:id="2902"/>
      <w:r w:rsidR="004170FA" w:rsidRPr="00F55018">
        <w:t>.</w:t>
      </w:r>
      <w:r w:rsidR="007A20D7" w:rsidRPr="00F55018">
        <w:t xml:space="preserve"> </w:t>
      </w:r>
      <w:r w:rsidR="004170FA" w:rsidRPr="00F55018">
        <w:t xml:space="preserve">National Heart, Lung, and Blood Institute. Focused updates to the asthma management guidelines: </w:t>
      </w:r>
      <w:r w:rsidR="007A20D7" w:rsidRPr="00F55018">
        <w:t>a</w:t>
      </w:r>
      <w:r w:rsidR="004170FA" w:rsidRPr="00F55018">
        <w:t xml:space="preserve"> report from the National Asthma Education and Prevention Program Coordinating Committee Expert Panel Working Group. 2020.</w:t>
      </w:r>
      <w:commentRangeEnd w:id="2902"/>
      <w:r w:rsidR="007A20D7" w:rsidRPr="00F55018">
        <w:rPr>
          <w:rStyle w:val="CommentReference"/>
          <w:sz w:val="24"/>
          <w:szCs w:val="24"/>
        </w:rPr>
        <w:commentReference w:id="2902"/>
      </w:r>
    </w:p>
    <w:p w14:paraId="13482A7F" w14:textId="2D24E515" w:rsidR="004170FA" w:rsidRPr="00F55018" w:rsidRDefault="00617F29" w:rsidP="004170FA">
      <w:r>
        <w:rPr>
          <w:color w:val="FF0000"/>
          <w:strike/>
        </w:rPr>
        <w:t>53</w:t>
      </w:r>
      <w:r>
        <w:rPr>
          <w:color w:val="008000"/>
          <w:b/>
        </w:rPr>
        <w:t>52</w:t>
      </w:r>
      <w:r w:rsidR="004170FA" w:rsidRPr="00F55018">
        <w:t>.</w:t>
      </w:r>
      <w:r w:rsidR="00D2048B" w:rsidRPr="00F55018">
        <w:t xml:space="preserve"> </w:t>
      </w:r>
      <w:r w:rsidR="004170FA" w:rsidRPr="00F55018">
        <w:t>Gyawali B, Georas SN, Khurana S. Biologics in severe asthma: a state-of-the-art review. Eur</w:t>
      </w:r>
      <w:r w:rsidR="004170FA" w:rsidRPr="00F55018">
        <w:t xml:space="preserve"> Respir</w:t>
      </w:r>
      <w:r w:rsidR="004170FA" w:rsidRPr="00F55018">
        <w:t xml:space="preserve"> Rev</w:t>
      </w:r>
      <w:r w:rsidR="004170FA" w:rsidRPr="00F55018">
        <w:t xml:space="preserve"> 2025;34</w:t>
      </w:r>
      <w:r w:rsidR="004170FA" w:rsidRPr="00F55018">
        <w:t>:240088.</w:t>
      </w:r>
    </w:p>
    <w:p w14:paraId="52931657" w14:textId="1AE20059" w:rsidR="004170FA" w:rsidRPr="00F55018" w:rsidRDefault="00617F29" w:rsidP="004170FA">
      <w:r>
        <w:rPr>
          <w:color w:val="FF0000"/>
          <w:strike/>
        </w:rPr>
        <w:t>54</w:t>
      </w:r>
      <w:r>
        <w:rPr>
          <w:color w:val="008000"/>
          <w:b/>
        </w:rPr>
        <w:t>53</w:t>
      </w:r>
      <w:r w:rsidR="004170FA" w:rsidRPr="00F55018">
        <w:t>.</w:t>
      </w:r>
      <w:r w:rsidR="00D2048B" w:rsidRPr="00F55018">
        <w:t xml:space="preserve"> </w:t>
      </w:r>
      <w:r w:rsidR="004170FA" w:rsidRPr="00F55018">
        <w:t xml:space="preserve">Porsbjerg C, Melén E, Lehtimäki L, Shaw D. Asthma. </w:t>
      </w:r>
      <w:r w:rsidR="004170FA" w:rsidRPr="00F55018">
        <w:t>Lancet</w:t>
      </w:r>
      <w:r w:rsidR="004170FA" w:rsidRPr="00F55018">
        <w:t xml:space="preserve"> 2023;401</w:t>
      </w:r>
      <w:r w:rsidR="004170FA" w:rsidRPr="00F55018">
        <w:t>:858-73.</w:t>
      </w:r>
    </w:p>
    <w:p w14:paraId="6FCCD707" w14:textId="627D8689" w:rsidR="004170FA" w:rsidRPr="00F55018" w:rsidRDefault="00A13837" w:rsidP="004170FA">
      <w:r>
        <w:rPr>
          <w:color w:val="FF0000"/>
          <w:strike/>
        </w:rPr>
        <w:t>55</w:t>
      </w:r>
      <w:r>
        <w:rPr>
          <w:color w:val="008000"/>
          <w:b/>
        </w:rPr>
        <w:t>54</w:t>
      </w:r>
      <w:r w:rsidR="004170FA" w:rsidRPr="00F55018">
        <w:t>.</w:t>
      </w:r>
      <w:r w:rsidR="00D2048B" w:rsidRPr="00F55018">
        <w:t xml:space="preserve"> </w:t>
      </w:r>
      <w:r w:rsidR="004170FA" w:rsidRPr="00F55018">
        <w:t xml:space="preserve">Jennette JC, Falk RJ, Bacon PA, Basu N, Cid MC, Ferrario F, et al. 2012 </w:t>
      </w:r>
      <w:r w:rsidR="006C0B9F" w:rsidRPr="00F55018">
        <w:t>r</w:t>
      </w:r>
      <w:r w:rsidR="004170FA" w:rsidRPr="00F55018">
        <w:t>evised International Chapel Hill Consensus Conference Nomenclature of Vasculitides. Arthritis</w:t>
      </w:r>
      <w:r w:rsidR="006C0B9F" w:rsidRPr="00F55018">
        <w:t xml:space="preserve"> </w:t>
      </w:r>
      <w:r w:rsidR="004170FA" w:rsidRPr="00F55018">
        <w:t>Rheum</w:t>
      </w:r>
      <w:r w:rsidR="004170FA" w:rsidRPr="00F55018">
        <w:t xml:space="preserve"> 2013;65</w:t>
      </w:r>
      <w:r w:rsidR="004170FA" w:rsidRPr="00F55018">
        <w:t>:1-11.</w:t>
      </w:r>
    </w:p>
    <w:p w14:paraId="20621611" w14:textId="09055162" w:rsidR="004170FA" w:rsidRPr="00F55018" w:rsidRDefault="00DA44FC" w:rsidP="004170FA">
      <w:r>
        <w:rPr>
          <w:color w:val="FF0000"/>
          <w:strike/>
        </w:rPr>
        <w:t>56</w:t>
      </w:r>
      <w:r>
        <w:rPr>
          <w:color w:val="008000"/>
          <w:b/>
        </w:rPr>
        <w:t>55</w:t>
      </w:r>
      <w:r w:rsidR="004170FA" w:rsidRPr="00F55018">
        <w:t>.</w:t>
      </w:r>
      <w:r w:rsidR="00DC63B9" w:rsidRPr="00F55018">
        <w:t xml:space="preserve"> </w:t>
      </w:r>
      <w:r w:rsidR="004170FA" w:rsidRPr="00F55018">
        <w:t>Cottin V, Bel E, Bottero P, Dalhoff K, Humbert M, Lazor R, et al. Respiratory manifestations of eosinophilic granulomatosis with polyangiitis (Churg</w:t>
      </w:r>
      <w:r w:rsidR="00DC63B9" w:rsidRPr="00F55018">
        <w:t>-</w:t>
      </w:r>
      <w:r w:rsidR="004170FA" w:rsidRPr="00F55018">
        <w:t>Strauss). Eur</w:t>
      </w:r>
      <w:r w:rsidR="004170FA" w:rsidRPr="00F55018">
        <w:t xml:space="preserve"> Respir</w:t>
      </w:r>
      <w:r w:rsidR="004170FA" w:rsidRPr="00F55018">
        <w:t xml:space="preserve"> J</w:t>
      </w:r>
      <w:r w:rsidR="004170FA" w:rsidRPr="00F55018">
        <w:t xml:space="preserve"> 2016;48</w:t>
      </w:r>
      <w:r w:rsidR="004170FA" w:rsidRPr="00F55018">
        <w:t>:1429-41.</w:t>
      </w:r>
    </w:p>
    <w:p w14:paraId="6DF53AA7" w14:textId="662C829F" w:rsidR="004170FA" w:rsidRPr="00F55018" w:rsidRDefault="00DA44FC" w:rsidP="004170FA">
      <w:r>
        <w:rPr>
          <w:color w:val="FF0000"/>
          <w:strike/>
        </w:rPr>
        <w:t>57</w:t>
      </w:r>
      <w:r>
        <w:rPr>
          <w:color w:val="008000"/>
          <w:b/>
        </w:rPr>
        <w:t>56</w:t>
      </w:r>
      <w:r w:rsidR="004170FA" w:rsidRPr="00F55018">
        <w:t>.</w:t>
      </w:r>
      <w:r w:rsidR="00BF3094" w:rsidRPr="00F55018">
        <w:t xml:space="preserve"> </w:t>
      </w:r>
      <w:r w:rsidR="004170FA" w:rsidRPr="00F55018">
        <w:t xml:space="preserve">Chung MP, Yi CA, Lee HY, Han J, Lee KS. Imaging of </w:t>
      </w:r>
      <w:r w:rsidR="00BF3094" w:rsidRPr="00F55018">
        <w:t>p</w:t>
      </w:r>
      <w:r w:rsidR="004170FA" w:rsidRPr="00F55018">
        <w:t xml:space="preserve">ulmonary </w:t>
      </w:r>
      <w:r w:rsidR="00BF3094" w:rsidRPr="00F55018">
        <w:t>v</w:t>
      </w:r>
      <w:r w:rsidR="004170FA" w:rsidRPr="00F55018">
        <w:t>asculitis. Radiology</w:t>
      </w:r>
      <w:r w:rsidR="004170FA" w:rsidRPr="00F55018">
        <w:t xml:space="preserve"> 2010;255</w:t>
      </w:r>
      <w:r w:rsidR="004170FA" w:rsidRPr="00F55018">
        <w:t>:322-41.</w:t>
      </w:r>
    </w:p>
    <w:p w14:paraId="73D80683" w14:textId="37194C43" w:rsidR="004170FA" w:rsidRPr="00F55018" w:rsidRDefault="00DA44FC" w:rsidP="004170FA">
      <w:r>
        <w:rPr>
          <w:color w:val="FF0000"/>
          <w:strike/>
        </w:rPr>
        <w:t>58</w:t>
      </w:r>
      <w:r>
        <w:rPr>
          <w:color w:val="008000"/>
          <w:b/>
        </w:rPr>
        <w:t>57</w:t>
      </w:r>
      <w:r w:rsidR="004170FA" w:rsidRPr="00F55018">
        <w:t>.</w:t>
      </w:r>
      <w:r w:rsidR="00BF3094" w:rsidRPr="00F55018">
        <w:t xml:space="preserve"> </w:t>
      </w:r>
      <w:r w:rsidR="004170FA" w:rsidRPr="00F55018">
        <w:t xml:space="preserve">Lanham JG, Elkon KB, Pusey CD, Hughes GR. Systemic </w:t>
      </w:r>
      <w:r w:rsidR="00BF3094" w:rsidRPr="00F55018">
        <w:t>v</w:t>
      </w:r>
      <w:r w:rsidR="004170FA" w:rsidRPr="00F55018">
        <w:t xml:space="preserve">asculitis with </w:t>
      </w:r>
      <w:r w:rsidR="00BF3094" w:rsidRPr="00F55018">
        <w:t>a</w:t>
      </w:r>
      <w:r w:rsidR="004170FA" w:rsidRPr="00F55018">
        <w:t xml:space="preserve">sthma and </w:t>
      </w:r>
      <w:r w:rsidR="00BF3094" w:rsidRPr="00F55018">
        <w:t>e</w:t>
      </w:r>
      <w:r w:rsidR="004170FA" w:rsidRPr="00F55018">
        <w:t>osinophilia. Medicine</w:t>
      </w:r>
      <w:r w:rsidR="004170FA" w:rsidRPr="00F55018">
        <w:t xml:space="preserve"> 1984;63</w:t>
      </w:r>
      <w:r w:rsidR="004170FA" w:rsidRPr="00F55018">
        <w:t>:65-81.</w:t>
      </w:r>
    </w:p>
    <w:p w14:paraId="417EB485" w14:textId="6846006E" w:rsidR="004170FA" w:rsidRPr="00F55018" w:rsidRDefault="00777AA4" w:rsidP="004170FA">
      <w:r>
        <w:rPr>
          <w:color w:val="FF0000"/>
          <w:strike/>
        </w:rPr>
        <w:t>59</w:t>
      </w:r>
      <w:r>
        <w:rPr>
          <w:color w:val="008000"/>
          <w:b/>
        </w:rPr>
        <w:t>58</w:t>
      </w:r>
      <w:r w:rsidR="004170FA" w:rsidRPr="00F55018">
        <w:t>.</w:t>
      </w:r>
      <w:r w:rsidR="00BF3094" w:rsidRPr="00F55018">
        <w:t xml:space="preserve"> </w:t>
      </w:r>
      <w:r w:rsidR="004170FA" w:rsidRPr="00F55018">
        <w:t xml:space="preserve">Wechsler ME, Nair P, Terrier B, Walz B, Bourdin A, Jayne DRW, et al. Benralizumab versus </w:t>
      </w:r>
      <w:r w:rsidR="00BF3094" w:rsidRPr="00F55018">
        <w:t>m</w:t>
      </w:r>
      <w:r w:rsidR="004170FA" w:rsidRPr="00F55018">
        <w:t xml:space="preserve">epolizumab for </w:t>
      </w:r>
      <w:r w:rsidR="00BF3094" w:rsidRPr="00F55018">
        <w:t>e</w:t>
      </w:r>
      <w:r w:rsidR="004170FA" w:rsidRPr="00F55018">
        <w:t xml:space="preserve">osinophilic </w:t>
      </w:r>
      <w:r w:rsidR="00BF3094" w:rsidRPr="00F55018">
        <w:t>g</w:t>
      </w:r>
      <w:r w:rsidR="004170FA" w:rsidRPr="00F55018">
        <w:t xml:space="preserve">ranulomatosis with </w:t>
      </w:r>
      <w:r w:rsidR="00BF3094" w:rsidRPr="00F55018">
        <w:t>p</w:t>
      </w:r>
      <w:r w:rsidR="004170FA" w:rsidRPr="00F55018">
        <w:t>olyangiitis. N</w:t>
      </w:r>
      <w:r w:rsidR="004170FA" w:rsidRPr="00F55018">
        <w:t xml:space="preserve"> Engl</w:t>
      </w:r>
      <w:r w:rsidR="004170FA" w:rsidRPr="00F55018">
        <w:t xml:space="preserve"> J</w:t>
      </w:r>
      <w:r w:rsidR="004170FA" w:rsidRPr="00F55018">
        <w:t xml:space="preserve"> Med</w:t>
      </w:r>
      <w:r w:rsidR="004170FA" w:rsidRPr="00F55018">
        <w:t xml:space="preserve"> 2024;390</w:t>
      </w:r>
      <w:r w:rsidR="004170FA" w:rsidRPr="00F55018">
        <w:t>:911-21.</w:t>
      </w:r>
    </w:p>
    <w:p w14:paraId="34E01F92" w14:textId="05942B35" w:rsidR="004170FA" w:rsidRPr="00F55018" w:rsidRDefault="007B692F" w:rsidP="004170FA">
      <w:r>
        <w:rPr>
          <w:color w:val="FF0000"/>
          <w:strike/>
        </w:rPr>
        <w:t>60</w:t>
      </w:r>
      <w:r>
        <w:rPr>
          <w:color w:val="008000"/>
          <w:b/>
        </w:rPr>
        <w:t>59</w:t>
      </w:r>
      <w:r w:rsidR="004170FA" w:rsidRPr="00F55018">
        <w:t>.</w:t>
      </w:r>
      <w:r w:rsidR="00BF3094" w:rsidRPr="00F55018">
        <w:t xml:space="preserve"> </w:t>
      </w:r>
      <w:r w:rsidR="004170FA" w:rsidRPr="00F55018">
        <w:t xml:space="preserve">Mukherjee M, Suray Tan N, Huang C, Kim B, Radford K, Venegas Garrido C, et al. Late </w:t>
      </w:r>
      <w:r w:rsidR="00B1032E" w:rsidRPr="00F55018">
        <w:t>b</w:t>
      </w:r>
      <w:r w:rsidR="004170FA" w:rsidRPr="00F55018">
        <w:t xml:space="preserve">reaking </w:t>
      </w:r>
      <w:r w:rsidR="00B1032E" w:rsidRPr="00F55018">
        <w:t>a</w:t>
      </w:r>
      <w:r w:rsidR="004170FA" w:rsidRPr="00F55018">
        <w:t xml:space="preserve">bstract - </w:t>
      </w:r>
      <w:r w:rsidR="00B1032E" w:rsidRPr="00F55018">
        <w:t>b</w:t>
      </w:r>
      <w:r w:rsidR="004170FA" w:rsidRPr="00F55018">
        <w:t>enralizumab reduces eosinophils and ANCA in sputum in EGPA. Eur</w:t>
      </w:r>
      <w:r w:rsidR="004170FA" w:rsidRPr="00F55018">
        <w:t xml:space="preserve"> Respir</w:t>
      </w:r>
      <w:r w:rsidR="004170FA" w:rsidRPr="00F55018">
        <w:t xml:space="preserve"> J</w:t>
      </w:r>
      <w:r w:rsidR="004170FA" w:rsidRPr="00F55018">
        <w:t xml:space="preserve"> 2024;64(suppl 68):PA5372.</w:t>
      </w:r>
    </w:p>
    <w:p w14:paraId="1527E1EF" w14:textId="13C81B69" w:rsidR="004170FA" w:rsidRPr="00F55018" w:rsidRDefault="007B692F" w:rsidP="004170FA">
      <w:r>
        <w:rPr>
          <w:color w:val="FF0000"/>
          <w:strike/>
        </w:rPr>
        <w:t>61</w:t>
      </w:r>
      <w:r>
        <w:rPr>
          <w:color w:val="008000"/>
          <w:b/>
        </w:rPr>
        <w:t>60</w:t>
      </w:r>
      <w:r w:rsidR="004170FA" w:rsidRPr="00F55018">
        <w:t>.</w:t>
      </w:r>
      <w:r w:rsidR="00B1032E" w:rsidRPr="00F55018">
        <w:t xml:space="preserve"> </w:t>
      </w:r>
      <w:r w:rsidR="004170FA" w:rsidRPr="00F55018">
        <w:t xml:space="preserve">Agarwal R, Muthu V, Sehgal IS, Dhooria S, Prasad KT, Aggarwal AN. Allergic </w:t>
      </w:r>
      <w:r w:rsidR="00B1032E" w:rsidRPr="00F55018">
        <w:t>b</w:t>
      </w:r>
      <w:r w:rsidR="004170FA" w:rsidRPr="00F55018">
        <w:t xml:space="preserve">ronchopulmonary </w:t>
      </w:r>
      <w:r w:rsidR="00B1032E" w:rsidRPr="00F55018">
        <w:t>a</w:t>
      </w:r>
      <w:r w:rsidR="004170FA" w:rsidRPr="00F55018">
        <w:t>spergillosis. Clin</w:t>
      </w:r>
      <w:r w:rsidR="004170FA" w:rsidRPr="00F55018">
        <w:t xml:space="preserve"> Chest Med</w:t>
      </w:r>
      <w:r w:rsidR="004170FA" w:rsidRPr="00F55018">
        <w:t xml:space="preserve"> 2022;43</w:t>
      </w:r>
      <w:r w:rsidR="004170FA" w:rsidRPr="00F55018">
        <w:t>:99-125.</w:t>
      </w:r>
    </w:p>
    <w:p w14:paraId="361342A6" w14:textId="12AA5FCD" w:rsidR="004170FA" w:rsidRPr="00F55018" w:rsidRDefault="00952740" w:rsidP="004170FA">
      <w:r>
        <w:rPr>
          <w:color w:val="FF0000"/>
          <w:strike/>
        </w:rPr>
        <w:t>62</w:t>
      </w:r>
      <w:r>
        <w:rPr>
          <w:color w:val="008000"/>
          <w:b/>
        </w:rPr>
        <w:t>61</w:t>
      </w:r>
      <w:r w:rsidR="004170FA" w:rsidRPr="00F55018">
        <w:t>.</w:t>
      </w:r>
      <w:r w:rsidR="00917CA1" w:rsidRPr="00F55018">
        <w:t xml:space="preserve"> </w:t>
      </w:r>
      <w:r w:rsidR="004170FA" w:rsidRPr="00F55018">
        <w:t xml:space="preserve">Geller DE, Kaplowitz H, Light MJ, Colin AA. Allergic </w:t>
      </w:r>
      <w:r w:rsidR="00041507" w:rsidRPr="00F55018">
        <w:t>b</w:t>
      </w:r>
      <w:r w:rsidR="004170FA" w:rsidRPr="00F55018">
        <w:t xml:space="preserve">ronchopulmonary </w:t>
      </w:r>
      <w:r w:rsidR="00041507" w:rsidRPr="00F55018">
        <w:t>a</w:t>
      </w:r>
      <w:r w:rsidR="004170FA" w:rsidRPr="00F55018">
        <w:t xml:space="preserve">spergillosis in </w:t>
      </w:r>
      <w:r w:rsidR="00041507" w:rsidRPr="00F55018">
        <w:t>c</w:t>
      </w:r>
      <w:r w:rsidR="004170FA" w:rsidRPr="00F55018">
        <w:t xml:space="preserve">ystic </w:t>
      </w:r>
      <w:r w:rsidR="00041507" w:rsidRPr="00F55018">
        <w:t>f</w:t>
      </w:r>
      <w:r w:rsidR="004170FA" w:rsidRPr="00F55018">
        <w:t>ibrosis. Chest</w:t>
      </w:r>
      <w:r w:rsidR="004170FA" w:rsidRPr="00F55018">
        <w:t xml:space="preserve"> 1999;116</w:t>
      </w:r>
      <w:r w:rsidR="004170FA" w:rsidRPr="00F55018">
        <w:t>:639-46.</w:t>
      </w:r>
    </w:p>
    <w:p w14:paraId="1BF0B652" w14:textId="3D176B7B" w:rsidR="004170FA" w:rsidRPr="00F55018" w:rsidRDefault="00A5530A" w:rsidP="004170FA">
      <w:r>
        <w:rPr>
          <w:color w:val="FF0000"/>
          <w:strike/>
        </w:rPr>
        <w:t>63</w:t>
      </w:r>
      <w:r>
        <w:rPr>
          <w:color w:val="008000"/>
          <w:b/>
        </w:rPr>
        <w:t>62</w:t>
      </w:r>
      <w:r w:rsidR="004170FA" w:rsidRPr="00F55018">
        <w:t>.</w:t>
      </w:r>
      <w:r w:rsidR="00041507" w:rsidRPr="00F55018">
        <w:t xml:space="preserve"> </w:t>
      </w:r>
      <w:r w:rsidR="004170FA" w:rsidRPr="00F55018">
        <w:t>Dykewicz MS, Rodrigues JM, Slavin RG. Allergic fungal rhinosinusitis. J</w:t>
      </w:r>
      <w:r w:rsidR="004170FA" w:rsidRPr="00F55018">
        <w:t xml:space="preserve"> Allergy </w:t>
      </w:r>
      <w:r w:rsidR="004170FA" w:rsidRPr="00F55018">
        <w:t>Clin</w:t>
      </w:r>
      <w:r w:rsidR="004170FA" w:rsidRPr="00F55018">
        <w:t xml:space="preserve"> Immunol</w:t>
      </w:r>
      <w:r w:rsidR="004170FA" w:rsidRPr="00F55018">
        <w:t xml:space="preserve"> 2018;142</w:t>
      </w:r>
      <w:r w:rsidR="004170FA" w:rsidRPr="00F55018">
        <w:t>:341-51.</w:t>
      </w:r>
    </w:p>
    <w:p w14:paraId="7C8F1D5C" w14:textId="4C0F4F58" w:rsidR="004170FA" w:rsidRPr="00F55018" w:rsidRDefault="00A5530A" w:rsidP="004170FA">
      <w:r>
        <w:rPr>
          <w:color w:val="FF0000"/>
          <w:strike/>
        </w:rPr>
        <w:t>64</w:t>
      </w:r>
      <w:r>
        <w:rPr>
          <w:color w:val="008000"/>
          <w:b/>
        </w:rPr>
        <w:t>63</w:t>
      </w:r>
      <w:r w:rsidR="004170FA" w:rsidRPr="00F55018">
        <w:t>.</w:t>
      </w:r>
      <w:r w:rsidR="00041507" w:rsidRPr="00F55018">
        <w:t xml:space="preserve"> </w:t>
      </w:r>
      <w:r w:rsidR="004170FA" w:rsidRPr="00F55018">
        <w:t xml:space="preserve">Muthu V, Singh P, Choudhary H, Sehgal IS, Dhooria S, Prasad KT, et al. Diagnostic </w:t>
      </w:r>
      <w:r w:rsidR="00041507" w:rsidRPr="00F55018">
        <w:t>c</w:t>
      </w:r>
      <w:r w:rsidR="004170FA" w:rsidRPr="00F55018">
        <w:t xml:space="preserve">utoffs and </w:t>
      </w:r>
      <w:r w:rsidR="00041507" w:rsidRPr="00F55018">
        <w:t>c</w:t>
      </w:r>
      <w:r w:rsidR="004170FA" w:rsidRPr="00F55018">
        <w:t xml:space="preserve">linical </w:t>
      </w:r>
      <w:r w:rsidR="00041507" w:rsidRPr="00F55018">
        <w:t>u</w:t>
      </w:r>
      <w:r w:rsidR="004170FA" w:rsidRPr="00F55018">
        <w:t xml:space="preserve">tility of </w:t>
      </w:r>
      <w:r w:rsidR="00041507" w:rsidRPr="00F55018">
        <w:t>r</w:t>
      </w:r>
      <w:r w:rsidR="004170FA" w:rsidRPr="00F55018">
        <w:t xml:space="preserve">ecombinant Aspergillus fumigatus </w:t>
      </w:r>
      <w:r w:rsidR="00041507" w:rsidRPr="00F55018">
        <w:t>a</w:t>
      </w:r>
      <w:r w:rsidR="004170FA" w:rsidRPr="00F55018">
        <w:t xml:space="preserve">ntigens in the </w:t>
      </w:r>
      <w:r w:rsidR="00041507" w:rsidRPr="00F55018">
        <w:t>d</w:t>
      </w:r>
      <w:r w:rsidR="004170FA" w:rsidRPr="00F55018">
        <w:t xml:space="preserve">iagnosis of </w:t>
      </w:r>
      <w:r w:rsidR="00041507" w:rsidRPr="00F55018">
        <w:t>a</w:t>
      </w:r>
      <w:r w:rsidR="004170FA" w:rsidRPr="00F55018">
        <w:t xml:space="preserve">llergic </w:t>
      </w:r>
      <w:r w:rsidR="00041507" w:rsidRPr="00F55018">
        <w:t>b</w:t>
      </w:r>
      <w:r w:rsidR="004170FA" w:rsidRPr="00F55018">
        <w:t xml:space="preserve">ronchopulmonary </w:t>
      </w:r>
      <w:r w:rsidR="00041507" w:rsidRPr="00F55018">
        <w:t>a</w:t>
      </w:r>
      <w:r w:rsidR="004170FA" w:rsidRPr="00F55018">
        <w:t xml:space="preserve">spergillosis. </w:t>
      </w:r>
      <w:r w:rsidR="004170FA" w:rsidRPr="00F55018">
        <w:t>J</w:t>
      </w:r>
      <w:r w:rsidR="004170FA" w:rsidRPr="00F55018">
        <w:t xml:space="preserve"> Allergy </w:t>
      </w:r>
      <w:r w:rsidR="004170FA" w:rsidRPr="00F55018">
        <w:t>Clin</w:t>
      </w:r>
      <w:r w:rsidR="004170FA" w:rsidRPr="00F55018">
        <w:t xml:space="preserve"> Immunol</w:t>
      </w:r>
      <w:r w:rsidR="004170FA" w:rsidRPr="00F55018">
        <w:t xml:space="preserve"> Pract</w:t>
      </w:r>
      <w:r w:rsidR="004170FA" w:rsidRPr="00F55018">
        <w:t xml:space="preserve"> 2020;8</w:t>
      </w:r>
      <w:r w:rsidR="004170FA" w:rsidRPr="00F55018">
        <w:t>:579-87.</w:t>
      </w:r>
    </w:p>
    <w:p w14:paraId="19664DC2" w14:textId="21F2D75D" w:rsidR="004170FA" w:rsidRPr="00F55018" w:rsidRDefault="00C15981" w:rsidP="004170FA">
      <w:r>
        <w:rPr>
          <w:color w:val="FF0000"/>
          <w:strike/>
        </w:rPr>
        <w:t>65</w:t>
      </w:r>
      <w:r>
        <w:rPr>
          <w:color w:val="008000"/>
          <w:b/>
        </w:rPr>
        <w:t>64</w:t>
      </w:r>
      <w:r w:rsidR="004170FA" w:rsidRPr="00F55018">
        <w:t>.</w:t>
      </w:r>
      <w:r w:rsidR="000A17E7" w:rsidRPr="00F55018">
        <w:t xml:space="preserve"> </w:t>
      </w:r>
      <w:r w:rsidR="004170FA" w:rsidRPr="00F55018">
        <w:t xml:space="preserve">Saxena P, Choudhary H, Muthu V, Sehgal IS, Dhooria S, Prasad KT, et al. Which </w:t>
      </w:r>
      <w:r w:rsidR="000A17E7" w:rsidRPr="00F55018">
        <w:t>a</w:t>
      </w:r>
      <w:r w:rsidR="004170FA" w:rsidRPr="00F55018">
        <w:t xml:space="preserve">re the </w:t>
      </w:r>
      <w:r w:rsidR="000A17E7" w:rsidRPr="00F55018">
        <w:t>o</w:t>
      </w:r>
      <w:r w:rsidR="004170FA" w:rsidRPr="00F55018">
        <w:t xml:space="preserve">ptimal </w:t>
      </w:r>
      <w:r w:rsidR="000A17E7" w:rsidRPr="00F55018">
        <w:t>c</w:t>
      </w:r>
      <w:r w:rsidR="004170FA" w:rsidRPr="00F55018">
        <w:t xml:space="preserve">riteria for the </w:t>
      </w:r>
      <w:r w:rsidR="000A17E7" w:rsidRPr="00F55018">
        <w:t>d</w:t>
      </w:r>
      <w:r w:rsidR="004170FA" w:rsidRPr="00F55018">
        <w:t xml:space="preserve">iagnosis of </w:t>
      </w:r>
      <w:r w:rsidR="000A17E7" w:rsidRPr="00F55018">
        <w:t>a</w:t>
      </w:r>
      <w:r w:rsidR="004170FA" w:rsidRPr="00F55018">
        <w:t xml:space="preserve">llergic </w:t>
      </w:r>
      <w:r w:rsidR="000A17E7" w:rsidRPr="00F55018">
        <w:t>b</w:t>
      </w:r>
      <w:r w:rsidR="004170FA" w:rsidRPr="00F55018">
        <w:t xml:space="preserve">ronchopulmonary </w:t>
      </w:r>
      <w:r w:rsidR="000A17E7" w:rsidRPr="00F55018">
        <w:t>a</w:t>
      </w:r>
      <w:r w:rsidR="004170FA" w:rsidRPr="00F55018">
        <w:t xml:space="preserve">spergillosis? A </w:t>
      </w:r>
      <w:r w:rsidR="000A17E7" w:rsidRPr="00F55018">
        <w:t>l</w:t>
      </w:r>
      <w:r w:rsidR="004170FA" w:rsidRPr="00F55018">
        <w:t xml:space="preserve">atent </w:t>
      </w:r>
      <w:r w:rsidR="000A17E7" w:rsidRPr="00F55018">
        <w:t>c</w:t>
      </w:r>
      <w:r w:rsidR="004170FA" w:rsidRPr="00F55018">
        <w:t xml:space="preserve">lass </w:t>
      </w:r>
      <w:r w:rsidR="000A17E7" w:rsidRPr="00F55018">
        <w:t>a</w:t>
      </w:r>
      <w:r w:rsidR="004170FA" w:rsidRPr="00F55018">
        <w:t xml:space="preserve">nalysis. </w:t>
      </w:r>
      <w:r w:rsidR="004170FA" w:rsidRPr="00F55018">
        <w:t>J</w:t>
      </w:r>
      <w:r w:rsidR="004170FA" w:rsidRPr="00F55018">
        <w:t xml:space="preserve"> Allergy </w:t>
      </w:r>
      <w:r w:rsidR="004170FA" w:rsidRPr="00F55018">
        <w:t>Clin</w:t>
      </w:r>
      <w:r w:rsidR="004170FA" w:rsidRPr="00F55018">
        <w:t xml:space="preserve"> Immunol</w:t>
      </w:r>
      <w:r w:rsidR="004170FA" w:rsidRPr="00F55018">
        <w:t xml:space="preserve"> Pract</w:t>
      </w:r>
      <w:r w:rsidR="004170FA" w:rsidRPr="00F55018">
        <w:t xml:space="preserve"> 2021;9</w:t>
      </w:r>
      <w:r w:rsidR="004170FA" w:rsidRPr="00F55018">
        <w:t>:328-35.e1.</w:t>
      </w:r>
    </w:p>
    <w:p w14:paraId="04C1BE5B" w14:textId="54D29998" w:rsidR="004170FA" w:rsidRPr="00F55018" w:rsidRDefault="00C15981" w:rsidP="004170FA">
      <w:r>
        <w:rPr>
          <w:color w:val="FF0000"/>
          <w:strike/>
        </w:rPr>
        <w:t>66</w:t>
      </w:r>
      <w:r>
        <w:rPr>
          <w:color w:val="008000"/>
          <w:b/>
        </w:rPr>
        <w:t>65</w:t>
      </w:r>
      <w:r w:rsidR="004170FA" w:rsidRPr="00F55018">
        <w:t>.</w:t>
      </w:r>
      <w:r w:rsidR="00293FA6" w:rsidRPr="00F55018">
        <w:t xml:space="preserve"> </w:t>
      </w:r>
      <w:r w:rsidR="004170FA" w:rsidRPr="00F55018">
        <w:t>Wark P. Pathogenesis of allergic bronchopulmonary aspergillosis and an evidence-based review of azoles in treatment. Respir</w:t>
      </w:r>
      <w:r w:rsidR="004170FA" w:rsidRPr="00F55018">
        <w:t xml:space="preserve"> Med</w:t>
      </w:r>
      <w:r w:rsidR="004170FA" w:rsidRPr="00F55018">
        <w:t xml:space="preserve"> 2004;98</w:t>
      </w:r>
      <w:r w:rsidR="004170FA" w:rsidRPr="00F55018">
        <w:t>:915-23.</w:t>
      </w:r>
    </w:p>
    <w:p w14:paraId="17B0695A" w14:textId="47BEF3CE" w:rsidR="004170FA" w:rsidRPr="00F55018" w:rsidRDefault="00C15981" w:rsidP="004170FA">
      <w:r>
        <w:rPr>
          <w:color w:val="FF0000"/>
          <w:strike/>
        </w:rPr>
        <w:t>67</w:t>
      </w:r>
      <w:r>
        <w:rPr>
          <w:color w:val="008000"/>
          <w:b/>
        </w:rPr>
        <w:t>66</w:t>
      </w:r>
      <w:r w:rsidR="004170FA" w:rsidRPr="00F55018">
        <w:t>.</w:t>
      </w:r>
      <w:r w:rsidR="00293FA6" w:rsidRPr="00F55018">
        <w:t xml:space="preserve"> </w:t>
      </w:r>
      <w:r w:rsidR="004170FA" w:rsidRPr="00F55018">
        <w:t xml:space="preserve">Chen X, Zhi H, Wang X, Zhou Z, Luo H, Li J, et al. Efficacy of </w:t>
      </w:r>
      <w:r w:rsidR="00293FA6" w:rsidRPr="00F55018">
        <w:t>b</w:t>
      </w:r>
      <w:r w:rsidR="004170FA" w:rsidRPr="00F55018">
        <w:t xml:space="preserve">iologics in </w:t>
      </w:r>
      <w:r w:rsidR="00293FA6" w:rsidRPr="00F55018">
        <w:t>p</w:t>
      </w:r>
      <w:r w:rsidR="004170FA" w:rsidRPr="00F55018">
        <w:t xml:space="preserve">atients with </w:t>
      </w:r>
      <w:r w:rsidR="00293FA6" w:rsidRPr="00F55018">
        <w:t>a</w:t>
      </w:r>
      <w:r w:rsidR="004170FA" w:rsidRPr="00F55018">
        <w:t xml:space="preserve">llergic </w:t>
      </w:r>
      <w:r w:rsidR="00293FA6" w:rsidRPr="00F55018">
        <w:t>b</w:t>
      </w:r>
      <w:r w:rsidR="004170FA" w:rsidRPr="00F55018">
        <w:t xml:space="preserve">ronchopulmonary </w:t>
      </w:r>
      <w:r w:rsidR="00293FA6" w:rsidRPr="00F55018">
        <w:t>a</w:t>
      </w:r>
      <w:r w:rsidR="004170FA" w:rsidRPr="00F55018">
        <w:t xml:space="preserve">spergillosis: </w:t>
      </w:r>
      <w:r w:rsidR="00293FA6" w:rsidRPr="00F55018">
        <w:t>a</w:t>
      </w:r>
      <w:r w:rsidR="004170FA" w:rsidRPr="00F55018">
        <w:t xml:space="preserve"> </w:t>
      </w:r>
      <w:r w:rsidR="00293FA6" w:rsidRPr="00F55018">
        <w:t>s</w:t>
      </w:r>
      <w:r w:rsidR="004170FA" w:rsidRPr="00F55018">
        <w:t xml:space="preserve">ystematic </w:t>
      </w:r>
      <w:r w:rsidR="00293FA6" w:rsidRPr="00F55018">
        <w:t>r</w:t>
      </w:r>
      <w:r w:rsidR="004170FA" w:rsidRPr="00F55018">
        <w:t xml:space="preserve">eview and </w:t>
      </w:r>
      <w:r w:rsidR="00293FA6" w:rsidRPr="00F55018">
        <w:t>m</w:t>
      </w:r>
      <w:r w:rsidR="004170FA" w:rsidRPr="00F55018">
        <w:t>eta-</w:t>
      </w:r>
      <w:r w:rsidR="00293FA6" w:rsidRPr="00F55018">
        <w:t>a</w:t>
      </w:r>
      <w:r w:rsidR="004170FA" w:rsidRPr="00F55018">
        <w:t>nalysis. Lung</w:t>
      </w:r>
      <w:r w:rsidR="004170FA" w:rsidRPr="00F55018">
        <w:t xml:space="preserve"> 2024;202</w:t>
      </w:r>
      <w:r w:rsidR="004170FA" w:rsidRPr="00F55018">
        <w:t>:367-83.</w:t>
      </w:r>
    </w:p>
    <w:p w14:paraId="65C64F53" w14:textId="1F14D905" w:rsidR="004170FA" w:rsidRPr="00F55018" w:rsidRDefault="00C15981" w:rsidP="004170FA">
      <w:r>
        <w:rPr>
          <w:color w:val="FF0000"/>
          <w:strike/>
        </w:rPr>
        <w:t>68</w:t>
      </w:r>
      <w:r>
        <w:rPr>
          <w:color w:val="008000"/>
          <w:b/>
        </w:rPr>
        <w:t>67</w:t>
      </w:r>
      <w:r w:rsidR="004170FA" w:rsidRPr="00F55018">
        <w:t>.</w:t>
      </w:r>
      <w:r w:rsidR="0071129F" w:rsidRPr="00F55018">
        <w:t xml:space="preserve"> </w:t>
      </w:r>
      <w:r w:rsidR="004170FA" w:rsidRPr="00F55018">
        <w:t xml:space="preserve">Brightling CE. Chronic </w:t>
      </w:r>
      <w:r w:rsidR="0071129F" w:rsidRPr="00F55018">
        <w:t>c</w:t>
      </w:r>
      <w:r w:rsidR="004170FA" w:rsidRPr="00F55018">
        <w:t xml:space="preserve">ough </w:t>
      </w:r>
      <w:r w:rsidR="0071129F" w:rsidRPr="00F55018">
        <w:t>d</w:t>
      </w:r>
      <w:r w:rsidR="004170FA" w:rsidRPr="00F55018">
        <w:t xml:space="preserve">ue to </w:t>
      </w:r>
      <w:r w:rsidR="0071129F" w:rsidRPr="00F55018">
        <w:t>n</w:t>
      </w:r>
      <w:r w:rsidR="004170FA" w:rsidRPr="00F55018">
        <w:t xml:space="preserve">onasthmatic </w:t>
      </w:r>
      <w:r w:rsidR="0071129F" w:rsidRPr="00F55018">
        <w:t>e</w:t>
      </w:r>
      <w:r w:rsidR="004170FA" w:rsidRPr="00F55018">
        <w:t xml:space="preserve">osinophilic </w:t>
      </w:r>
      <w:r w:rsidR="0071129F" w:rsidRPr="00F55018">
        <w:t>b</w:t>
      </w:r>
      <w:r w:rsidR="004170FA" w:rsidRPr="00F55018">
        <w:t>ronchitis. Chest</w:t>
      </w:r>
      <w:r w:rsidR="004170FA" w:rsidRPr="00F55018">
        <w:t xml:space="preserve"> 2006;129</w:t>
      </w:r>
      <w:r w:rsidR="004170FA" w:rsidRPr="00F55018">
        <w:t>:116</w:t>
      </w:r>
      <w:r w:rsidR="004170FA" w:rsidRPr="00F55018">
        <w:t>-21S.</w:t>
      </w:r>
    </w:p>
    <w:p w14:paraId="03DE14BF" w14:textId="01494A97" w:rsidR="004170FA" w:rsidRPr="00F55018" w:rsidRDefault="00C15981" w:rsidP="004170FA">
      <w:r>
        <w:rPr>
          <w:color w:val="FF0000"/>
          <w:strike/>
        </w:rPr>
        <w:t>69</w:t>
      </w:r>
      <w:r>
        <w:rPr>
          <w:color w:val="008000"/>
          <w:b/>
        </w:rPr>
        <w:t>68</w:t>
      </w:r>
      <w:r w:rsidR="004170FA" w:rsidRPr="00F55018">
        <w:t>.</w:t>
      </w:r>
      <w:r w:rsidR="006778AF" w:rsidRPr="00F55018">
        <w:t xml:space="preserve"> </w:t>
      </w:r>
      <w:r w:rsidR="004170FA" w:rsidRPr="00F55018">
        <w:t xml:space="preserve">Sadeghi MH, Morice AH. The </w:t>
      </w:r>
      <w:r w:rsidR="006778AF" w:rsidRPr="00F55018">
        <w:t>e</w:t>
      </w:r>
      <w:r w:rsidR="004170FA" w:rsidRPr="00F55018">
        <w:t xml:space="preserve">merging </w:t>
      </w:r>
      <w:r w:rsidR="006778AF" w:rsidRPr="00F55018">
        <w:t>r</w:t>
      </w:r>
      <w:r w:rsidR="004170FA" w:rsidRPr="00F55018">
        <w:t xml:space="preserve">ole of </w:t>
      </w:r>
      <w:r w:rsidR="006778AF" w:rsidRPr="00F55018">
        <w:t>t</w:t>
      </w:r>
      <w:r w:rsidR="004170FA" w:rsidRPr="00F55018">
        <w:t xml:space="preserve">he </w:t>
      </w:r>
      <w:r w:rsidR="006778AF" w:rsidRPr="00F55018">
        <w:t>e</w:t>
      </w:r>
      <w:r w:rsidR="004170FA" w:rsidRPr="00F55018">
        <w:t xml:space="preserve">osinophil and </w:t>
      </w:r>
      <w:r w:rsidR="006778AF" w:rsidRPr="00F55018">
        <w:t>i</w:t>
      </w:r>
      <w:r w:rsidR="004170FA" w:rsidRPr="00F55018">
        <w:t xml:space="preserve">ts </w:t>
      </w:r>
      <w:r w:rsidR="006778AF" w:rsidRPr="00F55018">
        <w:t>m</w:t>
      </w:r>
      <w:r w:rsidR="004170FA" w:rsidRPr="00F55018">
        <w:t xml:space="preserve">easurement in </w:t>
      </w:r>
      <w:r w:rsidR="006778AF" w:rsidRPr="00F55018">
        <w:t>c</w:t>
      </w:r>
      <w:r w:rsidR="004170FA" w:rsidRPr="00F55018">
        <w:t xml:space="preserve">hronic </w:t>
      </w:r>
      <w:r w:rsidR="006778AF" w:rsidRPr="00F55018">
        <w:t>c</w:t>
      </w:r>
      <w:r w:rsidR="004170FA" w:rsidRPr="00F55018">
        <w:t xml:space="preserve">ough. </w:t>
      </w:r>
      <w:r w:rsidR="004170FA" w:rsidRPr="00F55018">
        <w:t>Open Respir</w:t>
      </w:r>
      <w:r w:rsidR="004170FA" w:rsidRPr="00F55018">
        <w:t xml:space="preserve"> Med</w:t>
      </w:r>
      <w:r w:rsidR="004170FA" w:rsidRPr="00F55018">
        <w:t xml:space="preserve"> J</w:t>
      </w:r>
      <w:r w:rsidR="004170FA" w:rsidRPr="00F55018">
        <w:t xml:space="preserve"> 2017;11</w:t>
      </w:r>
      <w:r w:rsidR="004170FA" w:rsidRPr="00F55018">
        <w:t>:17-30.</w:t>
      </w:r>
    </w:p>
    <w:p w14:paraId="79CEA4F2" w14:textId="589DB04A" w:rsidR="004170FA" w:rsidRPr="00F55018" w:rsidRDefault="005742FA" w:rsidP="004170FA">
      <w:r>
        <w:rPr>
          <w:color w:val="FF0000"/>
          <w:strike/>
        </w:rPr>
        <w:t>70</w:t>
      </w:r>
      <w:r>
        <w:rPr>
          <w:color w:val="008000"/>
          <w:b/>
        </w:rPr>
        <w:t>69</w:t>
      </w:r>
      <w:r w:rsidR="004170FA" w:rsidRPr="00F55018">
        <w:t>.</w:t>
      </w:r>
      <w:r w:rsidR="00E75FD7" w:rsidRPr="00F55018">
        <w:t xml:space="preserve"> </w:t>
      </w:r>
      <w:r w:rsidR="004170FA" w:rsidRPr="00F55018">
        <w:t>Brightling CE. Comparison of airway immunopathology of eosinophilic bronchitis and asthma. Thorax</w:t>
      </w:r>
      <w:r w:rsidR="004170FA" w:rsidRPr="00F55018">
        <w:t xml:space="preserve"> 2003;58</w:t>
      </w:r>
      <w:r w:rsidR="004170FA" w:rsidRPr="00F55018">
        <w:t>:528-32.</w:t>
      </w:r>
    </w:p>
    <w:p w14:paraId="079AD5A6" w14:textId="140FE620" w:rsidR="004170FA" w:rsidRPr="00F55018" w:rsidRDefault="005742FA" w:rsidP="004170FA">
      <w:r>
        <w:rPr>
          <w:color w:val="FF0000"/>
          <w:strike/>
        </w:rPr>
        <w:t>71</w:t>
      </w:r>
      <w:r>
        <w:rPr>
          <w:color w:val="008000"/>
          <w:b/>
        </w:rPr>
        <w:t>70</w:t>
      </w:r>
      <w:r w:rsidR="004170FA" w:rsidRPr="00F55018">
        <w:t>.</w:t>
      </w:r>
      <w:r w:rsidR="00E75FD7" w:rsidRPr="00F55018">
        <w:t xml:space="preserve"> </w:t>
      </w:r>
      <w:r w:rsidR="004170FA" w:rsidRPr="00F55018">
        <w:t>Rytilä P, Metso T, Heikkinen K, Saarelainen P, Helenius IJ, Haahtela T. Airway inflammation in patients with symptoms suggesting asthma but with normal lung function. Eur</w:t>
      </w:r>
      <w:r w:rsidR="004170FA" w:rsidRPr="00F55018">
        <w:t xml:space="preserve"> Respir</w:t>
      </w:r>
      <w:r w:rsidR="004170FA" w:rsidRPr="00F55018">
        <w:t xml:space="preserve"> J</w:t>
      </w:r>
      <w:r w:rsidR="004170FA" w:rsidRPr="00F55018">
        <w:t xml:space="preserve"> 2000;16</w:t>
      </w:r>
      <w:r w:rsidR="004170FA" w:rsidRPr="00F55018">
        <w:t>:824-30.</w:t>
      </w:r>
    </w:p>
    <w:p w14:paraId="5A02ECFD" w14:textId="4C7D7156" w:rsidR="004170FA" w:rsidRPr="00F55018" w:rsidRDefault="005742FA" w:rsidP="004170FA">
      <w:r>
        <w:rPr>
          <w:color w:val="FF0000"/>
          <w:strike/>
        </w:rPr>
        <w:t>72</w:t>
      </w:r>
      <w:r>
        <w:rPr>
          <w:color w:val="008000"/>
          <w:b/>
        </w:rPr>
        <w:t>71</w:t>
      </w:r>
      <w:r w:rsidR="004170FA" w:rsidRPr="00F55018">
        <w:t>.</w:t>
      </w:r>
      <w:r w:rsidR="00E75FD7" w:rsidRPr="00F55018">
        <w:t xml:space="preserve"> </w:t>
      </w:r>
      <w:r w:rsidR="004170FA" w:rsidRPr="00F55018">
        <w:t xml:space="preserve">Couillard S, Larivée P, Courteau J, Vanasse A. Eosinophils in COPD </w:t>
      </w:r>
      <w:r w:rsidR="00E75FD7" w:rsidRPr="00F55018">
        <w:t>e</w:t>
      </w:r>
      <w:r w:rsidR="004170FA" w:rsidRPr="00F55018">
        <w:t xml:space="preserve">xacerbations </w:t>
      </w:r>
      <w:r w:rsidR="00E75FD7" w:rsidRPr="00F55018">
        <w:t>a</w:t>
      </w:r>
      <w:r w:rsidR="004170FA" w:rsidRPr="00F55018">
        <w:t xml:space="preserve">re </w:t>
      </w:r>
      <w:r w:rsidR="00E75FD7" w:rsidRPr="00F55018">
        <w:t>a</w:t>
      </w:r>
      <w:r w:rsidR="004170FA" w:rsidRPr="00F55018">
        <w:t xml:space="preserve">ssociated </w:t>
      </w:r>
      <w:r w:rsidR="00E75FD7" w:rsidRPr="00F55018">
        <w:t>w</w:t>
      </w:r>
      <w:r w:rsidR="004170FA" w:rsidRPr="00F55018">
        <w:t xml:space="preserve">ith </w:t>
      </w:r>
      <w:r w:rsidR="00E75FD7" w:rsidRPr="00F55018">
        <w:t>i</w:t>
      </w:r>
      <w:r w:rsidR="004170FA" w:rsidRPr="00F55018">
        <w:t xml:space="preserve">ncreased </w:t>
      </w:r>
      <w:r w:rsidR="00E75FD7" w:rsidRPr="00F55018">
        <w:t>r</w:t>
      </w:r>
      <w:r w:rsidR="004170FA" w:rsidRPr="00F55018">
        <w:t>eadmissions. Chest</w:t>
      </w:r>
      <w:r w:rsidR="004170FA" w:rsidRPr="00F55018">
        <w:t xml:space="preserve"> 2017;151</w:t>
      </w:r>
      <w:r w:rsidR="004170FA" w:rsidRPr="00F55018">
        <w:t>:366-73.</w:t>
      </w:r>
    </w:p>
    <w:p w14:paraId="3D4A7BC7" w14:textId="6AFB51E9" w:rsidR="004170FA" w:rsidRPr="00F55018" w:rsidRDefault="005742FA" w:rsidP="004170FA">
      <w:r>
        <w:rPr>
          <w:color w:val="FF0000"/>
          <w:strike/>
        </w:rPr>
        <w:t>73</w:t>
      </w:r>
      <w:r>
        <w:rPr>
          <w:color w:val="008000"/>
          <w:b/>
        </w:rPr>
        <w:t>72</w:t>
      </w:r>
      <w:r w:rsidR="004170FA" w:rsidRPr="00F55018">
        <w:t>.</w:t>
      </w:r>
      <w:r w:rsidR="00041F09" w:rsidRPr="00F55018">
        <w:t xml:space="preserve"> </w:t>
      </w:r>
      <w:r w:rsidR="004170FA" w:rsidRPr="00F55018">
        <w:t xml:space="preserve">Siddiqui SH, Guasconi A, Vestbo J, Jones P, Agusti A, Paggiaro P, et al. Blood </w:t>
      </w:r>
      <w:r w:rsidR="00A52984" w:rsidRPr="00F55018">
        <w:t>e</w:t>
      </w:r>
      <w:r w:rsidR="004170FA" w:rsidRPr="00F55018">
        <w:t xml:space="preserve">osinophils: </w:t>
      </w:r>
      <w:r w:rsidR="00A52984" w:rsidRPr="00F55018">
        <w:t>a</w:t>
      </w:r>
      <w:r w:rsidR="004170FA" w:rsidRPr="00F55018">
        <w:t xml:space="preserve"> </w:t>
      </w:r>
      <w:r w:rsidR="00A52984" w:rsidRPr="00F55018">
        <w:t>b</w:t>
      </w:r>
      <w:r w:rsidR="004170FA" w:rsidRPr="00F55018">
        <w:t xml:space="preserve">iomarker of </w:t>
      </w:r>
      <w:r w:rsidR="00A52984" w:rsidRPr="00F55018">
        <w:t>r</w:t>
      </w:r>
      <w:r w:rsidR="004170FA" w:rsidRPr="00F55018">
        <w:t xml:space="preserve">esponse to </w:t>
      </w:r>
      <w:r w:rsidR="00A52984" w:rsidRPr="00F55018">
        <w:t>e</w:t>
      </w:r>
      <w:r w:rsidR="004170FA" w:rsidRPr="00F55018">
        <w:t xml:space="preserve">xtrafine </w:t>
      </w:r>
      <w:r w:rsidR="00A52984" w:rsidRPr="00F55018">
        <w:t>b</w:t>
      </w:r>
      <w:r w:rsidR="004170FA" w:rsidRPr="00F55018">
        <w:t>eclomethasone/</w:t>
      </w:r>
      <w:r w:rsidR="00A52984" w:rsidRPr="00F55018">
        <w:t>f</w:t>
      </w:r>
      <w:r w:rsidR="004170FA" w:rsidRPr="00F55018">
        <w:t xml:space="preserve">ormoterol in </w:t>
      </w:r>
      <w:r w:rsidR="00A52984" w:rsidRPr="00F55018">
        <w:t>c</w:t>
      </w:r>
      <w:r w:rsidR="004170FA" w:rsidRPr="00F55018">
        <w:t xml:space="preserve">hronic </w:t>
      </w:r>
      <w:r w:rsidR="00A52984" w:rsidRPr="00F55018">
        <w:t>o</w:t>
      </w:r>
      <w:r w:rsidR="004170FA" w:rsidRPr="00F55018">
        <w:t xml:space="preserve">bstructive </w:t>
      </w:r>
      <w:r w:rsidR="00A52984" w:rsidRPr="00F55018">
        <w:t>p</w:t>
      </w:r>
      <w:r w:rsidR="004170FA" w:rsidRPr="00F55018">
        <w:t xml:space="preserve">ulmonary </w:t>
      </w:r>
      <w:r w:rsidR="00A52984" w:rsidRPr="00F55018">
        <w:t>d</w:t>
      </w:r>
      <w:r w:rsidR="004170FA" w:rsidRPr="00F55018">
        <w:t>isease.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2015;192</w:t>
      </w:r>
      <w:r w:rsidR="004170FA" w:rsidRPr="00F55018">
        <w:t>:523-5.</w:t>
      </w:r>
    </w:p>
    <w:p w14:paraId="6D7B6146" w14:textId="6312CAE3" w:rsidR="004170FA" w:rsidRPr="00F55018" w:rsidRDefault="005742FA" w:rsidP="004170FA">
      <w:r>
        <w:rPr>
          <w:color w:val="FF0000"/>
          <w:strike/>
        </w:rPr>
        <w:t>74</w:t>
      </w:r>
      <w:r>
        <w:rPr>
          <w:color w:val="008000"/>
          <w:b/>
        </w:rPr>
        <w:t>73</w:t>
      </w:r>
      <w:r w:rsidR="004170FA" w:rsidRPr="00F55018">
        <w:t>.</w:t>
      </w:r>
      <w:r w:rsidR="00A0625C" w:rsidRPr="00F55018">
        <w:t xml:space="preserve"> </w:t>
      </w:r>
      <w:r w:rsidR="004170FA" w:rsidRPr="00F55018">
        <w:t xml:space="preserve">Pavord ID, Chanez P, Criner GJ, Kerstjens HAM, Korn S, Lugogo N, et al. Mepolizumab for </w:t>
      </w:r>
      <w:r w:rsidR="00A0625C" w:rsidRPr="00F55018">
        <w:t>e</w:t>
      </w:r>
      <w:r w:rsidR="004170FA" w:rsidRPr="00F55018">
        <w:t xml:space="preserve">osinophilic </w:t>
      </w:r>
      <w:r w:rsidR="00A0625C" w:rsidRPr="00F55018">
        <w:t>c</w:t>
      </w:r>
      <w:r w:rsidR="004170FA" w:rsidRPr="00F55018">
        <w:t xml:space="preserve">hronic </w:t>
      </w:r>
      <w:r w:rsidR="00A0625C" w:rsidRPr="00F55018">
        <w:t>o</w:t>
      </w:r>
      <w:r w:rsidR="004170FA" w:rsidRPr="00F55018">
        <w:t xml:space="preserve">bstructive </w:t>
      </w:r>
      <w:r w:rsidR="00A0625C" w:rsidRPr="00F55018">
        <w:t>p</w:t>
      </w:r>
      <w:r w:rsidR="004170FA" w:rsidRPr="00F55018">
        <w:t xml:space="preserve">ulmonary </w:t>
      </w:r>
      <w:r w:rsidR="00A0625C" w:rsidRPr="00F55018">
        <w:t>d</w:t>
      </w:r>
      <w:r w:rsidR="004170FA" w:rsidRPr="00F55018">
        <w:t>isease. N</w:t>
      </w:r>
      <w:r w:rsidR="004170FA" w:rsidRPr="00F55018">
        <w:t xml:space="preserve"> Engl</w:t>
      </w:r>
      <w:r w:rsidR="004170FA" w:rsidRPr="00F55018">
        <w:t xml:space="preserve"> J</w:t>
      </w:r>
      <w:r w:rsidR="004170FA" w:rsidRPr="00F55018">
        <w:t xml:space="preserve"> Med</w:t>
      </w:r>
      <w:r w:rsidR="004170FA" w:rsidRPr="00F55018">
        <w:t xml:space="preserve"> 2017;377</w:t>
      </w:r>
      <w:r w:rsidR="004170FA" w:rsidRPr="00F55018">
        <w:t>:1613-29.</w:t>
      </w:r>
    </w:p>
    <w:p w14:paraId="314FAE6B" w14:textId="397C48C5" w:rsidR="004170FA" w:rsidRPr="00F55018" w:rsidRDefault="005742FA" w:rsidP="004170FA">
      <w:r>
        <w:rPr>
          <w:color w:val="FF0000"/>
          <w:strike/>
        </w:rPr>
        <w:t>75</w:t>
      </w:r>
      <w:r>
        <w:rPr>
          <w:color w:val="008000"/>
          <w:b/>
        </w:rPr>
        <w:t>74</w:t>
      </w:r>
      <w:r w:rsidR="004170FA" w:rsidRPr="00F55018">
        <w:t>.</w:t>
      </w:r>
      <w:r w:rsidR="008026A3" w:rsidRPr="00F55018">
        <w:t xml:space="preserve"> </w:t>
      </w:r>
      <w:r w:rsidR="004170FA" w:rsidRPr="00F55018">
        <w:t xml:space="preserve">Criner GJ, Celli BR, Brightling CE, Agusti A, Papi A, Singh D, et al. Benralizumab for the </w:t>
      </w:r>
      <w:r w:rsidR="008026A3" w:rsidRPr="00F55018">
        <w:t>p</w:t>
      </w:r>
      <w:r w:rsidR="004170FA" w:rsidRPr="00F55018">
        <w:t xml:space="preserve">revention of COPD </w:t>
      </w:r>
      <w:r w:rsidR="008026A3" w:rsidRPr="00F55018">
        <w:t>e</w:t>
      </w:r>
      <w:r w:rsidR="004170FA" w:rsidRPr="00F55018">
        <w:t>xacerbations. N</w:t>
      </w:r>
      <w:r w:rsidR="004170FA" w:rsidRPr="00F55018">
        <w:t xml:space="preserve"> Engl</w:t>
      </w:r>
      <w:r w:rsidR="008026A3" w:rsidRPr="00F55018">
        <w:t xml:space="preserve"> </w:t>
      </w:r>
      <w:r w:rsidR="004170FA" w:rsidRPr="00F55018">
        <w:t>J</w:t>
      </w:r>
      <w:r w:rsidR="004170FA" w:rsidRPr="00F55018">
        <w:t xml:space="preserve"> Med</w:t>
      </w:r>
      <w:r w:rsidR="004170FA" w:rsidRPr="00F55018">
        <w:t xml:space="preserve"> 2019;381</w:t>
      </w:r>
      <w:r w:rsidR="004170FA" w:rsidRPr="00F55018">
        <w:t>:1023-34.</w:t>
      </w:r>
    </w:p>
    <w:p w14:paraId="58E31F9A" w14:textId="602DD4CA" w:rsidR="004170FA" w:rsidRPr="00F55018" w:rsidRDefault="005742FA" w:rsidP="004170FA">
      <w:r>
        <w:rPr>
          <w:color w:val="FF0000"/>
          <w:strike/>
        </w:rPr>
        <w:t>76</w:t>
      </w:r>
      <w:r>
        <w:rPr>
          <w:color w:val="008000"/>
          <w:b/>
        </w:rPr>
        <w:t>75</w:t>
      </w:r>
      <w:r w:rsidR="004170FA" w:rsidRPr="00F55018">
        <w:t>.</w:t>
      </w:r>
      <w:r w:rsidR="0032709D" w:rsidRPr="00F55018">
        <w:t xml:space="preserve"> </w:t>
      </w:r>
      <w:r w:rsidR="004170FA" w:rsidRPr="00F55018">
        <w:t xml:space="preserve">Sciurba FC, Criner GJ, Christenson SA, Martinez FJ, Papi A, Roche N, et al. Mepolizumab to </w:t>
      </w:r>
      <w:r w:rsidR="0032709D" w:rsidRPr="00F55018">
        <w:t>p</w:t>
      </w:r>
      <w:r w:rsidR="004170FA" w:rsidRPr="00F55018">
        <w:t xml:space="preserve">revent </w:t>
      </w:r>
      <w:r w:rsidR="0032709D" w:rsidRPr="00F55018">
        <w:t>e</w:t>
      </w:r>
      <w:r w:rsidR="004170FA" w:rsidRPr="00F55018">
        <w:t xml:space="preserve">xacerbations of COPD with an </w:t>
      </w:r>
      <w:r w:rsidR="0032709D" w:rsidRPr="00F55018">
        <w:t>e</w:t>
      </w:r>
      <w:r w:rsidR="004170FA" w:rsidRPr="00F55018">
        <w:t xml:space="preserve">osinophilic </w:t>
      </w:r>
      <w:r w:rsidR="0032709D" w:rsidRPr="00F55018">
        <w:t>p</w:t>
      </w:r>
      <w:r w:rsidR="004170FA" w:rsidRPr="00F55018">
        <w:t>henotype. N</w:t>
      </w:r>
      <w:r w:rsidR="004170FA" w:rsidRPr="00F55018">
        <w:t xml:space="preserve"> Engl</w:t>
      </w:r>
      <w:r w:rsidR="004170FA" w:rsidRPr="00F55018">
        <w:t xml:space="preserve"> J</w:t>
      </w:r>
      <w:r w:rsidR="004170FA" w:rsidRPr="00F55018">
        <w:t xml:space="preserve"> Med</w:t>
      </w:r>
      <w:r w:rsidR="004170FA" w:rsidRPr="00F55018">
        <w:t xml:space="preserve"> 2025;392</w:t>
      </w:r>
      <w:r w:rsidR="004170FA" w:rsidRPr="00F55018">
        <w:t>:1710-20.</w:t>
      </w:r>
    </w:p>
    <w:p w14:paraId="1C4043E5" w14:textId="5C816192" w:rsidR="004170FA" w:rsidRPr="00F55018" w:rsidRDefault="00AF793B" w:rsidP="004170FA">
      <w:r>
        <w:rPr>
          <w:color w:val="FF0000"/>
          <w:strike/>
        </w:rPr>
        <w:t>77</w:t>
      </w:r>
      <w:r>
        <w:rPr>
          <w:color w:val="008000"/>
          <w:b/>
        </w:rPr>
        <w:t>76</w:t>
      </w:r>
      <w:r w:rsidR="004170FA" w:rsidRPr="00F55018">
        <w:t>.</w:t>
      </w:r>
      <w:r w:rsidR="00040F32" w:rsidRPr="00F55018">
        <w:t xml:space="preserve"> </w:t>
      </w:r>
      <w:r w:rsidR="004170FA" w:rsidRPr="00F55018">
        <w:t xml:space="preserve">Bhatt SP, Rabe KF, Hanania NA, Vogelmeier CF, Cole J, Bafadhel M, et al. Dupilumab for COPD with </w:t>
      </w:r>
      <w:r w:rsidR="00040F32" w:rsidRPr="00F55018">
        <w:t>t</w:t>
      </w:r>
      <w:r w:rsidR="004170FA" w:rsidRPr="00F55018">
        <w:t xml:space="preserve">ype 2 </w:t>
      </w:r>
      <w:r w:rsidR="00040F32" w:rsidRPr="00F55018">
        <w:t>i</w:t>
      </w:r>
      <w:r w:rsidR="004170FA" w:rsidRPr="00F55018">
        <w:t xml:space="preserve">nflammation </w:t>
      </w:r>
      <w:r w:rsidR="00040F32" w:rsidRPr="00F55018">
        <w:t>i</w:t>
      </w:r>
      <w:r w:rsidR="004170FA" w:rsidRPr="00F55018">
        <w:t xml:space="preserve">ndicated by </w:t>
      </w:r>
      <w:r w:rsidR="00040F32" w:rsidRPr="00F55018">
        <w:t>e</w:t>
      </w:r>
      <w:r w:rsidR="004170FA" w:rsidRPr="00F55018">
        <w:t xml:space="preserve">osinophil </w:t>
      </w:r>
      <w:r w:rsidR="00040F32" w:rsidRPr="00F55018">
        <w:t>c</w:t>
      </w:r>
      <w:r w:rsidR="004170FA" w:rsidRPr="00F55018">
        <w:t>ounts. N</w:t>
      </w:r>
      <w:r w:rsidR="004170FA" w:rsidRPr="00F55018">
        <w:t xml:space="preserve"> Engl</w:t>
      </w:r>
      <w:r w:rsidR="004170FA" w:rsidRPr="00F55018">
        <w:t xml:space="preserve"> J</w:t>
      </w:r>
      <w:r w:rsidR="004170FA" w:rsidRPr="00F55018">
        <w:t xml:space="preserve"> Med</w:t>
      </w:r>
      <w:r w:rsidR="004170FA" w:rsidRPr="00F55018">
        <w:t xml:space="preserve"> 2023;389</w:t>
      </w:r>
      <w:r w:rsidR="004170FA" w:rsidRPr="00F55018">
        <w:t>:205-14.</w:t>
      </w:r>
    </w:p>
    <w:p w14:paraId="68795FB6" w14:textId="3EDA6616" w:rsidR="004170FA" w:rsidRPr="00F55018" w:rsidRDefault="00AF793B" w:rsidP="004170FA">
      <w:r>
        <w:rPr>
          <w:color w:val="FF0000"/>
          <w:strike/>
        </w:rPr>
        <w:t>78</w:t>
      </w:r>
      <w:r>
        <w:rPr>
          <w:color w:val="008000"/>
          <w:b/>
        </w:rPr>
        <w:t>77</w:t>
      </w:r>
      <w:r w:rsidR="004170FA" w:rsidRPr="00F55018">
        <w:t>.</w:t>
      </w:r>
      <w:r w:rsidR="00742CE6" w:rsidRPr="00F55018">
        <w:t xml:space="preserve"> </w:t>
      </w:r>
      <w:r w:rsidR="004170FA" w:rsidRPr="00F55018">
        <w:t>Weller P, Bubley G. The idiopathic hypereosinophilic syndrome. Blood</w:t>
      </w:r>
      <w:r w:rsidR="004170FA" w:rsidRPr="00F55018">
        <w:t xml:space="preserve"> </w:t>
      </w:r>
      <w:r w:rsidR="00742CE6" w:rsidRPr="00F55018">
        <w:t>1994;83:2759-79</w:t>
      </w:r>
      <w:r w:rsidR="004170FA" w:rsidRPr="00F55018">
        <w:t>.</w:t>
      </w:r>
    </w:p>
    <w:p w14:paraId="1359B9D0" w14:textId="15289F66" w:rsidR="004170FA" w:rsidRPr="00F55018" w:rsidRDefault="00AF793B" w:rsidP="004170FA">
      <w:r>
        <w:rPr>
          <w:color w:val="FF0000"/>
          <w:strike/>
        </w:rPr>
        <w:t>79</w:t>
      </w:r>
      <w:r>
        <w:rPr>
          <w:color w:val="008000"/>
          <w:b/>
        </w:rPr>
        <w:t>78</w:t>
      </w:r>
      <w:r w:rsidR="004170FA" w:rsidRPr="00F55018">
        <w:t>.</w:t>
      </w:r>
      <w:r w:rsidR="00742CE6" w:rsidRPr="00F55018">
        <w:t xml:space="preserve"> </w:t>
      </w:r>
      <w:r w:rsidR="004170FA" w:rsidRPr="00F55018">
        <w:t>Valent P, Klion AD, Roufosse F, Simon D, Metzgeroth G, Leiferman KM, et al. Proposed refined diagnostic criteria and classification of eosinophil disorders and related syndromes. Allergy</w:t>
      </w:r>
      <w:r w:rsidR="004170FA" w:rsidRPr="00F55018">
        <w:t xml:space="preserve"> 2023;78</w:t>
      </w:r>
      <w:r w:rsidR="004170FA" w:rsidRPr="00F55018">
        <w:t>:47-59.</w:t>
      </w:r>
    </w:p>
    <w:p w14:paraId="743A1B3A" w14:textId="64038268" w:rsidR="004170FA" w:rsidRPr="00F55018" w:rsidRDefault="00AF793B" w:rsidP="004170FA">
      <w:r>
        <w:rPr>
          <w:color w:val="FF0000"/>
          <w:strike/>
        </w:rPr>
        <w:t>80</w:t>
      </w:r>
      <w:r>
        <w:rPr>
          <w:color w:val="008000"/>
          <w:b/>
        </w:rPr>
        <w:t>79</w:t>
      </w:r>
      <w:r w:rsidR="004170FA" w:rsidRPr="00F55018">
        <w:t>.</w:t>
      </w:r>
      <w:r w:rsidR="009E5BFE" w:rsidRPr="00F55018">
        <w:t xml:space="preserve"> </w:t>
      </w:r>
      <w:r w:rsidR="004170FA" w:rsidRPr="00F55018">
        <w:t>Crane MM, Chang CM, Kobayashi MG, Weller PF. Incidence of myeloproliferative hypereosinophilic syndrome in the United States and an estimate of all hypereosinophilic syndrome incidence. J</w:t>
      </w:r>
      <w:r w:rsidR="004170FA" w:rsidRPr="00F55018">
        <w:t xml:space="preserve"> Allergy </w:t>
      </w:r>
      <w:r w:rsidR="004170FA" w:rsidRPr="00F55018">
        <w:t>Clin</w:t>
      </w:r>
      <w:r w:rsidR="004170FA" w:rsidRPr="00F55018">
        <w:t xml:space="preserve"> Immunol</w:t>
      </w:r>
      <w:r w:rsidR="004170FA" w:rsidRPr="00F55018">
        <w:t xml:space="preserve"> 2010;126</w:t>
      </w:r>
      <w:r w:rsidR="004170FA" w:rsidRPr="00F55018">
        <w:t>:179-81.</w:t>
      </w:r>
    </w:p>
    <w:p w14:paraId="743388E3" w14:textId="604D94F8" w:rsidR="004170FA" w:rsidRPr="00F55018" w:rsidRDefault="00AF793B" w:rsidP="004170FA">
      <w:r>
        <w:rPr>
          <w:color w:val="FF0000"/>
          <w:strike/>
        </w:rPr>
        <w:t>81</w:t>
      </w:r>
      <w:r>
        <w:rPr>
          <w:color w:val="008000"/>
          <w:b/>
        </w:rPr>
        <w:t>80</w:t>
      </w:r>
      <w:r w:rsidR="004170FA" w:rsidRPr="00F55018">
        <w:t>.</w:t>
      </w:r>
      <w:r w:rsidR="009E5BFE" w:rsidRPr="00F55018">
        <w:t xml:space="preserve"> </w:t>
      </w:r>
      <w:r w:rsidR="004170FA" w:rsidRPr="00F55018">
        <w:t xml:space="preserve">Kovacs N, Benjamin K, Holland-Thomas N, Moshkovich O, Nelsen LM, Ortega H, et al. Symptom assessment in hypereosinophilic syndrome: </w:t>
      </w:r>
      <w:r w:rsidR="00E07316" w:rsidRPr="00F55018">
        <w:t>t</w:t>
      </w:r>
      <w:r w:rsidR="004170FA" w:rsidRPr="00F55018">
        <w:t xml:space="preserve">oward development of a patient-reported outcomes tool. </w:t>
      </w:r>
      <w:r w:rsidR="004170FA" w:rsidRPr="00F55018">
        <w:t>J</w:t>
      </w:r>
      <w:r w:rsidR="004170FA" w:rsidRPr="00F55018">
        <w:t xml:space="preserve"> Allergy </w:t>
      </w:r>
      <w:r w:rsidR="004170FA" w:rsidRPr="00F55018">
        <w:t>Clin</w:t>
      </w:r>
      <w:r w:rsidR="004170FA" w:rsidRPr="00F55018">
        <w:t xml:space="preserve"> Immunol</w:t>
      </w:r>
      <w:r w:rsidR="004170FA" w:rsidRPr="00F55018">
        <w:t xml:space="preserve"> Pract</w:t>
      </w:r>
      <w:r w:rsidR="004170FA" w:rsidRPr="00F55018">
        <w:t xml:space="preserve"> 2020;8</w:t>
      </w:r>
      <w:r w:rsidR="004170FA" w:rsidRPr="00F55018">
        <w:t>:3209-12.e8.</w:t>
      </w:r>
    </w:p>
    <w:p w14:paraId="78176060" w14:textId="4C8EB0CF" w:rsidR="004170FA" w:rsidRPr="00F55018" w:rsidRDefault="00AF793B" w:rsidP="004170FA">
      <w:r>
        <w:rPr>
          <w:color w:val="FF0000"/>
          <w:strike/>
        </w:rPr>
        <w:t>82</w:t>
      </w:r>
      <w:r>
        <w:rPr>
          <w:color w:val="008000"/>
          <w:b/>
        </w:rPr>
        <w:t>81</w:t>
      </w:r>
      <w:r w:rsidR="004170FA" w:rsidRPr="00F55018">
        <w:t>.</w:t>
      </w:r>
      <w:r w:rsidR="00E07316" w:rsidRPr="00F55018">
        <w:t xml:space="preserve"> </w:t>
      </w:r>
      <w:r w:rsidR="004170FA" w:rsidRPr="00F55018">
        <w:t>Dulohery MM, Patel RR, Schneider F, Ryu JH. Lung involvement in hypereosinophilic syndromes. Respir</w:t>
      </w:r>
      <w:r w:rsidR="004170FA" w:rsidRPr="00F55018">
        <w:t xml:space="preserve"> Med</w:t>
      </w:r>
      <w:r w:rsidR="004170FA" w:rsidRPr="00F55018">
        <w:t xml:space="preserve"> 2011;105</w:t>
      </w:r>
      <w:r w:rsidR="004170FA" w:rsidRPr="00F55018">
        <w:t>:114-21.</w:t>
      </w:r>
    </w:p>
    <w:p w14:paraId="33D94314" w14:textId="1E109E03" w:rsidR="004170FA" w:rsidRPr="00F55018" w:rsidRDefault="005A1135" w:rsidP="004170FA">
      <w:r>
        <w:rPr>
          <w:color w:val="FF0000"/>
          <w:strike/>
        </w:rPr>
        <w:t>83</w:t>
      </w:r>
      <w:r>
        <w:rPr>
          <w:color w:val="008000"/>
          <w:b/>
        </w:rPr>
        <w:t>82</w:t>
      </w:r>
      <w:r w:rsidR="004170FA" w:rsidRPr="00F55018">
        <w:t>.</w:t>
      </w:r>
      <w:r w:rsidR="00E07316" w:rsidRPr="00F55018">
        <w:t xml:space="preserve"> </w:t>
      </w:r>
      <w:r w:rsidR="004170FA" w:rsidRPr="00F55018">
        <w:t>Thomeer MJ, Costabe U, Rizzato G, Poletti V, M D. Comparison of registries of interstitial lung diseases in three European countries. Eur</w:t>
      </w:r>
      <w:r w:rsidR="004170FA" w:rsidRPr="00F55018">
        <w:t xml:space="preserve"> Respir</w:t>
      </w:r>
      <w:r w:rsidR="004170FA" w:rsidRPr="00F55018">
        <w:t xml:space="preserve"> J</w:t>
      </w:r>
      <w:r w:rsidR="007D784E" w:rsidRPr="00F55018">
        <w:t xml:space="preserve"> </w:t>
      </w:r>
      <w:r w:rsidR="004170FA" w:rsidRPr="00F55018">
        <w:t>32:114</w:t>
      </w:r>
      <w:r w:rsidR="004170FA" w:rsidRPr="00F55018">
        <w:t>-</w:t>
      </w:r>
      <w:r w:rsidR="004170FA" w:rsidRPr="00F55018">
        <w:t>8s.</w:t>
      </w:r>
    </w:p>
    <w:p w14:paraId="30EF2803" w14:textId="58AD360B" w:rsidR="004170FA" w:rsidRPr="00F55018" w:rsidRDefault="005A1135" w:rsidP="004170FA">
      <w:r>
        <w:rPr>
          <w:color w:val="FF0000"/>
          <w:strike/>
        </w:rPr>
        <w:t>84</w:t>
      </w:r>
      <w:r>
        <w:rPr>
          <w:color w:val="008000"/>
          <w:b/>
        </w:rPr>
        <w:t>83</w:t>
      </w:r>
      <w:r w:rsidR="004170FA" w:rsidRPr="00F55018">
        <w:t>.</w:t>
      </w:r>
      <w:r w:rsidR="007D784E" w:rsidRPr="00F55018">
        <w:t xml:space="preserve"> </w:t>
      </w:r>
      <w:r w:rsidR="004170FA" w:rsidRPr="00F55018">
        <w:t xml:space="preserve">Jederlinic PJ, Sicilian L, Gaensler EA. </w:t>
      </w:r>
      <w:r w:rsidR="001A7348" w:rsidRPr="00F55018">
        <w:t>Chronic eosinophilic pneumonia. A report of 19 cases and a review of the literature</w:t>
      </w:r>
      <w:r w:rsidR="004170FA" w:rsidRPr="00F55018">
        <w:t>. Medicine</w:t>
      </w:r>
      <w:r w:rsidR="004170FA" w:rsidRPr="00F55018">
        <w:t xml:space="preserve"> 1988;67</w:t>
      </w:r>
      <w:r w:rsidR="004170FA" w:rsidRPr="00F55018">
        <w:t>:154-62.</w:t>
      </w:r>
    </w:p>
    <w:p w14:paraId="61DEDB72" w14:textId="28D52D0C" w:rsidR="004170FA" w:rsidRPr="00F55018" w:rsidRDefault="00624C53" w:rsidP="004170FA">
      <w:r>
        <w:rPr>
          <w:color w:val="FF0000"/>
          <w:strike/>
        </w:rPr>
        <w:t>85</w:t>
      </w:r>
      <w:r>
        <w:rPr>
          <w:color w:val="008000"/>
          <w:b/>
        </w:rPr>
        <w:t>84</w:t>
      </w:r>
      <w:r w:rsidR="004170FA" w:rsidRPr="00F55018">
        <w:t>.</w:t>
      </w:r>
      <w:r w:rsidR="001A7348" w:rsidRPr="00F55018">
        <w:t xml:space="preserve"> </w:t>
      </w:r>
      <w:r w:rsidR="004170FA" w:rsidRPr="00F55018">
        <w:t>Marchand E, Etienne-Mastroianni B, Chanez P, Lauque D, Leclerc P, Cordier JF. Idiopathic chronic eosinophilic pneumonia and asthma: how do they influence each other? Eur</w:t>
      </w:r>
      <w:r w:rsidR="004170FA" w:rsidRPr="00F55018">
        <w:t xml:space="preserve"> Respir</w:t>
      </w:r>
      <w:r w:rsidR="004170FA" w:rsidRPr="00F55018">
        <w:t xml:space="preserve"> J</w:t>
      </w:r>
      <w:r w:rsidR="004170FA" w:rsidRPr="00F55018">
        <w:t xml:space="preserve"> 2003;22</w:t>
      </w:r>
      <w:r w:rsidR="004170FA" w:rsidRPr="00F55018">
        <w:t>:8-13.</w:t>
      </w:r>
    </w:p>
    <w:p w14:paraId="3D9594E2" w14:textId="4DF4BC3A" w:rsidR="004170FA" w:rsidRPr="00F55018" w:rsidDel="00590B1B" w:rsidRDefault="004170FA" w:rsidP="004170FA">
      <w:pPr>
        <w:rPr/>
      </w:pPr>
    </w:p>
    <w:p w14:paraId="2E7D6E3B" w14:textId="28FB0C56" w:rsidR="004170FA" w:rsidRPr="00F55018" w:rsidRDefault="00590B1B" w:rsidP="004170FA">
      <w:r>
        <w:rPr>
          <w:color w:val="FF0000"/>
          <w:strike/>
        </w:rPr>
        <w:t>86</w:t>
      </w:r>
      <w:r>
        <w:rPr>
          <w:color w:val="008000"/>
          <w:b/>
        </w:rPr>
        <w:t>85</w:t>
      </w:r>
      <w:r w:rsidR="004170FA" w:rsidRPr="00F55018">
        <w:t>.</w:t>
      </w:r>
      <w:r w:rsidR="005820D6" w:rsidRPr="00F55018">
        <w:t xml:space="preserve"> </w:t>
      </w:r>
      <w:r w:rsidR="004170FA" w:rsidRPr="00F55018">
        <w:t xml:space="preserve">Matsuse H, Shimoda T, Fukushima C, Matsvo N, Sakai H, Takao A, et al. Diagnostic </w:t>
      </w:r>
      <w:r w:rsidR="005820D6" w:rsidRPr="00F55018">
        <w:t>p</w:t>
      </w:r>
      <w:r w:rsidR="004170FA" w:rsidRPr="00F55018">
        <w:t xml:space="preserve">roblems in </w:t>
      </w:r>
      <w:r w:rsidR="005820D6" w:rsidRPr="00F55018">
        <w:t>c</w:t>
      </w:r>
      <w:r w:rsidR="004170FA" w:rsidRPr="00F55018">
        <w:t xml:space="preserve">hronic </w:t>
      </w:r>
      <w:r w:rsidR="005820D6" w:rsidRPr="00F55018">
        <w:t>e</w:t>
      </w:r>
      <w:r w:rsidR="004170FA" w:rsidRPr="00F55018">
        <w:t xml:space="preserve">osinophilic </w:t>
      </w:r>
      <w:r w:rsidR="005820D6" w:rsidRPr="00F55018">
        <w:t>p</w:t>
      </w:r>
      <w:r w:rsidR="004170FA" w:rsidRPr="00F55018">
        <w:t>neumonia. J</w:t>
      </w:r>
      <w:r w:rsidR="004170FA" w:rsidRPr="00F55018">
        <w:t xml:space="preserve"> Int</w:t>
      </w:r>
      <w:r w:rsidR="004170FA" w:rsidRPr="00F55018">
        <w:t xml:space="preserve"> Med</w:t>
      </w:r>
      <w:r w:rsidR="004170FA" w:rsidRPr="00F55018">
        <w:t xml:space="preserve"> Res</w:t>
      </w:r>
      <w:r w:rsidR="004170FA" w:rsidRPr="00F55018">
        <w:t xml:space="preserve"> 1997;25</w:t>
      </w:r>
      <w:r w:rsidR="004170FA" w:rsidRPr="00F55018">
        <w:t>:196-201.</w:t>
      </w:r>
    </w:p>
    <w:p w14:paraId="1CFA95E4" w14:textId="04DA9D64" w:rsidR="004170FA" w:rsidRPr="00F55018" w:rsidRDefault="00590B1B" w:rsidP="004170FA">
      <w:r>
        <w:rPr>
          <w:color w:val="FF0000"/>
          <w:strike/>
        </w:rPr>
        <w:t>87</w:t>
      </w:r>
      <w:r>
        <w:rPr>
          <w:color w:val="008000"/>
          <w:b/>
        </w:rPr>
        <w:t>86</w:t>
      </w:r>
      <w:r w:rsidR="004170FA" w:rsidRPr="00F55018">
        <w:t>.</w:t>
      </w:r>
      <w:r w:rsidR="00F636DF" w:rsidRPr="00F55018">
        <w:t xml:space="preserve"> </w:t>
      </w:r>
      <w:r w:rsidR="004170FA" w:rsidRPr="00F55018">
        <w:t xml:space="preserve">Salter B, Lacy P, Mukherjee M. Biologics in </w:t>
      </w:r>
      <w:r w:rsidR="00F636DF" w:rsidRPr="00F55018">
        <w:t>a</w:t>
      </w:r>
      <w:r w:rsidR="004170FA" w:rsidRPr="00F55018">
        <w:t xml:space="preserve">sthma: </w:t>
      </w:r>
      <w:r w:rsidR="00F636DF" w:rsidRPr="00F55018">
        <w:t>a</w:t>
      </w:r>
      <w:r w:rsidR="004170FA" w:rsidRPr="00F55018">
        <w:t xml:space="preserve"> </w:t>
      </w:r>
      <w:r w:rsidR="00F636DF" w:rsidRPr="00F55018">
        <w:t>m</w:t>
      </w:r>
      <w:r w:rsidR="004170FA" w:rsidRPr="00F55018">
        <w:t xml:space="preserve">olecular </w:t>
      </w:r>
      <w:r w:rsidR="00F636DF" w:rsidRPr="00F55018">
        <w:t>p</w:t>
      </w:r>
      <w:r w:rsidR="004170FA" w:rsidRPr="00F55018">
        <w:t xml:space="preserve">erspective to </w:t>
      </w:r>
      <w:r w:rsidR="00F636DF" w:rsidRPr="00F55018">
        <w:t>p</w:t>
      </w:r>
      <w:r w:rsidR="004170FA" w:rsidRPr="00F55018">
        <w:t xml:space="preserve">recision </w:t>
      </w:r>
      <w:r w:rsidR="00F636DF" w:rsidRPr="00F55018">
        <w:t>m</w:t>
      </w:r>
      <w:r w:rsidR="004170FA" w:rsidRPr="00F55018">
        <w:t>edicine. Front</w:t>
      </w:r>
      <w:r w:rsidR="004170FA" w:rsidRPr="00F55018">
        <w:t xml:space="preserve"> Pharmacol</w:t>
      </w:r>
      <w:r w:rsidR="004170FA" w:rsidRPr="00F55018">
        <w:t xml:space="preserve"> 2022;12</w:t>
      </w:r>
      <w:r w:rsidR="00F636DF" w:rsidRPr="00F55018">
        <w:t>:793409</w:t>
      </w:r>
      <w:r w:rsidR="004170FA" w:rsidRPr="00F55018">
        <w:t>.</w:t>
      </w:r>
    </w:p>
    <w:p w14:paraId="5455181B" w14:textId="308E6CE7" w:rsidR="004170FA" w:rsidRPr="00F55018" w:rsidRDefault="00590B1B" w:rsidP="004170FA">
      <w:r>
        <w:rPr>
          <w:color w:val="FF0000"/>
          <w:strike/>
        </w:rPr>
        <w:t>88</w:t>
      </w:r>
      <w:r>
        <w:rPr>
          <w:color w:val="008000"/>
          <w:b/>
        </w:rPr>
        <w:t>87</w:t>
      </w:r>
      <w:r w:rsidR="004170FA" w:rsidRPr="00F55018">
        <w:t>.</w:t>
      </w:r>
      <w:r w:rsidR="00A948D6" w:rsidRPr="00F55018">
        <w:t xml:space="preserve"> </w:t>
      </w:r>
      <w:r w:rsidR="004170FA" w:rsidRPr="00F55018">
        <w:t xml:space="preserve">Bhalla A, Zhao N, Rivas D, Ho T, Perez De Llano L, Mukherjee M, et al. Exacerbations of </w:t>
      </w:r>
      <w:r w:rsidR="00A948D6" w:rsidRPr="00F55018">
        <w:t>s</w:t>
      </w:r>
      <w:r w:rsidR="004170FA" w:rsidRPr="00F55018">
        <w:t xml:space="preserve">evere </w:t>
      </w:r>
      <w:r w:rsidR="00A948D6" w:rsidRPr="00F55018">
        <w:t>a</w:t>
      </w:r>
      <w:r w:rsidR="004170FA" w:rsidRPr="00F55018">
        <w:t xml:space="preserve">sthma </w:t>
      </w:r>
      <w:r w:rsidR="00A948D6" w:rsidRPr="00F55018">
        <w:t>w</w:t>
      </w:r>
      <w:r w:rsidR="004170FA" w:rsidRPr="00F55018">
        <w:t xml:space="preserve">hile on </w:t>
      </w:r>
      <w:r w:rsidR="00A948D6" w:rsidRPr="00F55018">
        <w:t>a</w:t>
      </w:r>
      <w:r w:rsidR="004170FA" w:rsidRPr="00F55018">
        <w:t xml:space="preserve">nti–IL-5 </w:t>
      </w:r>
      <w:r w:rsidR="00A948D6" w:rsidRPr="00F55018">
        <w:t>b</w:t>
      </w:r>
      <w:r w:rsidR="004170FA" w:rsidRPr="00F55018">
        <w:t>iologics. J</w:t>
      </w:r>
      <w:r w:rsidR="004170FA" w:rsidRPr="00F55018">
        <w:t xml:space="preserve"> Investig</w:t>
      </w:r>
      <w:r w:rsidR="004170FA" w:rsidRPr="00F55018">
        <w:t xml:space="preserve"> Allergol</w:t>
      </w:r>
      <w:r w:rsidR="004170FA" w:rsidRPr="00F55018">
        <w:t xml:space="preserve"> Clin</w:t>
      </w:r>
      <w:r w:rsidR="004170FA" w:rsidRPr="00F55018">
        <w:t xml:space="preserve"> Immunol</w:t>
      </w:r>
      <w:r w:rsidR="004170FA" w:rsidRPr="00F55018">
        <w:t xml:space="preserve"> 2020;30</w:t>
      </w:r>
      <w:r w:rsidR="004170FA" w:rsidRPr="00F55018">
        <w:t>:307-16.</w:t>
      </w:r>
    </w:p>
    <w:p w14:paraId="5F8A9A33" w14:textId="21A958F1" w:rsidR="004170FA" w:rsidRPr="00F55018" w:rsidRDefault="00590B1B" w:rsidP="004170FA">
      <w:r>
        <w:rPr>
          <w:color w:val="FF0000"/>
          <w:strike/>
        </w:rPr>
        <w:t>89</w:t>
      </w:r>
      <w:r>
        <w:rPr>
          <w:color w:val="008000"/>
          <w:b/>
        </w:rPr>
        <w:t>88</w:t>
      </w:r>
      <w:r w:rsidR="004170FA" w:rsidRPr="00F55018">
        <w:t>.</w:t>
      </w:r>
      <w:r w:rsidR="00A948D6" w:rsidRPr="00F55018">
        <w:t xml:space="preserve"> </w:t>
      </w:r>
      <w:r w:rsidR="004170FA" w:rsidRPr="00F55018">
        <w:t>Mukherjee M, Forero DF, Tran S, Boulay M-E, Bertrand M, Bhalla A, et al. Suboptimal treatment response to anti-IL-5 monoclonal antibodies in severe eosinophilic asthmatics with airway autoimmune phenomena. Eur</w:t>
      </w:r>
      <w:r w:rsidR="004170FA" w:rsidRPr="00F55018">
        <w:t xml:space="preserve"> Respir</w:t>
      </w:r>
      <w:r w:rsidR="004170FA" w:rsidRPr="00F55018">
        <w:t xml:space="preserve"> J</w:t>
      </w:r>
      <w:r w:rsidR="004170FA" w:rsidRPr="00F55018">
        <w:t xml:space="preserve"> 2020;56</w:t>
      </w:r>
      <w:r w:rsidR="004170FA" w:rsidRPr="00F55018">
        <w:t>:2000117.</w:t>
      </w:r>
    </w:p>
    <w:p w14:paraId="634A80EC" w14:textId="193B103F" w:rsidR="004170FA" w:rsidRPr="00F55018" w:rsidRDefault="00590B1B" w:rsidP="004170FA">
      <w:r>
        <w:rPr>
          <w:color w:val="FF0000"/>
          <w:strike/>
        </w:rPr>
        <w:t>90</w:t>
      </w:r>
      <w:r>
        <w:rPr>
          <w:color w:val="008000"/>
          <w:b/>
        </w:rPr>
        <w:t>89</w:t>
      </w:r>
      <w:r w:rsidR="004170FA" w:rsidRPr="00F55018">
        <w:t>.</w:t>
      </w:r>
      <w:r w:rsidR="00EA10CD" w:rsidRPr="00F55018">
        <w:t xml:space="preserve"> </w:t>
      </w:r>
      <w:r w:rsidR="004170FA" w:rsidRPr="00F55018">
        <w:t>Venegas Garrido C, Mukherjee M, Bhalla A, Nair P. Airway autoimmunity, asthma exacerbations, and response to biologics. Clin Exp Allergy</w:t>
      </w:r>
      <w:r w:rsidR="004170FA" w:rsidRPr="00F55018">
        <w:t xml:space="preserve"> 2022;52</w:t>
      </w:r>
      <w:r w:rsidR="004170FA" w:rsidRPr="00F55018">
        <w:t>:1365-78.</w:t>
      </w:r>
    </w:p>
    <w:p w14:paraId="3C40DB3D" w14:textId="5313867B" w:rsidR="004170FA" w:rsidRPr="00F55018" w:rsidRDefault="00346891" w:rsidP="004170FA">
      <w:r>
        <w:rPr>
          <w:color w:val="FF0000"/>
          <w:strike/>
        </w:rPr>
        <w:t>91</w:t>
      </w:r>
      <w:r>
        <w:rPr>
          <w:color w:val="008000"/>
          <w:b/>
        </w:rPr>
        <w:t>90</w:t>
      </w:r>
      <w:r w:rsidR="004170FA" w:rsidRPr="00F55018">
        <w:t>.</w:t>
      </w:r>
      <w:r w:rsidR="00EA10CD" w:rsidRPr="00F55018">
        <w:t xml:space="preserve"> </w:t>
      </w:r>
      <w:r w:rsidR="004170FA" w:rsidRPr="00F55018">
        <w:t xml:space="preserve">Pavord ID, Chapman KR, Bafadhel M, Sciurba FC, Bradford ES, Schweiker Harris S, et al. Mepolizumab for </w:t>
      </w:r>
      <w:r w:rsidR="00EA10CD" w:rsidRPr="00F55018">
        <w:t>e</w:t>
      </w:r>
      <w:r w:rsidR="004170FA" w:rsidRPr="00F55018">
        <w:t>osinophil-</w:t>
      </w:r>
      <w:r w:rsidR="00EA10CD" w:rsidRPr="00F55018">
        <w:t>a</w:t>
      </w:r>
      <w:r w:rsidR="004170FA" w:rsidRPr="00F55018">
        <w:t xml:space="preserve">ssociated COPD: </w:t>
      </w:r>
      <w:r w:rsidR="00EA10CD" w:rsidRPr="00F55018">
        <w:t>a</w:t>
      </w:r>
      <w:r w:rsidR="004170FA" w:rsidRPr="00F55018">
        <w:t>nalysis of METREX and METREO. Int J Chron Obstruct Pulmon Dis</w:t>
      </w:r>
      <w:r w:rsidR="004170FA" w:rsidRPr="00F55018">
        <w:t xml:space="preserve"> 2021;16:1755-70.</w:t>
      </w:r>
    </w:p>
    <w:p w14:paraId="1F279684" w14:textId="6C484720" w:rsidR="004170FA" w:rsidRPr="00F55018" w:rsidRDefault="00346891" w:rsidP="004170FA">
      <w:r>
        <w:rPr>
          <w:color w:val="FF0000"/>
          <w:strike/>
        </w:rPr>
        <w:t>92</w:t>
      </w:r>
      <w:r>
        <w:rPr>
          <w:color w:val="008000"/>
          <w:b/>
        </w:rPr>
        <w:t>91</w:t>
      </w:r>
      <w:r w:rsidR="004170FA" w:rsidRPr="00F55018">
        <w:t>.</w:t>
      </w:r>
      <w:r w:rsidR="00EA10CD" w:rsidRPr="00F55018">
        <w:t xml:space="preserve"> </w:t>
      </w:r>
      <w:r w:rsidR="004170FA" w:rsidRPr="00F55018">
        <w:t>Shaw DE, Sousa AR, Fowler SJ, Fleming LJ, Roberts G, Corfield J, et al. Clinical and inflammatory characteristics of the European U-BIOPRED adult severe asthma cohort. Eur</w:t>
      </w:r>
      <w:r w:rsidR="00E34812" w:rsidRPr="00F55018">
        <w:t xml:space="preserve"> </w:t>
      </w:r>
      <w:r w:rsidR="004170FA" w:rsidRPr="00F55018">
        <w:t>Respir</w:t>
      </w:r>
      <w:r w:rsidR="004170FA" w:rsidRPr="00F55018">
        <w:t xml:space="preserve"> J</w:t>
      </w:r>
      <w:r w:rsidR="004170FA" w:rsidRPr="00F55018">
        <w:t xml:space="preserve"> 2015;46</w:t>
      </w:r>
      <w:r w:rsidR="004170FA" w:rsidRPr="00F55018">
        <w:t>:1308-21.</w:t>
      </w:r>
    </w:p>
    <w:p w14:paraId="4CC61A3F" w14:textId="4EE750E3" w:rsidR="004170FA" w:rsidRPr="00F55018" w:rsidRDefault="000772F6" w:rsidP="004170FA">
      <w:r>
        <w:rPr>
          <w:color w:val="FF0000"/>
          <w:strike/>
        </w:rPr>
        <w:t>93</w:t>
      </w:r>
      <w:r>
        <w:rPr>
          <w:color w:val="008000"/>
          <w:b/>
        </w:rPr>
        <w:t>92</w:t>
      </w:r>
      <w:r w:rsidR="004170FA" w:rsidRPr="00F55018">
        <w:t>.</w:t>
      </w:r>
      <w:r w:rsidR="00E34812" w:rsidRPr="00F55018">
        <w:t xml:space="preserve"> </w:t>
      </w:r>
      <w:r w:rsidR="004170FA" w:rsidRPr="00F55018">
        <w:t>McDowell PJ, Azim A, Busby J, Diver S, Yang F, Borg C, et al. Analysis of airway inflammation demonstrates a mechanism for T2-biologic failure in asthma. J</w:t>
      </w:r>
      <w:r w:rsidR="004170FA" w:rsidRPr="00F55018">
        <w:t xml:space="preserve"> Allergy </w:t>
      </w:r>
      <w:r w:rsidR="004170FA" w:rsidRPr="00F55018">
        <w:t>Clin</w:t>
      </w:r>
      <w:r w:rsidR="004170FA" w:rsidRPr="00F55018">
        <w:t xml:space="preserve"> Immunol</w:t>
      </w:r>
      <w:r w:rsidR="004170FA" w:rsidRPr="00F55018">
        <w:t xml:space="preserve"> 2025;156</w:t>
      </w:r>
      <w:r w:rsidR="004170FA" w:rsidRPr="00F55018">
        <w:t>:911-22.</w:t>
      </w:r>
    </w:p>
    <w:p w14:paraId="66E9C9FC" w14:textId="3D2F223D" w:rsidR="004170FA" w:rsidRPr="00F55018" w:rsidRDefault="000772F6" w:rsidP="004170FA">
      <w:r>
        <w:rPr>
          <w:color w:val="FF0000"/>
          <w:strike/>
        </w:rPr>
        <w:t>94</w:t>
      </w:r>
      <w:r>
        <w:rPr>
          <w:color w:val="008000"/>
          <w:b/>
        </w:rPr>
        <w:t>93</w:t>
      </w:r>
      <w:r w:rsidR="004170FA" w:rsidRPr="00F55018">
        <w:t>.</w:t>
      </w:r>
      <w:r w:rsidR="003A4CF8" w:rsidRPr="00F55018">
        <w:t xml:space="preserve"> </w:t>
      </w:r>
      <w:r w:rsidR="004170FA" w:rsidRPr="00F55018">
        <w:t xml:space="preserve">Bleecker ER, Fitzgerald JM, Chanez P, Papi A, Weinstein SF, Barker P, et al. Efficacy and safety of benralizumab for patients with severe asthma uncontrolled with high-dosage inhaled corticosteroids and long-acting β2-agonists (SIROCCO): a randomised, multicentre, placebo-controlled phase 3 trial. </w:t>
      </w:r>
      <w:r w:rsidR="004170FA" w:rsidRPr="00F55018">
        <w:t>Lancet</w:t>
      </w:r>
      <w:r w:rsidR="004170FA" w:rsidRPr="00F55018">
        <w:t xml:space="preserve"> 2016;388</w:t>
      </w:r>
      <w:r w:rsidR="004170FA" w:rsidRPr="00F55018">
        <w:t>:2115-27.</w:t>
      </w:r>
    </w:p>
    <w:p w14:paraId="669B8B8B" w14:textId="2525C9EF" w:rsidR="003B6746" w:rsidRPr="003B6746" w:rsidRDefault="003B6746" w:rsidP="003B6746">
      <w:pPr>
        <w:rPr>
          <w:highlight w:val="yellow"/>
        </w:rPr>
      </w:pPr>
      <w:r>
        <w:rPr>
          <w:color w:val="FF0000"/>
          <w:strike/>
        </w:rPr>
        <w:t>95</w:t>
      </w:r>
      <w:r>
        <w:rPr>
          <w:color w:val="008000"/>
          <w:b/>
        </w:rPr>
        <w:t>94</w:t>
      </w:r>
      <w:r w:rsidR="00EE3853">
        <w:rPr>
          <w:highlight w:val="yellow"/>
        </w:rPr>
        <w:t>.</w:t>
      </w:r>
      <w:r w:rsidRPr="003B6746">
        <w:rPr>
          <w:highlight w:val="yellow"/>
        </w:rPr>
        <w:t xml:space="preserve"> Patel Z, Suray Tan N, Huynh A, Radford K, Calma N, Harper L, et al. A novel method to assess airway eosinophilia utilizing sputum plugs. Eur Respir J Open Res 2026;12:00604-2025.</w:t>
      </w:r>
    </w:p>
    <w:p w14:paraId="7845508C" w14:textId="1D05D0AE" w:rsidR="003B6746" w:rsidRPr="003B6746" w:rsidRDefault="003B6746" w:rsidP="003B6746">
      <w:pPr>
        <w:rPr>
          <w:highlight w:val="yellow"/>
        </w:rPr>
      </w:pPr>
      <w:r w:rsidRPr="003B6746">
        <w:rPr>
          <w:strike/>
          <w:color w:val="FF0000"/>
          <w:highlight w:val="yellow"/>
        </w:rPr>
        <w:t>96</w:t>
      </w:r>
      <w:r w:rsidR="00EE3853">
        <w:rPr>
          <w:strike/>
          <w:color w:val="FF0000"/>
          <w:highlight w:val="yellow"/>
        </w:rPr>
        <w:t>.</w:t>
      </w:r>
      <w:r w:rsidRPr="003B6746">
        <w:rPr>
          <w:strike/>
          <w:color w:val="FF0000"/>
          <w:highlight w:val="yellow"/>
        </w:rPr>
        <w:t xml:space="preserve"> Pignatti P, Spanevello A. Is it time for a simplified method to evaluate airway eosinophilia? ERJ Open Res 2026;12:00914-2025.</w:t>
      </w:r>
    </w:p>
    <w:p w14:paraId="16301122" w14:textId="721E986B" w:rsidR="003B6746" w:rsidRPr="003B6746" w:rsidRDefault="003B6746" w:rsidP="003B6746">
      <w:pPr>
        <w:rPr>
          <w:highlight w:val="yellow"/>
        </w:rPr>
      </w:pPr>
      <w:r>
        <w:rPr>
          <w:color w:val="FF0000"/>
          <w:strike/>
        </w:rPr>
        <w:t>97</w:t>
      </w:r>
      <w:r>
        <w:rPr>
          <w:color w:val="008000"/>
          <w:b/>
        </w:rPr>
        <w:t>95</w:t>
      </w:r>
      <w:r w:rsidR="00EE3853">
        <w:rPr>
          <w:highlight w:val="yellow"/>
        </w:rPr>
        <w:t>.</w:t>
      </w:r>
      <w:r w:rsidRPr="003B6746">
        <w:rPr>
          <w:highlight w:val="yellow"/>
        </w:rPr>
        <w:t xml:space="preserve"> Pizzichini MM, Pizzichini E, Clelland L, Efthimiadis A, Mahony J, Dolovich J, et al. Sputum in severe exacerbations of asthma: kinetics of inflammatory indices after prednisone treatment. Am J Respir Crit Care Med 1997;155:1501-8.</w:t>
      </w:r>
    </w:p>
    <w:p w14:paraId="4D0E0C02" w14:textId="0ABFBE11" w:rsidR="003B6746" w:rsidRPr="003B6746" w:rsidRDefault="003B6746" w:rsidP="003B6746">
      <w:pPr>
        <w:rPr>
          <w:highlight w:val="yellow"/>
        </w:rPr>
      </w:pPr>
      <w:r>
        <w:rPr>
          <w:color w:val="FF0000"/>
          <w:strike/>
        </w:rPr>
        <w:t>98</w:t>
      </w:r>
      <w:r>
        <w:rPr>
          <w:color w:val="008000"/>
          <w:b/>
        </w:rPr>
        <w:t>96</w:t>
      </w:r>
      <w:r w:rsidR="00EE3853">
        <w:rPr>
          <w:highlight w:val="yellow"/>
        </w:rPr>
        <w:t>.</w:t>
      </w:r>
      <w:r w:rsidRPr="003B6746">
        <w:rPr>
          <w:highlight w:val="yellow"/>
        </w:rPr>
        <w:t xml:space="preserve"> Kjarsgaard M, Adatia A, Bhalla A, Lavigne N, Radford K, Huang C, et al. Underestimation of airway luminal eosinophilia by quantitative sputum cytometry. Allergy Asthma Clin Immunol 2021;17:63.</w:t>
      </w:r>
    </w:p>
    <w:p w14:paraId="2EEF8D95" w14:textId="77777777" w:rsidR="003B6746" w:rsidRPr="003B6746" w:rsidRDefault="003B6746" w:rsidP="003B6746">
      <w:pPr>
        <w:rPr>
          <w:highlight w:val="yellow"/>
        </w:rPr>
      </w:pPr>
      <w:r>
        <w:rPr>
          <w:color w:val="FF0000"/>
          <w:strike/>
        </w:rPr>
        <w:t>99</w:t>
      </w:r>
      <w:r>
        <w:rPr>
          <w:color w:val="008000"/>
          <w:b/>
        </w:rPr>
        <w:t>97</w:t>
      </w:r>
    </w:p>
    <w:p w14:paraId="37175356" w14:textId="77777777" w:rsidR="003B6746" w:rsidRPr="003B6746" w:rsidRDefault="003B6746" w:rsidP="003B6746">
      <w:pPr>
        <w:rPr>
          <w:highlight w:val="yellow"/>
        </w:rPr>
      </w:pPr>
      <w:r>
        <w:rPr>
          <w:color w:val="FF0000"/>
          <w:strike/>
        </w:rPr>
        <w:t>100</w:t>
      </w:r>
      <w:r>
        <w:rPr>
          <w:color w:val="008000"/>
          <w:b/>
        </w:rPr>
        <w:t>98</w:t>
      </w:r>
    </w:p>
    <w:p w14:paraId="14E4EBA7" w14:textId="77777777" w:rsidR="003B6746" w:rsidRPr="003B6746" w:rsidRDefault="003B6746" w:rsidP="003B6746">
      <w:pPr>
        <w:rPr>
          <w:highlight w:val="yellow"/>
        </w:rPr>
      </w:pPr>
      <w:r>
        <w:rPr>
          <w:color w:val="FF0000"/>
          <w:strike/>
        </w:rPr>
        <w:t>101</w:t>
      </w:r>
      <w:r>
        <w:rPr>
          <w:color w:val="008000"/>
          <w:b/>
        </w:rPr>
        <w:t>99</w:t>
      </w:r>
    </w:p>
    <w:p w14:paraId="2D311E3E" w14:textId="77777777" w:rsidR="003B6746" w:rsidRPr="003B6746" w:rsidRDefault="003B6746" w:rsidP="003B6746">
      <w:pPr>
        <w:rPr>
          <w:highlight w:val="yellow"/>
        </w:rPr>
      </w:pPr>
      <w:r>
        <w:rPr>
          <w:color w:val="FF0000"/>
          <w:strike/>
        </w:rPr>
        <w:t>102</w:t>
      </w:r>
      <w:r>
        <w:rPr>
          <w:color w:val="008000"/>
          <w:b/>
        </w:rPr>
        <w:t>100</w:t>
      </w:r>
    </w:p>
    <w:p w14:paraId="5061E952" w14:textId="62F8B897" w:rsidR="003B6746" w:rsidRPr="003B6746" w:rsidRDefault="003B6746" w:rsidP="003B6746">
      <w:pPr>
        <w:rPr>
          <w:highlight w:val="yellow"/>
        </w:rPr>
      </w:pPr>
      <w:r>
        <w:rPr>
          <w:color w:val="FF0000"/>
          <w:strike/>
        </w:rPr>
        <w:t>103</w:t>
      </w:r>
      <w:r>
        <w:rPr>
          <w:color w:val="008000"/>
          <w:b/>
        </w:rPr>
        <w:t>101</w:t>
      </w:r>
      <w:r w:rsidR="00EE3853">
        <w:rPr>
          <w:highlight w:val="yellow"/>
        </w:rPr>
        <w:t>.</w:t>
      </w:r>
      <w:r w:rsidRPr="003B6746">
        <w:rPr>
          <w:highlight w:val="yellow"/>
        </w:rPr>
        <w:t xml:space="preserve"> Peltrini R, Cordell RL, Wilde M, Abuhelal S, Quek E, Zounemat-Kermani N, et al. Discovery and validation of a volatile signature of eosinophilic airway inflammation in asthma. Am J Respir Crit Care Med 2024;210:1101-12.</w:t>
      </w:r>
    </w:p>
    <w:p w14:paraId="5740BC7D" w14:textId="6478C77A" w:rsidR="003B6746" w:rsidRPr="003B6746" w:rsidRDefault="003B6746" w:rsidP="003B6746">
      <w:pPr>
        <w:rPr>
          <w:highlight w:val="yellow"/>
        </w:rPr>
      </w:pPr>
      <w:r>
        <w:rPr>
          <w:color w:val="FF0000"/>
          <w:strike/>
        </w:rPr>
        <w:t>104</w:t>
      </w:r>
      <w:r>
        <w:rPr>
          <w:color w:val="008000"/>
          <w:b/>
        </w:rPr>
        <w:t>102</w:t>
      </w:r>
      <w:r w:rsidR="00EE3853">
        <w:rPr>
          <w:highlight w:val="yellow"/>
        </w:rPr>
        <w:t>.</w:t>
      </w:r>
      <w:r w:rsidRPr="003B6746">
        <w:rPr>
          <w:highlight w:val="yellow"/>
        </w:rPr>
        <w:t xml:space="preserve"> Dragonieri S, Schot R, Mertens BJA, Le Cessie S, Gauw SA, Spanevello A, et al. An electronic nose in the discrimination of patients with asthma and controls. J Allergy Clin Immunol 2007;120:856-62.</w:t>
      </w:r>
    </w:p>
    <w:p w14:paraId="698BEF1C" w14:textId="330EA431" w:rsidR="003B6746" w:rsidRPr="003B6746" w:rsidRDefault="003B6746" w:rsidP="003B6746">
      <w:pPr>
        <w:rPr>
          <w:highlight w:val="yellow"/>
        </w:rPr>
      </w:pPr>
      <w:r>
        <w:rPr>
          <w:color w:val="FF0000"/>
          <w:strike/>
        </w:rPr>
        <w:t>105</w:t>
      </w:r>
      <w:r>
        <w:rPr>
          <w:color w:val="008000"/>
          <w:b/>
        </w:rPr>
        <w:t>103</w:t>
      </w:r>
      <w:r w:rsidR="00EE3853">
        <w:rPr>
          <w:highlight w:val="yellow"/>
        </w:rPr>
        <w:t>.</w:t>
      </w:r>
      <w:r w:rsidRPr="003B6746">
        <w:rPr>
          <w:highlight w:val="yellow"/>
        </w:rPr>
        <w:t xml:space="preserve"> Fens N, Zwinderman AH, Van Der Schee MP, De Nijs SB, Dijkers E, Roldaan AC, et al. Exhaled breath profiling enables discrimination of chronic obstructive pulmonary disease and asthma. Am J Respir Crit Care Med 2009;180:1076-82.</w:t>
      </w:r>
    </w:p>
    <w:p w14:paraId="3860EDFF" w14:textId="10B53056" w:rsidR="003B6746" w:rsidRPr="003B6746" w:rsidRDefault="003B6746" w:rsidP="003B6746">
      <w:pPr>
        <w:rPr>
          <w:highlight w:val="yellow"/>
        </w:rPr>
      </w:pPr>
      <w:r>
        <w:rPr>
          <w:color w:val="FF0000"/>
          <w:strike/>
        </w:rPr>
        <w:t>106</w:t>
      </w:r>
      <w:r>
        <w:rPr>
          <w:color w:val="008000"/>
          <w:b/>
        </w:rPr>
        <w:t>104</w:t>
      </w:r>
      <w:r w:rsidR="00EE3853">
        <w:rPr>
          <w:highlight w:val="yellow"/>
        </w:rPr>
        <w:t>.</w:t>
      </w:r>
      <w:r w:rsidRPr="003B6746">
        <w:rPr>
          <w:highlight w:val="yellow"/>
        </w:rPr>
        <w:t xml:space="preserve"> Kelly MM, Keatings V, Leigh R, Peterson C, Shute J, Venge P, et al. Analysis of fluid-phase mediators. Eur Respir J Suppl 2002;37:24-39s.</w:t>
      </w:r>
    </w:p>
    <w:p w14:paraId="79972DE5" w14:textId="515DE0F5" w:rsidR="003B6746" w:rsidRPr="003B6746" w:rsidRDefault="003B6746" w:rsidP="003B6746">
      <w:pPr>
        <w:rPr>
          <w:highlight w:val="yellow"/>
        </w:rPr>
      </w:pPr>
      <w:r>
        <w:rPr>
          <w:color w:val="FF0000"/>
          <w:strike/>
        </w:rPr>
        <w:t>107</w:t>
      </w:r>
      <w:r>
        <w:rPr>
          <w:color w:val="008000"/>
          <w:b/>
        </w:rPr>
        <w:t>105</w:t>
      </w:r>
      <w:r w:rsidR="00EE3853">
        <w:rPr>
          <w:highlight w:val="yellow"/>
        </w:rPr>
        <w:t>.</w:t>
      </w:r>
      <w:r w:rsidRPr="003B6746">
        <w:rPr>
          <w:highlight w:val="yellow"/>
        </w:rPr>
        <w:t xml:space="preserve"> Kim LH-Y, Plaza K, Thomas SR, Draijer C, Radford K, Peters-Golden M, et al. Endogenous peroxidases in sputum interfere with horse-radish peroxidase-based ELISAs. J Immunol Methods 2018;454:76-9.</w:t>
      </w:r>
    </w:p>
    <w:p w14:paraId="37C8975D" w14:textId="32B84D16" w:rsidR="003B6746" w:rsidRPr="003B6746" w:rsidRDefault="003B6746" w:rsidP="003B6746">
      <w:pPr>
        <w:rPr>
          <w:highlight w:val="yellow"/>
        </w:rPr>
      </w:pPr>
      <w:r>
        <w:rPr>
          <w:color w:val="FF0000"/>
          <w:strike/>
        </w:rPr>
        <w:t>108</w:t>
      </w:r>
      <w:r>
        <w:rPr>
          <w:color w:val="008000"/>
          <w:b/>
        </w:rPr>
        <w:t>106</w:t>
      </w:r>
      <w:r w:rsidR="00EE3853">
        <w:rPr>
          <w:highlight w:val="yellow"/>
        </w:rPr>
        <w:t>.</w:t>
      </w:r>
      <w:r w:rsidRPr="003B6746">
        <w:rPr>
          <w:highlight w:val="yellow"/>
        </w:rPr>
        <w:t xml:space="preserve"> Mukherjee M, Huang C, Venegas-Garrido C, Zhang K, Bhalla A, Ju X, et al. Benralizumab normalizes sputum eosinophilia in severe asthma uncontrolled by anti–IL-5 antibodies: a single-blind, placebo-controlled clinical trial. Am J Respir Crit Care Med 2023;208:1330-5.</w:t>
      </w:r>
    </w:p>
    <w:p w14:paraId="2563974A" w14:textId="26D2C157" w:rsidR="003B6746" w:rsidRPr="003B6746" w:rsidRDefault="003B6746" w:rsidP="003B6746">
      <w:pPr>
        <w:rPr>
          <w:highlight w:val="yellow"/>
        </w:rPr>
      </w:pPr>
      <w:r>
        <w:rPr>
          <w:color w:val="FF0000"/>
          <w:strike/>
        </w:rPr>
        <w:t>109</w:t>
      </w:r>
      <w:r>
        <w:rPr>
          <w:color w:val="008000"/>
          <w:b/>
        </w:rPr>
        <w:t>107</w:t>
      </w:r>
      <w:r w:rsidR="00EE3853">
        <w:rPr>
          <w:highlight w:val="yellow"/>
        </w:rPr>
        <w:t>.</w:t>
      </w:r>
      <w:r w:rsidRPr="003B6746">
        <w:rPr>
          <w:highlight w:val="yellow"/>
        </w:rPr>
        <w:t xml:space="preserve"> Hekking PP, Zhang K, Garrido CPV, Lopez‐Rodriguez R, Kjarsgaard M, Mukherjee M, et al. Sputum cytokines associated with raised FeNO after anti‐IL5 biologic therapy in severe asthma. Allergy 2024;79:2244-7.</w:t>
      </w:r>
    </w:p>
    <w:p w14:paraId="78AFB6D0" w14:textId="4C805CD6" w:rsidR="003B6746" w:rsidRPr="003B6746" w:rsidRDefault="003B6746" w:rsidP="003B6746">
      <w:pPr>
        <w:rPr>
          <w:highlight w:val="yellow"/>
        </w:rPr>
      </w:pPr>
      <w:r>
        <w:rPr>
          <w:color w:val="FF0000"/>
          <w:strike/>
        </w:rPr>
        <w:t>110</w:t>
      </w:r>
      <w:r>
        <w:rPr>
          <w:color w:val="008000"/>
          <w:b/>
        </w:rPr>
        <w:t>108</w:t>
      </w:r>
      <w:r w:rsidR="00EE3853">
        <w:rPr>
          <w:highlight w:val="yellow"/>
        </w:rPr>
        <w:t>.</w:t>
      </w:r>
      <w:r w:rsidRPr="003B6746">
        <w:rPr>
          <w:highlight w:val="yellow"/>
        </w:rPr>
        <w:t xml:space="preserve"> Svenningsen S, Kjarsgaard M, Zhang K, Serajeddini H, Venegas Garrido C, Bhalla A. Effect of dupilumab on sputum eosinophils in patients with moderate-to-severe asthma. Allergy 2024;79:509-13.</w:t>
      </w:r>
    </w:p>
    <w:p w14:paraId="08054DF7" w14:textId="037F48F1" w:rsidR="003B6746" w:rsidRPr="003B6746" w:rsidRDefault="003B6746" w:rsidP="003B6746">
      <w:pPr>
        <w:rPr>
          <w:highlight w:val="yellow"/>
        </w:rPr>
      </w:pPr>
      <w:r>
        <w:rPr>
          <w:color w:val="FF0000"/>
          <w:strike/>
        </w:rPr>
        <w:t>111</w:t>
      </w:r>
      <w:r>
        <w:rPr>
          <w:color w:val="008000"/>
          <w:b/>
        </w:rPr>
        <w:t>109</w:t>
      </w:r>
      <w:r w:rsidR="00EE3853">
        <w:rPr>
          <w:highlight w:val="yellow"/>
        </w:rPr>
        <w:t>.</w:t>
      </w:r>
      <w:r w:rsidRPr="003B6746">
        <w:rPr>
          <w:highlight w:val="yellow"/>
        </w:rPr>
        <w:t xml:space="preserve"> Nair P, Ochkur SI, Protheroe C, Radford K, Efthimiadis A, Lee NA, et al. Eosinophil peroxidase in sputum represents a unique biomarker of airway eosinophilia. Allergy 2013;68:1177-84.</w:t>
      </w:r>
    </w:p>
    <w:p w14:paraId="4E8CAEB5" w14:textId="559F46E5" w:rsidR="003B6746" w:rsidRPr="003B6746" w:rsidRDefault="003B6746" w:rsidP="003B6746">
      <w:pPr>
        <w:rPr>
          <w:highlight w:val="yellow"/>
        </w:rPr>
      </w:pPr>
      <w:r>
        <w:rPr>
          <w:color w:val="FF0000"/>
          <w:strike/>
        </w:rPr>
        <w:t>112</w:t>
      </w:r>
      <w:r>
        <w:rPr>
          <w:color w:val="008000"/>
          <w:b/>
        </w:rPr>
        <w:t>110</w:t>
      </w:r>
      <w:r w:rsidR="00EE3853">
        <w:rPr>
          <w:highlight w:val="yellow"/>
        </w:rPr>
        <w:t>.</w:t>
      </w:r>
      <w:r w:rsidRPr="003B6746">
        <w:rPr>
          <w:highlight w:val="yellow"/>
        </w:rPr>
        <w:t xml:space="preserve"> Wolfe MG, Mukherjee M, Radford K, Brennan JD, Nair P. Rapid quantification of sputum eosinophil peroxidase on a lateral flow test strip. Allergy 2019;74:1176-8.</w:t>
      </w:r>
    </w:p>
    <w:p w14:paraId="06173584" w14:textId="6FBCB157" w:rsidR="003B6746" w:rsidRPr="003B6746" w:rsidRDefault="003B6746" w:rsidP="003B6746">
      <w:pPr>
        <w:rPr>
          <w:highlight w:val="yellow"/>
        </w:rPr>
      </w:pPr>
      <w:r>
        <w:rPr>
          <w:color w:val="FF0000"/>
          <w:strike/>
        </w:rPr>
        <w:t>113</w:t>
      </w:r>
      <w:r>
        <w:rPr>
          <w:color w:val="008000"/>
          <w:b/>
        </w:rPr>
        <w:t>111</w:t>
      </w:r>
      <w:r w:rsidR="00EE3853">
        <w:rPr>
          <w:highlight w:val="yellow"/>
        </w:rPr>
        <w:t>.</w:t>
      </w:r>
      <w:r w:rsidRPr="003B6746">
        <w:rPr>
          <w:highlight w:val="yellow"/>
        </w:rPr>
        <w:t xml:space="preserve"> Ali MM, Mukherjee M, Radford K, Patel Z, Capretta A, P Nair, et al. A rapid sputum-based lateral flow assay for airway eosinophilia using an RNA-cleaving DNAzyme selected for eosinophil peroxidase. Angew Chem Int Ed Engl 2023;62:e202307451.</w:t>
      </w:r>
    </w:p>
    <w:p w14:paraId="436CC1AD" w14:textId="68F0403B" w:rsidR="003B6746" w:rsidRPr="003B6746" w:rsidRDefault="003B6746" w:rsidP="003B6746">
      <w:pPr>
        <w:rPr>
          <w:highlight w:val="yellow"/>
        </w:rPr>
      </w:pPr>
      <w:r>
        <w:rPr>
          <w:color w:val="FF0000"/>
          <w:strike/>
        </w:rPr>
        <w:t>114</w:t>
      </w:r>
      <w:r>
        <w:rPr>
          <w:color w:val="008000"/>
          <w:b/>
        </w:rPr>
        <w:t>112</w:t>
      </w:r>
      <w:r w:rsidR="00EE3853">
        <w:rPr>
          <w:highlight w:val="yellow"/>
        </w:rPr>
        <w:t>.</w:t>
      </w:r>
      <w:r w:rsidRPr="003B6746">
        <w:rPr>
          <w:highlight w:val="yellow"/>
        </w:rPr>
        <w:t xml:space="preserve"> Dor PJ, Ackerman SJ, Gleich GJ. Charcot-Leyden crystal protein and eosinophil granule major basic protein in sputum of patients with respiratory diseases. Am Rev Respir Dis 1984;130:1072-7.</w:t>
      </w:r>
    </w:p>
    <w:p w14:paraId="3E4ED095" w14:textId="3FCCA053" w:rsidR="003B6746" w:rsidRPr="003B6746" w:rsidRDefault="003B6746" w:rsidP="003B6746">
      <w:pPr>
        <w:rPr>
          <w:highlight w:val="yellow"/>
        </w:rPr>
      </w:pPr>
      <w:r>
        <w:rPr>
          <w:color w:val="FF0000"/>
          <w:strike/>
        </w:rPr>
        <w:t>115</w:t>
      </w:r>
      <w:r>
        <w:rPr>
          <w:color w:val="008000"/>
          <w:b/>
        </w:rPr>
        <w:t>113</w:t>
      </w:r>
      <w:r w:rsidR="00EE3853">
        <w:rPr>
          <w:highlight w:val="yellow"/>
        </w:rPr>
        <w:t>.</w:t>
      </w:r>
      <w:r w:rsidRPr="003B6746">
        <w:rPr>
          <w:highlight w:val="yellow"/>
        </w:rPr>
        <w:t xml:space="preserve"> Dvorak AM, Letourneau L, Login GR, Weller PF, Ackerman SJ. Ultrastructural localization of the Charcot-Leyden crystal protein (lysophospholipase) to a distinct crystalloid-free granule population in mature human eosinophils. Blood 1988;72:150-8.</w:t>
      </w:r>
    </w:p>
    <w:p w14:paraId="70A4A996" w14:textId="40A2AC3C" w:rsidR="003B6746" w:rsidRPr="003B6746" w:rsidRDefault="003B6746" w:rsidP="003B6746">
      <w:pPr>
        <w:rPr>
          <w:highlight w:val="yellow"/>
        </w:rPr>
      </w:pPr>
      <w:r>
        <w:rPr>
          <w:color w:val="FF0000"/>
          <w:strike/>
        </w:rPr>
        <w:t>116</w:t>
      </w:r>
      <w:r>
        <w:rPr>
          <w:color w:val="008000"/>
          <w:b/>
        </w:rPr>
        <w:t>114</w:t>
      </w:r>
      <w:r w:rsidR="00EE3853">
        <w:rPr>
          <w:highlight w:val="yellow"/>
        </w:rPr>
        <w:t>.</w:t>
      </w:r>
      <w:r w:rsidRPr="003B6746">
        <w:rPr>
          <w:highlight w:val="yellow"/>
        </w:rPr>
        <w:t xml:space="preserve"> Persson EK, Verstraete K, Heyndrickx I, Gevaert E, Aegerter H, J-M Percier, et al. Protein crystallization promotes type 2 immunity and is reversible by antibody treatment. Science 2019;364:eaaw4295.</w:t>
      </w:r>
    </w:p>
    <w:p w14:paraId="780AC7F0" w14:textId="1BC1F946" w:rsidR="003B6746" w:rsidRPr="003B6746" w:rsidRDefault="003B6746" w:rsidP="003B6746">
      <w:pPr>
        <w:rPr>
          <w:highlight w:val="yellow"/>
        </w:rPr>
      </w:pPr>
      <w:r>
        <w:rPr>
          <w:color w:val="FF0000"/>
          <w:strike/>
        </w:rPr>
        <w:t>117</w:t>
      </w:r>
      <w:r>
        <w:rPr>
          <w:color w:val="008000"/>
          <w:b/>
        </w:rPr>
        <w:t>115</w:t>
      </w:r>
      <w:r w:rsidR="00EE3853">
        <w:rPr>
          <w:highlight w:val="yellow"/>
        </w:rPr>
        <w:t>.</w:t>
      </w:r>
      <w:r w:rsidRPr="003B6746">
        <w:rPr>
          <w:highlight w:val="yellow"/>
        </w:rPr>
        <w:t xml:space="preserve"> Nyenhuis SM, Alumkal P, Du J, Maybruck BT, Vinicky M, Ackerman SJ. Charcot-Leyden crystal protein/galectin-10 is a surrogate biomarker of eosinophilic airway inflammation in asthma. Biomark Med 2019;13:715-24.</w:t>
      </w:r>
    </w:p>
    <w:p w14:paraId="50A54A7B" w14:textId="60CF152C" w:rsidR="003B6746" w:rsidRPr="003B6746" w:rsidRDefault="003B6746" w:rsidP="003B6746">
      <w:pPr>
        <w:rPr>
          <w:highlight w:val="yellow"/>
        </w:rPr>
      </w:pPr>
      <w:r>
        <w:rPr>
          <w:color w:val="FF0000"/>
          <w:strike/>
        </w:rPr>
        <w:t>118</w:t>
      </w:r>
      <w:r>
        <w:rPr>
          <w:color w:val="008000"/>
          <w:b/>
        </w:rPr>
        <w:t>116</w:t>
      </w:r>
      <w:r w:rsidR="00EE3853">
        <w:rPr>
          <w:highlight w:val="yellow"/>
        </w:rPr>
        <w:t>.</w:t>
      </w:r>
      <w:r w:rsidRPr="003B6746">
        <w:rPr>
          <w:highlight w:val="yellow"/>
        </w:rPr>
        <w:t xml:space="preserve"> Hastie ST, Moore WC, Meyers DA, Vestal PL, Li H, Peters SP, et al. Analyses of asthma severity phenotypes and inflammatory proteins in subjects stratified by sputum granulocytes. J Allergy Clin Immunol 2010;125:1028-36.e13.</w:t>
      </w:r>
    </w:p>
    <w:p w14:paraId="70273A1B" w14:textId="1A5138B0" w:rsidR="003B6746" w:rsidRPr="003B6746" w:rsidRDefault="003B6746" w:rsidP="003B6746">
      <w:pPr>
        <w:rPr>
          <w:highlight w:val="yellow"/>
        </w:rPr>
      </w:pPr>
      <w:r>
        <w:rPr>
          <w:color w:val="FF0000"/>
          <w:strike/>
        </w:rPr>
        <w:t>119</w:t>
      </w:r>
      <w:r>
        <w:rPr>
          <w:color w:val="008000"/>
          <w:b/>
        </w:rPr>
        <w:t>117</w:t>
      </w:r>
      <w:r w:rsidR="00EE3853">
        <w:rPr>
          <w:highlight w:val="yellow"/>
        </w:rPr>
        <w:t>.</w:t>
      </w:r>
      <w:r w:rsidRPr="003B6746">
        <w:rPr>
          <w:highlight w:val="yellow"/>
        </w:rPr>
        <w:t xml:space="preserve"> Lin K, Wang T, Tang Q, Chen T, Lin M, Jin J, et al. IL18R1-Related molecules as biomarkers for asthma severity and prognostic markers for idiopathic pulmonary fibrosis. J Proteome Res 2023;22:3320-31.</w:t>
      </w:r>
    </w:p>
    <w:p w14:paraId="2BED0D74" w14:textId="08E8890F" w:rsidR="003B6746" w:rsidRPr="003B6746" w:rsidRDefault="003B6746" w:rsidP="003B6746">
      <w:pPr>
        <w:rPr>
          <w:highlight w:val="yellow"/>
        </w:rPr>
      </w:pPr>
      <w:r>
        <w:rPr>
          <w:color w:val="FF0000"/>
          <w:strike/>
        </w:rPr>
        <w:t>120</w:t>
      </w:r>
      <w:r>
        <w:rPr>
          <w:color w:val="008000"/>
          <w:b/>
        </w:rPr>
        <w:t>118</w:t>
      </w:r>
      <w:r w:rsidR="00EE3853">
        <w:rPr>
          <w:highlight w:val="yellow"/>
        </w:rPr>
        <w:t>.</w:t>
      </w:r>
      <w:r w:rsidRPr="003B6746">
        <w:rPr>
          <w:highlight w:val="yellow"/>
        </w:rPr>
        <w:t xml:space="preserve"> Diaz AA, Young TP, Maselli DJ, Martinez CH, Gill R, Nardelli P, et al. Quantitative CT measures of bronchiectasis in smokers. Chest 2017;151:1255-62.</w:t>
      </w:r>
    </w:p>
    <w:p w14:paraId="4029E77E" w14:textId="2F34FAD1" w:rsidR="003B6746" w:rsidRPr="003B6746" w:rsidRDefault="003B6746" w:rsidP="003B6746">
      <w:pPr>
        <w:rPr>
          <w:highlight w:val="yellow"/>
        </w:rPr>
      </w:pPr>
      <w:r>
        <w:rPr>
          <w:color w:val="FF0000"/>
          <w:strike/>
        </w:rPr>
        <w:t>121</w:t>
      </w:r>
      <w:r>
        <w:rPr>
          <w:color w:val="008000"/>
          <w:b/>
        </w:rPr>
        <w:t>119</w:t>
      </w:r>
      <w:r w:rsidR="00EE3853">
        <w:rPr>
          <w:highlight w:val="yellow"/>
        </w:rPr>
        <w:t>.</w:t>
      </w:r>
      <w:r w:rsidRPr="003B6746">
        <w:rPr>
          <w:highlight w:val="yellow"/>
        </w:rPr>
        <w:t xml:space="preserve"> Bhatt SP, Nakhmani A, Sthanam V, Kizhakke Puliyakote A, Reinhardt JM, Bodduluri S. PiSlope: A new CT metric for quantifying airway remodeling in chronic obstructive pulmonary disease. Radiology 2024;313:e240717.</w:t>
      </w:r>
    </w:p>
    <w:p w14:paraId="22A2AA23" w14:textId="54CB84E2" w:rsidR="003B6746" w:rsidRPr="003B6746" w:rsidRDefault="003B6746" w:rsidP="003B6746">
      <w:pPr>
        <w:rPr>
          <w:highlight w:val="yellow"/>
        </w:rPr>
      </w:pPr>
      <w:r>
        <w:rPr>
          <w:color w:val="FF0000"/>
          <w:strike/>
        </w:rPr>
        <w:t>122</w:t>
      </w:r>
      <w:r>
        <w:rPr>
          <w:color w:val="008000"/>
          <w:b/>
        </w:rPr>
        <w:t>120</w:t>
      </w:r>
      <w:r w:rsidR="00EE3853">
        <w:rPr>
          <w:highlight w:val="yellow"/>
        </w:rPr>
        <w:t>.</w:t>
      </w:r>
      <w:r w:rsidRPr="003B6746">
        <w:rPr>
          <w:highlight w:val="yellow"/>
        </w:rPr>
        <w:t xml:space="preserve"> Dunican EM, Elicker BM, Gierada DS, Nagle SK, Schiebler ML, Newell JD, et al. Mucus plugs in patients with asthma linked to eosinophilia and airflow obstruction. J Clin Invest 2018;128:997-1009.</w:t>
      </w:r>
    </w:p>
    <w:p w14:paraId="5565C0A1" w14:textId="1A3E0C23" w:rsidR="003B6746" w:rsidRPr="003B6746" w:rsidRDefault="003B6746" w:rsidP="003B6746">
      <w:pPr>
        <w:rPr>
          <w:highlight w:val="yellow"/>
        </w:rPr>
      </w:pPr>
      <w:r>
        <w:rPr>
          <w:color w:val="FF0000"/>
          <w:strike/>
        </w:rPr>
        <w:t>123</w:t>
      </w:r>
      <w:r>
        <w:rPr>
          <w:color w:val="008000"/>
          <w:b/>
        </w:rPr>
        <w:t>121</w:t>
      </w:r>
      <w:r w:rsidR="00EE3853">
        <w:rPr>
          <w:highlight w:val="yellow"/>
        </w:rPr>
        <w:t>.</w:t>
      </w:r>
      <w:r w:rsidRPr="003B6746">
        <w:rPr>
          <w:highlight w:val="yellow"/>
        </w:rPr>
        <w:t xml:space="preserve"> Götschke J, Walter J, Leuschner G, Gerckens M, Götschke M, Mertsch P. Mucus plug score predicts clinical and pulmonary function response to biologic therapy in patients with severe asthma. 2025;13:1110-22.e1</w:t>
      </w:r>
    </w:p>
    <w:p w14:paraId="3B9BB801" w14:textId="071240F1" w:rsidR="003B6746" w:rsidRPr="003B6746" w:rsidRDefault="003B6746" w:rsidP="003B6746">
      <w:pPr>
        <w:rPr>
          <w:highlight w:val="yellow"/>
        </w:rPr>
      </w:pPr>
      <w:r>
        <w:rPr>
          <w:color w:val="FF0000"/>
          <w:strike/>
        </w:rPr>
        <w:t>124</w:t>
      </w:r>
      <w:r>
        <w:rPr>
          <w:color w:val="008000"/>
          <w:b/>
        </w:rPr>
        <w:t>122</w:t>
      </w:r>
      <w:r w:rsidR="00EE3853">
        <w:rPr>
          <w:highlight w:val="yellow"/>
        </w:rPr>
        <w:t>.</w:t>
      </w:r>
      <w:r w:rsidRPr="003B6746">
        <w:rPr>
          <w:highlight w:val="yellow"/>
        </w:rPr>
        <w:t xml:space="preserve"> Roos JE, McAdams HP, Kaushik SS, Driehuys B. Hyperpolarized gas MR imaging: techniques and applications. Magn Reson Imaging Clin N Am 2015;23:217-29.</w:t>
      </w:r>
    </w:p>
    <w:p w14:paraId="5FEEDE32" w14:textId="529C6418" w:rsidR="003B6746" w:rsidRPr="003B6746" w:rsidRDefault="003B6746" w:rsidP="003B6746">
      <w:pPr>
        <w:rPr>
          <w:highlight w:val="yellow"/>
        </w:rPr>
      </w:pPr>
      <w:r>
        <w:rPr>
          <w:color w:val="FF0000"/>
          <w:strike/>
        </w:rPr>
        <w:t>125</w:t>
      </w:r>
      <w:r>
        <w:rPr>
          <w:color w:val="008000"/>
          <w:b/>
        </w:rPr>
        <w:t>123</w:t>
      </w:r>
      <w:r w:rsidR="00EE3853">
        <w:rPr>
          <w:highlight w:val="yellow"/>
        </w:rPr>
        <w:t>.</w:t>
      </w:r>
      <w:r w:rsidRPr="003B6746">
        <w:rPr>
          <w:highlight w:val="yellow"/>
        </w:rPr>
        <w:t xml:space="preserve"> McIntosh MJ, Biancaniello A, Kooner HK, Bhalla A, Serajeddini H, Yamashita C, et al. 129Xe MRI ventilation defects in asthma: what is the upper limit of normal and minimal clinically important difference? Acad Radiol 2023;30:3114-23.</w:t>
      </w:r>
    </w:p>
    <w:p w14:paraId="69CF0A37" w14:textId="74B8FC1F" w:rsidR="003B6746" w:rsidRPr="003B6746" w:rsidRDefault="003B6746" w:rsidP="003B6746">
      <w:pPr>
        <w:rPr>
          <w:highlight w:val="yellow"/>
        </w:rPr>
      </w:pPr>
      <w:r>
        <w:rPr>
          <w:color w:val="FF0000"/>
          <w:strike/>
        </w:rPr>
        <w:t>126</w:t>
      </w:r>
      <w:r>
        <w:rPr>
          <w:color w:val="008000"/>
          <w:b/>
        </w:rPr>
        <w:t>124</w:t>
      </w:r>
      <w:r w:rsidR="00EE3853">
        <w:rPr>
          <w:highlight w:val="yellow"/>
        </w:rPr>
        <w:t>.</w:t>
      </w:r>
      <w:r w:rsidRPr="003B6746">
        <w:rPr>
          <w:highlight w:val="yellow"/>
        </w:rPr>
        <w:t xml:space="preserve"> Hahn AD, Carey KJ, Barton GP, Torres LA, Kammerman J, Cadman RV, et al. Hyperpolarized 129Xe MR spectroscopy in the lung shows 1-year reduced function in idiopathic pulmonary fibrosis. Radiology 2022;305:688-96.</w:t>
      </w:r>
    </w:p>
    <w:p w14:paraId="46C7C8F4" w14:textId="45A0128C" w:rsidR="003B6746" w:rsidRPr="003B6746" w:rsidRDefault="003B6746" w:rsidP="003B6746">
      <w:pPr>
        <w:rPr>
          <w:highlight w:val="yellow"/>
        </w:rPr>
      </w:pPr>
      <w:r>
        <w:rPr>
          <w:color w:val="FF0000"/>
          <w:strike/>
        </w:rPr>
        <w:t>127</w:t>
      </w:r>
      <w:r>
        <w:rPr>
          <w:color w:val="008000"/>
          <w:b/>
        </w:rPr>
        <w:t>125</w:t>
      </w:r>
      <w:r w:rsidR="00EE3853">
        <w:rPr>
          <w:highlight w:val="yellow"/>
        </w:rPr>
        <w:t>.</w:t>
      </w:r>
      <w:r w:rsidRPr="003B6746">
        <w:rPr>
          <w:highlight w:val="yellow"/>
        </w:rPr>
        <w:t xml:space="preserve"> Pippard BJ, Neal MA, Holland CW, Maunder AM, Forrest I, Lawson RA, et al. Assessing lung ventilation and bronchodilator response in asthma and chronic obstructive pulmonary disease with 19F MRI. Radiology 2024;313:e240949.</w:t>
      </w:r>
    </w:p>
    <w:p w14:paraId="797524D5" w14:textId="23B940F1" w:rsidR="003B6746" w:rsidRPr="003B6746" w:rsidRDefault="003B6746" w:rsidP="003B6746">
      <w:pPr>
        <w:rPr>
          <w:highlight w:val="yellow"/>
        </w:rPr>
      </w:pPr>
      <w:commentRangeStart w:id="3753"/>
      <w:r>
        <w:rPr>
          <w:color w:val="FF0000"/>
          <w:strike/>
        </w:rPr>
        <w:t>128</w:t>
      </w:r>
      <w:r>
        <w:rPr>
          <w:color w:val="008000"/>
          <w:b/>
        </w:rPr>
        <w:t>126</w:t>
      </w:r>
      <w:r w:rsidR="00EE3853">
        <w:rPr>
          <w:highlight w:val="yellow"/>
        </w:rPr>
        <w:t>.</w:t>
      </w:r>
      <w:r w:rsidRPr="003B6746">
        <w:rPr>
          <w:highlight w:val="yellow"/>
        </w:rPr>
        <w:t xml:space="preserve"> Voskrebenzev A</w:t>
      </w:r>
      <w:r w:rsidR="00EE3853">
        <w:rPr>
          <w:highlight w:val="yellow"/>
        </w:rPr>
        <w:t>,</w:t>
      </w:r>
      <w:r w:rsidRPr="003B6746">
        <w:rPr>
          <w:highlight w:val="yellow"/>
        </w:rPr>
        <w:t xml:space="preserve"> et al. Magn Reson Med 2018;79:1092-105.</w:t>
      </w:r>
      <w:commentRangeEnd w:id="3753"/>
      <w:r w:rsidR="00EE3853">
        <w:rPr>
          <w:rStyle w:val="CommentReference"/>
        </w:rPr>
        <w:commentReference w:id="3753"/>
      </w:r>
    </w:p>
    <w:p w14:paraId="1E130AAC" w14:textId="14CE339A" w:rsidR="003B6746" w:rsidRPr="003B6746" w:rsidRDefault="003B6746" w:rsidP="003B6746">
      <w:pPr>
        <w:rPr>
          <w:highlight w:val="yellow"/>
        </w:rPr>
      </w:pPr>
      <w:r>
        <w:rPr>
          <w:color w:val="FF0000"/>
          <w:strike/>
        </w:rPr>
        <w:t>129</w:t>
      </w:r>
      <w:r>
        <w:rPr>
          <w:color w:val="008000"/>
          <w:b/>
        </w:rPr>
        <w:t>127</w:t>
      </w:r>
      <w:r w:rsidR="00EE3853">
        <w:rPr>
          <w:highlight w:val="yellow"/>
        </w:rPr>
        <w:t>.</w:t>
      </w:r>
      <w:r w:rsidRPr="003B6746">
        <w:rPr>
          <w:highlight w:val="yellow"/>
        </w:rPr>
        <w:t xml:space="preserve"> Voskrebenzev A, Gutberlet M, Klimeš F, Kaireit TF, Schönfeld C, Rotärmel A, et al. Feasibility of quantitative regional ventilation and perfusion mapping with phase‐resolved functional lung (PREFUL) MRI in healthy volunteers and COPD, CTEPH, and CF patients. Magn Reson Med 2018;79:2306-14.</w:t>
      </w:r>
    </w:p>
    <w:p w14:paraId="5B8D35BC" w14:textId="046FAAA1" w:rsidR="003B6746" w:rsidRPr="003B6746" w:rsidRDefault="003B6746" w:rsidP="003B6746">
      <w:pPr>
        <w:rPr>
          <w:highlight w:val="yellow"/>
        </w:rPr>
      </w:pPr>
      <w:r>
        <w:rPr>
          <w:color w:val="FF0000"/>
          <w:strike/>
        </w:rPr>
        <w:t>130</w:t>
      </w:r>
      <w:r>
        <w:rPr>
          <w:color w:val="008000"/>
          <w:b/>
        </w:rPr>
        <w:t>128</w:t>
      </w:r>
      <w:r w:rsidR="00402C3D">
        <w:rPr>
          <w:highlight w:val="yellow"/>
        </w:rPr>
        <w:t>.</w:t>
      </w:r>
      <w:r w:rsidRPr="003B6746">
        <w:rPr>
          <w:highlight w:val="yellow"/>
        </w:rPr>
        <w:t xml:space="preserve"> Kaireit TF, Kern A, Voskrebenzev A, Pöhler GH, Klimes F, Behrendt L, et al. Flow volume loop and regional ventilation assessment using phase‐resolved functional lung (PREFUL) MRI: comparison with 129xenon ventilation MRI and lung function testing. J Magn Reson Imaging 2021;53:1092-105.</w:t>
      </w:r>
    </w:p>
    <w:p w14:paraId="5353518D" w14:textId="0FF1C253" w:rsidR="003B6746" w:rsidRPr="003B6746" w:rsidRDefault="003B6746" w:rsidP="003B6746">
      <w:pPr>
        <w:rPr>
          <w:highlight w:val="yellow"/>
        </w:rPr>
      </w:pPr>
      <w:r>
        <w:rPr>
          <w:color w:val="FF0000"/>
          <w:strike/>
        </w:rPr>
        <w:t>131</w:t>
      </w:r>
      <w:r>
        <w:rPr>
          <w:color w:val="008000"/>
          <w:b/>
        </w:rPr>
        <w:t>129</w:t>
      </w:r>
      <w:r w:rsidR="00402C3D">
        <w:rPr>
          <w:highlight w:val="yellow"/>
        </w:rPr>
        <w:t>.</w:t>
      </w:r>
      <w:r w:rsidRPr="003B6746">
        <w:rPr>
          <w:highlight w:val="yellow"/>
        </w:rPr>
        <w:t xml:space="preserve"> Friedlander Y, Munidasa S, Thakar A, Ragunayakam N, Venegas C, Kjarsgaard M, et al. Phase-resolved functional lung (PREFUL) MRI to quantify ventilation: feasibility and physiological relevance in severe asthma. Acad Radiol 2024;31:3416-26.</w:t>
      </w:r>
    </w:p>
    <w:p w14:paraId="3E6C6969" w14:textId="2A362749" w:rsidR="003B6746" w:rsidRPr="003B6746" w:rsidRDefault="003B6746" w:rsidP="003B6746">
      <w:pPr>
        <w:rPr>
          <w:highlight w:val="yellow"/>
        </w:rPr>
      </w:pPr>
      <w:r>
        <w:rPr>
          <w:color w:val="FF0000"/>
          <w:strike/>
        </w:rPr>
        <w:t>132</w:t>
      </w:r>
      <w:r>
        <w:rPr>
          <w:color w:val="008000"/>
          <w:b/>
        </w:rPr>
        <w:t>130</w:t>
      </w:r>
      <w:r w:rsidR="00402C3D">
        <w:rPr>
          <w:highlight w:val="yellow"/>
        </w:rPr>
        <w:t>.</w:t>
      </w:r>
      <w:r w:rsidRPr="003B6746">
        <w:rPr>
          <w:highlight w:val="yellow"/>
        </w:rPr>
        <w:t xml:space="preserve"> Benlala I, Klaar R, Gaass T, Macey J, Bui S, Denis De Senneville B. Non-contrast-enhanced functional lung MRI to evaluate treatment response of allergic bronchopulmonary aspergillosis in patients with cystic fibrosis: a pilot study. J Magn Reson Imaging 2024;59:909-19.</w:t>
      </w:r>
    </w:p>
    <w:p w14:paraId="6014BD28" w14:textId="64767E61" w:rsidR="003B6746" w:rsidRPr="003B6746" w:rsidRDefault="003B6746" w:rsidP="003B6746">
      <w:pPr>
        <w:rPr>
          <w:highlight w:val="yellow"/>
        </w:rPr>
      </w:pPr>
      <w:r>
        <w:rPr>
          <w:color w:val="FF0000"/>
          <w:strike/>
        </w:rPr>
        <w:t>133</w:t>
      </w:r>
      <w:r>
        <w:rPr>
          <w:color w:val="008000"/>
          <w:b/>
        </w:rPr>
        <w:t>131</w:t>
      </w:r>
      <w:r w:rsidR="00402C3D">
        <w:rPr>
          <w:highlight w:val="yellow"/>
        </w:rPr>
        <w:t>.</w:t>
      </w:r>
      <w:r w:rsidRPr="003B6746">
        <w:rPr>
          <w:highlight w:val="yellow"/>
        </w:rPr>
        <w:t xml:space="preserve"> Vogel-Claussen J, Renne J, Hinrichs J, Schönfeld C, Gutberlet M, Schaumann F, et al. Quantification of pulmonary inflammation after segmental allergen challenge using turbo-inversion recovery-magnitude magnetic resonance imaging. Am J Respir Crit Care Med 2014;189:650-7.</w:t>
      </w:r>
    </w:p>
    <w:p w14:paraId="602C522F" w14:textId="3F10C84B" w:rsidR="003B6746" w:rsidRDefault="003B6746" w:rsidP="003B6746">
      <w:pPr>
        <w:rPr/>
      </w:pPr>
      <w:r>
        <w:rPr>
          <w:color w:val="FF0000"/>
          <w:strike/>
        </w:rPr>
        <w:t>134</w:t>
      </w:r>
      <w:r>
        <w:rPr>
          <w:color w:val="008000"/>
          <w:b/>
        </w:rPr>
        <w:t>132</w:t>
      </w:r>
      <w:r w:rsidR="00402C3D">
        <w:rPr>
          <w:highlight w:val="yellow"/>
        </w:rPr>
        <w:t>.</w:t>
      </w:r>
      <w:r w:rsidRPr="003B6746">
        <w:rPr>
          <w:highlight w:val="yellow"/>
        </w:rPr>
        <w:t xml:space="preserve"> Benlala I, Dournes G, Girodet P-O, Laurent F, Ben Hassen W, Baldacci F, et al. Bronchial wall T2w MRI signal as a new imaging biomarker of severe asthma. Insights Imaging 2025;16:71.</w:t>
      </w:r>
    </w:p>
    <w:p w14:paraId="31F6C65A" w14:textId="58DD35DF" w:rsidR="004170FA" w:rsidRPr="00F55018" w:rsidRDefault="00EE3853" w:rsidP="004170FA">
      <w:r>
        <w:rPr>
          <w:color w:val="FF0000"/>
          <w:strike/>
        </w:rPr>
        <w:t>135</w:t>
      </w:r>
      <w:r>
        <w:rPr>
          <w:color w:val="008000"/>
          <w:b/>
        </w:rPr>
        <w:t>133</w:t>
      </w:r>
      <w:r w:rsidR="00900458" w:rsidRPr="00F55018">
        <w:t xml:space="preserve"> </w:t>
      </w:r>
      <w:r w:rsidR="004170FA" w:rsidRPr="00F55018">
        <w:t xml:space="preserve">Barber C, Lau L, Ward JA, Daniels T, Watson A, Staples KJ, et al. Sputum processing by mechanical dissociation: </w:t>
      </w:r>
      <w:r w:rsidR="009E4EAD" w:rsidRPr="00F55018">
        <w:t>a</w:t>
      </w:r>
      <w:r w:rsidR="004170FA" w:rsidRPr="00F55018">
        <w:t xml:space="preserve"> rapid alternative to traditional sputum assessment approaches. </w:t>
      </w:r>
      <w:r w:rsidR="004170FA" w:rsidRPr="00F55018">
        <w:t>Clin</w:t>
      </w:r>
      <w:r w:rsidR="004170FA" w:rsidRPr="00F55018">
        <w:t xml:space="preserve"> Respir</w:t>
      </w:r>
      <w:r w:rsidR="004170FA" w:rsidRPr="00F55018">
        <w:t xml:space="preserve"> J</w:t>
      </w:r>
      <w:r w:rsidR="004170FA" w:rsidRPr="00F55018">
        <w:t xml:space="preserve"> 2021;15</w:t>
      </w:r>
      <w:r w:rsidR="004170FA" w:rsidRPr="00F55018">
        <w:t>:800-7.</w:t>
      </w:r>
    </w:p>
    <w:p w14:paraId="6324438F" w14:textId="55CE3DB0" w:rsidR="004170FA" w:rsidRPr="00F55018" w:rsidRDefault="00026649" w:rsidP="004170FA">
      <w:r>
        <w:rPr>
          <w:color w:val="FF0000"/>
          <w:strike/>
        </w:rPr>
        <w:t>136</w:t>
      </w:r>
      <w:r>
        <w:rPr>
          <w:color w:val="008000"/>
          <w:b/>
        </w:rPr>
        <w:t>134</w:t>
      </w:r>
      <w:r w:rsidR="004170FA" w:rsidRPr="00F55018">
        <w:t>.</w:t>
      </w:r>
      <w:r w:rsidR="009E4EAD" w:rsidRPr="00F55018">
        <w:t xml:space="preserve"> </w:t>
      </w:r>
      <w:r w:rsidR="004170FA" w:rsidRPr="00F55018">
        <w:t xml:space="preserve">Grebski E, Peterson C, Medici TC. Effect of </w:t>
      </w:r>
      <w:r w:rsidR="00671499" w:rsidRPr="00F55018">
        <w:t>p</w:t>
      </w:r>
      <w:r w:rsidR="004170FA" w:rsidRPr="00F55018">
        <w:t xml:space="preserve">hysical and </w:t>
      </w:r>
      <w:r w:rsidR="00671499" w:rsidRPr="00F55018">
        <w:t>c</w:t>
      </w:r>
      <w:r w:rsidR="004170FA" w:rsidRPr="00F55018">
        <w:t xml:space="preserve">hemical </w:t>
      </w:r>
      <w:r w:rsidR="00671499" w:rsidRPr="00F55018">
        <w:t>m</w:t>
      </w:r>
      <w:r w:rsidR="004170FA" w:rsidRPr="00F55018">
        <w:t xml:space="preserve">ethods of </w:t>
      </w:r>
      <w:r w:rsidR="00671499" w:rsidRPr="00F55018">
        <w:t>h</w:t>
      </w:r>
      <w:r w:rsidR="004170FA" w:rsidRPr="00F55018">
        <w:t xml:space="preserve">omogenization on </w:t>
      </w:r>
      <w:r w:rsidR="00671499" w:rsidRPr="00F55018">
        <w:t>i</w:t>
      </w:r>
      <w:r w:rsidR="004170FA" w:rsidRPr="00F55018">
        <w:t xml:space="preserve">nflammatory </w:t>
      </w:r>
      <w:r w:rsidR="00671499" w:rsidRPr="00F55018">
        <w:t>m</w:t>
      </w:r>
      <w:r w:rsidR="004170FA" w:rsidRPr="00F55018">
        <w:t xml:space="preserve">ediators in </w:t>
      </w:r>
      <w:r w:rsidR="00671499" w:rsidRPr="00F55018">
        <w:t>s</w:t>
      </w:r>
      <w:r w:rsidR="004170FA" w:rsidRPr="00F55018">
        <w:t xml:space="preserve">putum of </w:t>
      </w:r>
      <w:r w:rsidR="00671499" w:rsidRPr="00F55018">
        <w:t>a</w:t>
      </w:r>
      <w:r w:rsidR="004170FA" w:rsidRPr="00F55018">
        <w:t xml:space="preserve">sthma </w:t>
      </w:r>
      <w:r w:rsidR="00671499" w:rsidRPr="00F55018">
        <w:t>p</w:t>
      </w:r>
      <w:r w:rsidR="004170FA" w:rsidRPr="00F55018">
        <w:t>atients. Chest</w:t>
      </w:r>
      <w:r w:rsidR="004170FA" w:rsidRPr="00F55018">
        <w:t xml:space="preserve"> 2001;119</w:t>
      </w:r>
      <w:r w:rsidR="004170FA" w:rsidRPr="00F55018">
        <w:t>:1521-5.</w:t>
      </w:r>
    </w:p>
    <w:p w14:paraId="0140AF20" w14:textId="536EE87A" w:rsidR="004170FA" w:rsidRPr="00F55018" w:rsidRDefault="00026649" w:rsidP="004170FA">
      <w:r>
        <w:rPr>
          <w:color w:val="FF0000"/>
          <w:strike/>
        </w:rPr>
        <w:t>137</w:t>
      </w:r>
      <w:r>
        <w:rPr>
          <w:color w:val="008000"/>
          <w:b/>
        </w:rPr>
        <w:t>135</w:t>
      </w:r>
      <w:r w:rsidR="004170FA" w:rsidRPr="00F55018">
        <w:t>.</w:t>
      </w:r>
      <w:r w:rsidR="00671499" w:rsidRPr="00F55018">
        <w:t xml:space="preserve"> </w:t>
      </w:r>
      <w:r w:rsidR="004170FA" w:rsidRPr="00F55018">
        <w:t>Erin EM, Barnes PJ, Hansel TT. Optimizing sputum methodology. Clin</w:t>
      </w:r>
      <w:r w:rsidR="00671499" w:rsidRPr="00F55018">
        <w:t xml:space="preserve"> </w:t>
      </w:r>
      <w:r w:rsidR="004170FA" w:rsidRPr="00F55018">
        <w:t>Exp</w:t>
      </w:r>
      <w:r w:rsidR="004170FA" w:rsidRPr="00F55018">
        <w:t xml:space="preserve"> Allergy</w:t>
      </w:r>
      <w:r w:rsidR="004170FA" w:rsidRPr="00F55018">
        <w:t xml:space="preserve"> 2002;32</w:t>
      </w:r>
      <w:r w:rsidR="004170FA" w:rsidRPr="00F55018">
        <w:t>:653-7.</w:t>
      </w:r>
    </w:p>
    <w:p w14:paraId="298B20DD" w14:textId="09D81E0F" w:rsidR="004170FA" w:rsidRPr="00F55018" w:rsidRDefault="00026649" w:rsidP="004170FA">
      <w:r>
        <w:rPr>
          <w:strike/>
          <w:color w:val="FF0000"/>
        </w:rPr>
        <w:t>138</w:t>
      </w:r>
      <w:r w:rsidR="004170FA" w:rsidRPr="00F55018">
        <w:rPr>
          <w:strike/>
          <w:color w:val="FF0000"/>
        </w:rPr>
        <w:t>.</w:t>
      </w:r>
      <w:r w:rsidR="003A6B3E" w:rsidRPr="00F55018">
        <w:rPr>
          <w:strike/>
          <w:color w:val="FF0000"/>
        </w:rPr>
        <w:t xml:space="preserve"> </w:t>
      </w:r>
      <w:r w:rsidR="004170FA" w:rsidRPr="00F55018">
        <w:rPr>
          <w:strike/>
          <w:color w:val="FF0000"/>
        </w:rPr>
        <w:t>Patel Z, Suray Tan N, Huynh A, Radford K, Calma N, Harper L, et al. A novel method to assess airway eosinophilia utilizing sputum plugs. Eur</w:t>
      </w:r>
      <w:r w:rsidR="004170FA" w:rsidRPr="00F55018">
        <w:rPr>
          <w:strike/>
          <w:color w:val="FF0000"/>
        </w:rPr>
        <w:t xml:space="preserve"> Respir</w:t>
      </w:r>
      <w:r w:rsidR="004170FA" w:rsidRPr="00F55018">
        <w:rPr>
          <w:strike/>
          <w:color w:val="FF0000"/>
        </w:rPr>
        <w:t xml:space="preserve"> J</w:t>
      </w:r>
      <w:r w:rsidR="004170FA" w:rsidRPr="00F55018">
        <w:rPr>
          <w:strike/>
          <w:color w:val="FF0000"/>
        </w:rPr>
        <w:t xml:space="preserve"> Open Res</w:t>
      </w:r>
      <w:r w:rsidR="004170FA" w:rsidRPr="00F55018">
        <w:rPr>
          <w:strike/>
          <w:color w:val="FF0000"/>
        </w:rPr>
        <w:t xml:space="preserve"> </w:t>
      </w:r>
      <w:r w:rsidR="00B06214" w:rsidRPr="00F55018">
        <w:rPr>
          <w:strike/>
          <w:color w:val="FF0000"/>
        </w:rPr>
        <w:t>2026;12:00604-2025</w:t>
      </w:r>
      <w:r w:rsidR="004170FA" w:rsidRPr="00F55018">
        <w:rPr>
          <w:strike/>
          <w:color w:val="FF0000"/>
        </w:rPr>
        <w:t>.</w:t>
      </w:r>
    </w:p>
    <w:p w14:paraId="597887A4" w14:textId="386CCD6B" w:rsidR="004170FA" w:rsidRPr="00F55018" w:rsidRDefault="00026649" w:rsidP="004170FA">
      <w:r>
        <w:rPr>
          <w:color w:val="FF0000"/>
          <w:strike/>
        </w:rPr>
        <w:t>139</w:t>
      </w:r>
      <w:r>
        <w:rPr>
          <w:color w:val="008000"/>
          <w:b/>
        </w:rPr>
        <w:t>136</w:t>
      </w:r>
      <w:r w:rsidR="004170FA" w:rsidRPr="00F55018">
        <w:t>.</w:t>
      </w:r>
      <w:r w:rsidR="00B06214" w:rsidRPr="00F55018">
        <w:t xml:space="preserve"> </w:t>
      </w:r>
      <w:r w:rsidR="004170FA" w:rsidRPr="00F55018">
        <w:t>Persson CG, Erjefalt JS. "Ultimate activation" of eosinophils in vivo: lysis and release of clusters of free eosinophil granules (Cfegs). Thorax</w:t>
      </w:r>
      <w:r w:rsidR="004170FA" w:rsidRPr="00F55018">
        <w:t xml:space="preserve"> 1997;52</w:t>
      </w:r>
      <w:r w:rsidR="004170FA" w:rsidRPr="00F55018">
        <w:t>:569-74.</w:t>
      </w:r>
    </w:p>
    <w:p w14:paraId="7FF87D3F" w14:textId="2EE6B956" w:rsidR="004170FA" w:rsidRPr="00F55018" w:rsidRDefault="00026649" w:rsidP="004170FA">
      <w:r>
        <w:rPr>
          <w:strike/>
          <w:color w:val="FF0000"/>
        </w:rPr>
        <w:t>140</w:t>
      </w:r>
      <w:r w:rsidR="004170FA" w:rsidRPr="00F55018">
        <w:rPr>
          <w:strike/>
          <w:color w:val="FF0000"/>
        </w:rPr>
        <w:t>.</w:t>
      </w:r>
      <w:r w:rsidR="00B06214" w:rsidRPr="00F55018">
        <w:rPr>
          <w:strike/>
          <w:color w:val="FF0000"/>
        </w:rPr>
        <w:t xml:space="preserve"> </w:t>
      </w:r>
      <w:r w:rsidR="004170FA" w:rsidRPr="00F55018">
        <w:rPr>
          <w:strike/>
          <w:color w:val="FF0000"/>
        </w:rPr>
        <w:t>Pizzichini MM, Pizzichini E, Clelland L, Efthimiadis A, Mahony J, Dolovich J, et al. Sputum in severe exacerbations of asthma: kinetics of inflammatory indices after prednisone treatment.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1997;155</w:t>
      </w:r>
      <w:r w:rsidR="004170FA" w:rsidRPr="00F55018">
        <w:rPr>
          <w:strike/>
          <w:color w:val="FF0000"/>
        </w:rPr>
        <w:t>:1501-8.</w:t>
      </w:r>
    </w:p>
    <w:p w14:paraId="7AE9DA29" w14:textId="41E30602" w:rsidR="004170FA" w:rsidRPr="00F55018" w:rsidRDefault="00026649" w:rsidP="004170FA">
      <w:r>
        <w:rPr>
          <w:strike/>
          <w:color w:val="FF0000"/>
        </w:rPr>
        <w:t>141</w:t>
      </w:r>
      <w:r w:rsidR="004170FA" w:rsidRPr="00F55018">
        <w:rPr>
          <w:strike/>
          <w:color w:val="FF0000"/>
        </w:rPr>
        <w:t>.</w:t>
      </w:r>
      <w:r w:rsidR="00F2446F" w:rsidRPr="00F55018">
        <w:rPr>
          <w:strike/>
          <w:color w:val="FF0000"/>
        </w:rPr>
        <w:t xml:space="preserve"> </w:t>
      </w:r>
      <w:r w:rsidR="004170FA" w:rsidRPr="00F55018">
        <w:rPr>
          <w:strike/>
          <w:color w:val="FF0000"/>
        </w:rPr>
        <w:t>Kjarsgaard M, Adatia A, Bhalla A, Lavigne N, Radford K, Huang C, et al. Underestimation of airway luminal eosinophilia by quantitative sputum cytometry. Allergy</w:t>
      </w:r>
      <w:r w:rsidR="004170FA" w:rsidRPr="00F55018">
        <w:rPr>
          <w:strike/>
          <w:color w:val="FF0000"/>
        </w:rPr>
        <w:t xml:space="preserve"> Asthma</w:t>
      </w:r>
      <w:r w:rsidR="004170FA" w:rsidRPr="00F55018">
        <w:rPr>
          <w:strike/>
          <w:color w:val="FF0000"/>
        </w:rPr>
        <w:t xml:space="preserve"> Clin</w:t>
      </w:r>
      <w:r w:rsidR="004170FA" w:rsidRPr="00F55018">
        <w:rPr>
          <w:strike/>
          <w:color w:val="FF0000"/>
        </w:rPr>
        <w:t xml:space="preserve"> Immunol</w:t>
      </w:r>
      <w:r w:rsidR="004170FA" w:rsidRPr="00F55018">
        <w:rPr>
          <w:strike/>
          <w:color w:val="FF0000"/>
        </w:rPr>
        <w:t xml:space="preserve"> 2021;17</w:t>
      </w:r>
      <w:r w:rsidR="00F2446F" w:rsidRPr="00F55018">
        <w:rPr>
          <w:strike/>
          <w:color w:val="FF0000"/>
        </w:rPr>
        <w:t>:63</w:t>
      </w:r>
      <w:r w:rsidR="004170FA" w:rsidRPr="00F55018">
        <w:rPr>
          <w:strike/>
          <w:color w:val="FF0000"/>
        </w:rPr>
        <w:t>.</w:t>
      </w:r>
    </w:p>
    <w:p w14:paraId="786355E5" w14:textId="76434075" w:rsidR="004170FA" w:rsidRPr="00F55018" w:rsidRDefault="00026649" w:rsidP="004170FA">
      <w:r>
        <w:rPr>
          <w:strike/>
          <w:color w:val="FF0000"/>
        </w:rPr>
        <w:t>142</w:t>
      </w:r>
      <w:r w:rsidR="004170FA" w:rsidRPr="00F55018">
        <w:rPr>
          <w:strike/>
          <w:color w:val="FF0000"/>
        </w:rPr>
        <w:t>.</w:t>
      </w:r>
      <w:r w:rsidR="00393738" w:rsidRPr="00F55018">
        <w:rPr>
          <w:strike/>
          <w:color w:val="FF0000"/>
        </w:rPr>
        <w:t xml:space="preserve"> </w:t>
      </w:r>
      <w:r w:rsidR="004170FA" w:rsidRPr="00F55018">
        <w:rPr>
          <w:strike/>
          <w:color w:val="FF0000"/>
        </w:rPr>
        <w:t>Nair P, Ochkur SI, Protheroe C, Radford K, Efthimiadis A, Lee NA, et al. Eosinophil peroxidase in sputum represents a unique biomarker of airway eosinophilia. Allergy</w:t>
      </w:r>
      <w:r w:rsidR="004170FA" w:rsidRPr="00F55018">
        <w:rPr>
          <w:strike/>
          <w:color w:val="FF0000"/>
        </w:rPr>
        <w:t xml:space="preserve"> 2013;68</w:t>
      </w:r>
      <w:r w:rsidR="004170FA" w:rsidRPr="00F55018">
        <w:rPr>
          <w:strike/>
          <w:color w:val="FF0000"/>
        </w:rPr>
        <w:t>:1177-84.</w:t>
      </w:r>
    </w:p>
    <w:p w14:paraId="15E32DE7" w14:textId="3537BDBD" w:rsidR="004170FA" w:rsidRPr="00F55018" w:rsidRDefault="00026649" w:rsidP="004170FA">
      <w:r>
        <w:rPr>
          <w:color w:val="FF0000"/>
          <w:strike/>
        </w:rPr>
        <w:t>143</w:t>
      </w:r>
      <w:r>
        <w:rPr>
          <w:color w:val="008000"/>
          <w:b/>
        </w:rPr>
        <w:t>137</w:t>
      </w:r>
      <w:r w:rsidR="004170FA" w:rsidRPr="00F55018">
        <w:t>.</w:t>
      </w:r>
      <w:r w:rsidR="00393738" w:rsidRPr="00F55018">
        <w:t xml:space="preserve"> </w:t>
      </w:r>
      <w:r w:rsidR="004170FA" w:rsidRPr="00F55018">
        <w:t>Tang M, Charbit AR, Johansson MW, Jarjour NN, Denlinger LC, Raymond WW, et al. Utility of eosinophil peroxidase as a biomarker of eosinophilic inflammation in asthma. J</w:t>
      </w:r>
      <w:r w:rsidR="004170FA" w:rsidRPr="00F55018">
        <w:t xml:space="preserve"> Allergy </w:t>
      </w:r>
      <w:r w:rsidR="004170FA" w:rsidRPr="00F55018">
        <w:t>Clin</w:t>
      </w:r>
      <w:r w:rsidR="004170FA" w:rsidRPr="00F55018">
        <w:t xml:space="preserve"> Immunol</w:t>
      </w:r>
      <w:r w:rsidR="004170FA" w:rsidRPr="00F55018">
        <w:t xml:space="preserve"> 2024;154</w:t>
      </w:r>
      <w:r w:rsidR="004170FA" w:rsidRPr="00F55018">
        <w:t>:580-91.e6.</w:t>
      </w:r>
    </w:p>
    <w:p w14:paraId="4764A633" w14:textId="7EC9DDF2" w:rsidR="004170FA" w:rsidRPr="00F55018" w:rsidRDefault="00026649" w:rsidP="004170FA">
      <w:r>
        <w:rPr>
          <w:strike/>
          <w:color w:val="FF0000"/>
        </w:rPr>
        <w:t>144</w:t>
      </w:r>
      <w:r w:rsidR="004170FA" w:rsidRPr="00F55018">
        <w:rPr>
          <w:strike/>
          <w:color w:val="FF0000"/>
        </w:rPr>
        <w:t>.</w:t>
      </w:r>
      <w:r w:rsidR="00426095" w:rsidRPr="00F55018">
        <w:rPr>
          <w:strike/>
          <w:color w:val="FF0000"/>
        </w:rPr>
        <w:t xml:space="preserve"> </w:t>
      </w:r>
      <w:r w:rsidR="004170FA" w:rsidRPr="00F55018">
        <w:rPr>
          <w:strike/>
          <w:color w:val="FF0000"/>
        </w:rPr>
        <w:t>Wolfe MG, Mukherjee M, Radford K, Brennan JD, Nair P. Rapid quantification of sputum eosinophil peroxidase on a lateral flow test strip. Allergy</w:t>
      </w:r>
      <w:r w:rsidR="004170FA" w:rsidRPr="00F55018">
        <w:rPr>
          <w:strike/>
          <w:color w:val="FF0000"/>
        </w:rPr>
        <w:t xml:space="preserve"> 2019;74</w:t>
      </w:r>
      <w:r w:rsidR="004170FA" w:rsidRPr="00F55018">
        <w:rPr>
          <w:strike/>
          <w:color w:val="FF0000"/>
        </w:rPr>
        <w:t>:1176-8.</w:t>
      </w:r>
    </w:p>
    <w:p w14:paraId="7B48BD9A" w14:textId="30BEA666" w:rsidR="004170FA" w:rsidRPr="00F55018" w:rsidRDefault="00026649" w:rsidP="004170FA">
      <w:r>
        <w:rPr>
          <w:color w:val="FF0000"/>
          <w:strike/>
        </w:rPr>
        <w:t>145</w:t>
      </w:r>
      <w:r>
        <w:rPr>
          <w:color w:val="008000"/>
          <w:b/>
        </w:rPr>
        <w:t>138</w:t>
      </w:r>
      <w:r w:rsidR="004170FA" w:rsidRPr="00F55018">
        <w:t>.</w:t>
      </w:r>
      <w:r w:rsidR="00426095" w:rsidRPr="00F55018">
        <w:t xml:space="preserve"> </w:t>
      </w:r>
      <w:r w:rsidR="004170FA" w:rsidRPr="00F55018">
        <w:t>Tischendorf FW, Brattig NW, Lintzel M, Büttner DW, Burchard GD, Bork K, et al. Eosinophil granule proteins in serum and urine of patients with helminth infections and atopic dermatitis. Trop</w:t>
      </w:r>
      <w:r w:rsidR="004170FA" w:rsidRPr="00F55018">
        <w:t xml:space="preserve"> Med</w:t>
      </w:r>
      <w:r w:rsidR="004170FA" w:rsidRPr="00F55018">
        <w:t xml:space="preserve"> Int</w:t>
      </w:r>
      <w:r w:rsidR="004170FA" w:rsidRPr="00F55018">
        <w:t xml:space="preserve"> Health</w:t>
      </w:r>
      <w:r w:rsidR="004170FA" w:rsidRPr="00F55018">
        <w:t xml:space="preserve"> 2000;5</w:t>
      </w:r>
      <w:r w:rsidR="004170FA" w:rsidRPr="00F55018">
        <w:t>:898-905.</w:t>
      </w:r>
    </w:p>
    <w:p w14:paraId="309EBD4C" w14:textId="4A921C9C" w:rsidR="004170FA" w:rsidRPr="00F55018" w:rsidRDefault="00026649" w:rsidP="004170FA">
      <w:r>
        <w:rPr>
          <w:color w:val="FF0000"/>
          <w:strike/>
        </w:rPr>
        <w:t>146</w:t>
      </w:r>
      <w:r>
        <w:rPr>
          <w:color w:val="008000"/>
          <w:b/>
        </w:rPr>
        <w:t>139</w:t>
      </w:r>
      <w:r w:rsidR="004170FA" w:rsidRPr="00F55018">
        <w:t>.</w:t>
      </w:r>
      <w:r w:rsidR="00426095" w:rsidRPr="00F55018">
        <w:t xml:space="preserve"> </w:t>
      </w:r>
      <w:r w:rsidR="004170FA" w:rsidRPr="00F55018">
        <w:t xml:space="preserve">Makiya MA, Khoury P, Kuang FL, Mata AD, Mahmood S, Bowman A, et al. Urine eosinophil‐derived neurotoxin: </w:t>
      </w:r>
      <w:r w:rsidR="009B5CA8" w:rsidRPr="00F55018">
        <w:t>a</w:t>
      </w:r>
      <w:r w:rsidR="004170FA" w:rsidRPr="00F55018">
        <w:t xml:space="preserve"> potential marker of activity in select eosinophilic disorders. Allergy</w:t>
      </w:r>
      <w:r w:rsidR="004170FA" w:rsidRPr="00F55018">
        <w:t xml:space="preserve"> 2023;78</w:t>
      </w:r>
      <w:r w:rsidR="004170FA" w:rsidRPr="00F55018">
        <w:t>:258-69.</w:t>
      </w:r>
    </w:p>
    <w:p w14:paraId="54D0EC4B" w14:textId="78BE1565" w:rsidR="004170FA" w:rsidRPr="00F55018" w:rsidRDefault="004170FA" w:rsidP="004170FA">
      <w:r>
        <w:rPr>
          <w:color w:val="FF0000"/>
          <w:strike/>
        </w:rPr>
        <w:t>147</w:t>
      </w:r>
      <w:r>
        <w:rPr>
          <w:color w:val="008000"/>
          <w:b/>
        </w:rPr>
        <w:t>140</w:t>
      </w:r>
      <w:r w:rsidRPr="00F55018">
        <w:t>.</w:t>
      </w:r>
      <w:r w:rsidR="009B5CA8" w:rsidRPr="00F55018">
        <w:t xml:space="preserve"> </w:t>
      </w:r>
      <w:r w:rsidRPr="00F55018">
        <w:t>Mogensen I, Alving K, Dahlen SE, James A, Forsberg B, Ono J, et al. Fixed airflow obstruction relates to eosinophil activation in asthmatics. Clin</w:t>
      </w:r>
      <w:r w:rsidR="009B5CA8" w:rsidRPr="00F55018">
        <w:t xml:space="preserve"> </w:t>
      </w:r>
      <w:r w:rsidRPr="00F55018">
        <w:t>Exp</w:t>
      </w:r>
      <w:r w:rsidRPr="00F55018">
        <w:t xml:space="preserve"> Allergy</w:t>
      </w:r>
      <w:r w:rsidRPr="00F55018">
        <w:t xml:space="preserve"> 2019;49</w:t>
      </w:r>
      <w:r w:rsidRPr="00F55018">
        <w:t>:155-62.</w:t>
      </w:r>
    </w:p>
    <w:p w14:paraId="6E05D15C" w14:textId="32D86137" w:rsidR="004170FA" w:rsidRPr="00F55018" w:rsidRDefault="00BF6182" w:rsidP="004170FA">
      <w:r>
        <w:rPr>
          <w:color w:val="FF0000"/>
          <w:strike/>
        </w:rPr>
        <w:t>148</w:t>
      </w:r>
      <w:r>
        <w:rPr>
          <w:color w:val="008000"/>
          <w:b/>
        </w:rPr>
        <w:t>141</w:t>
      </w:r>
      <w:r w:rsidR="004170FA" w:rsidRPr="00F55018">
        <w:t>.</w:t>
      </w:r>
      <w:r w:rsidR="00554ECE" w:rsidRPr="00F55018">
        <w:t xml:space="preserve"> </w:t>
      </w:r>
      <w:r w:rsidR="004170FA" w:rsidRPr="00F55018">
        <w:t xml:space="preserve">Djukanović R, Brinkman P, Kolmert J, Gomez C, Schofield J, Brandsma J, et al. Biomarker </w:t>
      </w:r>
      <w:r w:rsidR="00554ECE" w:rsidRPr="00F55018">
        <w:t>p</w:t>
      </w:r>
      <w:r w:rsidR="004170FA" w:rsidRPr="00F55018">
        <w:t xml:space="preserve">redictors of </w:t>
      </w:r>
      <w:r w:rsidR="00554ECE" w:rsidRPr="00F55018">
        <w:t>c</w:t>
      </w:r>
      <w:r w:rsidR="004170FA" w:rsidRPr="00F55018">
        <w:t xml:space="preserve">linical </w:t>
      </w:r>
      <w:r w:rsidR="00554ECE" w:rsidRPr="00F55018">
        <w:t>e</w:t>
      </w:r>
      <w:r w:rsidR="004170FA" w:rsidRPr="00F55018">
        <w:t xml:space="preserve">fficacy of the </w:t>
      </w:r>
      <w:r w:rsidR="00554ECE" w:rsidRPr="00F55018">
        <w:t>a</w:t>
      </w:r>
      <w:r w:rsidR="004170FA" w:rsidRPr="00F55018">
        <w:t xml:space="preserve">nti-IgE </w:t>
      </w:r>
      <w:r w:rsidR="00554ECE" w:rsidRPr="00F55018">
        <w:t>b</w:t>
      </w:r>
      <w:r w:rsidR="004170FA" w:rsidRPr="00F55018">
        <w:t xml:space="preserve">iologic </w:t>
      </w:r>
      <w:r w:rsidR="00554ECE" w:rsidRPr="00F55018">
        <w:t>o</w:t>
      </w:r>
      <w:r w:rsidR="004170FA" w:rsidRPr="00F55018">
        <w:t xml:space="preserve">malizumab in </w:t>
      </w:r>
      <w:r w:rsidR="00554ECE" w:rsidRPr="00F55018">
        <w:t>s</w:t>
      </w:r>
      <w:r w:rsidR="004170FA" w:rsidRPr="00F55018">
        <w:t xml:space="preserve">evere </w:t>
      </w:r>
      <w:r w:rsidR="00554ECE" w:rsidRPr="00F55018">
        <w:t>a</w:t>
      </w:r>
      <w:r w:rsidR="004170FA" w:rsidRPr="00F55018">
        <w:t xml:space="preserve">sthma in </w:t>
      </w:r>
      <w:r w:rsidR="00554ECE" w:rsidRPr="00F55018">
        <w:t>a</w:t>
      </w:r>
      <w:r w:rsidR="004170FA" w:rsidRPr="00F55018">
        <w:t xml:space="preserve">dults: </w:t>
      </w:r>
      <w:r w:rsidR="00554ECE" w:rsidRPr="00F55018">
        <w:t>r</w:t>
      </w:r>
      <w:r w:rsidR="004170FA" w:rsidRPr="00F55018">
        <w:t xml:space="preserve">esults of the SoMOSA </w:t>
      </w:r>
      <w:r w:rsidR="00554ECE" w:rsidRPr="00F55018">
        <w:t>s</w:t>
      </w:r>
      <w:r w:rsidR="004170FA" w:rsidRPr="00F55018">
        <w:t>tudy.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2024;210</w:t>
      </w:r>
      <w:r w:rsidR="004170FA" w:rsidRPr="00F55018">
        <w:t>:288-97.</w:t>
      </w:r>
    </w:p>
    <w:p w14:paraId="703DA7A3" w14:textId="43AF38EF" w:rsidR="004170FA" w:rsidRPr="00F55018" w:rsidRDefault="00BF6182" w:rsidP="004170FA">
      <w:r>
        <w:rPr>
          <w:color w:val="FF0000"/>
          <w:strike/>
        </w:rPr>
        <w:t>149</w:t>
      </w:r>
      <w:r>
        <w:rPr>
          <w:color w:val="008000"/>
          <w:b/>
        </w:rPr>
        <w:t>142</w:t>
      </w:r>
      <w:r w:rsidR="004170FA" w:rsidRPr="00F55018">
        <w:t>.</w:t>
      </w:r>
      <w:r w:rsidR="00CF416A" w:rsidRPr="00F55018">
        <w:t xml:space="preserve"> </w:t>
      </w:r>
      <w:r w:rsidR="004170FA" w:rsidRPr="00F55018">
        <w:t xml:space="preserve">Schleich FN, Zanella D, Stefanuto P-H, Bessonov K, Smolinska A, Dallinga JW, et al. Exhaled </w:t>
      </w:r>
      <w:r w:rsidR="00CF416A" w:rsidRPr="00F55018">
        <w:t>v</w:t>
      </w:r>
      <w:r w:rsidR="004170FA" w:rsidRPr="00F55018">
        <w:t xml:space="preserve">olatile </w:t>
      </w:r>
      <w:r w:rsidR="00CF416A" w:rsidRPr="00F55018">
        <w:t>o</w:t>
      </w:r>
      <w:r w:rsidR="004170FA" w:rsidRPr="00F55018">
        <w:t xml:space="preserve">rganic </w:t>
      </w:r>
      <w:r w:rsidR="00CF416A" w:rsidRPr="00F55018">
        <w:t>c</w:t>
      </w:r>
      <w:r w:rsidR="004170FA" w:rsidRPr="00F55018">
        <w:t xml:space="preserve">ompounds </w:t>
      </w:r>
      <w:r w:rsidR="00CF416A" w:rsidRPr="00F55018">
        <w:t>a</w:t>
      </w:r>
      <w:r w:rsidR="004170FA" w:rsidRPr="00F55018">
        <w:t xml:space="preserve">re </w:t>
      </w:r>
      <w:r w:rsidR="00CF416A" w:rsidRPr="00F55018">
        <w:t>a</w:t>
      </w:r>
      <w:r w:rsidR="004170FA" w:rsidRPr="00F55018">
        <w:t xml:space="preserve">ble to </w:t>
      </w:r>
      <w:r w:rsidR="00CF416A" w:rsidRPr="00F55018">
        <w:t>d</w:t>
      </w:r>
      <w:r w:rsidR="004170FA" w:rsidRPr="00F55018">
        <w:t xml:space="preserve">iscriminate between </w:t>
      </w:r>
      <w:r w:rsidR="00CF416A" w:rsidRPr="00F55018">
        <w:t>n</w:t>
      </w:r>
      <w:r w:rsidR="004170FA" w:rsidRPr="00F55018">
        <w:t xml:space="preserve">eutrophilic and </w:t>
      </w:r>
      <w:r w:rsidR="00CF416A" w:rsidRPr="00F55018">
        <w:t>e</w:t>
      </w:r>
      <w:r w:rsidR="004170FA" w:rsidRPr="00F55018">
        <w:t xml:space="preserve">osinophilic </w:t>
      </w:r>
      <w:r w:rsidR="00CF416A" w:rsidRPr="00F55018">
        <w:t>a</w:t>
      </w:r>
      <w:r w:rsidR="004170FA" w:rsidRPr="00F55018">
        <w:t>sthma.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2019;200</w:t>
      </w:r>
      <w:r w:rsidR="004170FA" w:rsidRPr="00F55018">
        <w:t>:444-53.</w:t>
      </w:r>
    </w:p>
    <w:p w14:paraId="085503BE" w14:textId="3A039C12" w:rsidR="004170FA" w:rsidRPr="00F55018" w:rsidRDefault="00BF6182" w:rsidP="004170FA">
      <w:r>
        <w:rPr>
          <w:color w:val="FF0000"/>
          <w:strike/>
        </w:rPr>
        <w:t>150</w:t>
      </w:r>
      <w:r>
        <w:rPr>
          <w:color w:val="008000"/>
          <w:b/>
        </w:rPr>
        <w:t>143</w:t>
      </w:r>
      <w:r w:rsidR="004170FA" w:rsidRPr="00F55018">
        <w:t>.</w:t>
      </w:r>
      <w:r w:rsidR="00EA464A" w:rsidRPr="00F55018">
        <w:t xml:space="preserve"> </w:t>
      </w:r>
      <w:r w:rsidR="004170FA" w:rsidRPr="00F55018">
        <w:t>Bos LD, Sterk PJ, Fowler SJ. Breathomics in the setting of asthma and chronic obstructive pulmonary disease. J</w:t>
      </w:r>
      <w:r w:rsidR="004170FA" w:rsidRPr="00F55018">
        <w:t xml:space="preserve"> Allergy </w:t>
      </w:r>
      <w:r w:rsidR="004170FA" w:rsidRPr="00F55018">
        <w:t>Clin</w:t>
      </w:r>
      <w:r w:rsidR="004170FA" w:rsidRPr="00F55018">
        <w:t xml:space="preserve"> Immunol</w:t>
      </w:r>
      <w:r w:rsidR="004170FA" w:rsidRPr="00F55018">
        <w:t xml:space="preserve"> 2016;138</w:t>
      </w:r>
      <w:r w:rsidR="004170FA" w:rsidRPr="00F55018">
        <w:t>:970-6.</w:t>
      </w:r>
    </w:p>
    <w:p w14:paraId="407D3650" w14:textId="68516385" w:rsidR="004170FA" w:rsidRPr="00F55018" w:rsidRDefault="00BF6182" w:rsidP="004170FA">
      <w:r>
        <w:rPr>
          <w:color w:val="FF0000"/>
          <w:strike/>
        </w:rPr>
        <w:t>151</w:t>
      </w:r>
      <w:r>
        <w:rPr>
          <w:color w:val="008000"/>
          <w:b/>
        </w:rPr>
        <w:t>144</w:t>
      </w:r>
      <w:r w:rsidR="004170FA" w:rsidRPr="00F55018">
        <w:t>.</w:t>
      </w:r>
      <w:r w:rsidR="00553FFB" w:rsidRPr="00F55018">
        <w:t xml:space="preserve"> </w:t>
      </w:r>
      <w:r w:rsidR="004170FA" w:rsidRPr="00F55018">
        <w:t>Schleich FN, Dallinga JW, Henket M, Wouters EFM, Louis R, Van Schooten FJ. Volatile organic compounds discriminate between eosinophilic and neutrophilic inflammation</w:t>
      </w:r>
      <w:r w:rsidR="00553FFB" w:rsidRPr="00F55018">
        <w:t xml:space="preserve"> </w:t>
      </w:r>
      <w:r w:rsidR="004170FA" w:rsidRPr="00F55018">
        <w:t>in vitro</w:t>
      </w:r>
      <w:r w:rsidR="004170FA" w:rsidRPr="00F55018">
        <w:t>. J</w:t>
      </w:r>
      <w:r w:rsidR="004170FA" w:rsidRPr="00F55018">
        <w:t xml:space="preserve"> Breath Res</w:t>
      </w:r>
      <w:r w:rsidR="004170FA" w:rsidRPr="00F55018">
        <w:t xml:space="preserve"> 2016;10</w:t>
      </w:r>
      <w:r w:rsidR="004170FA" w:rsidRPr="00F55018">
        <w:t>:016006.</w:t>
      </w:r>
    </w:p>
    <w:p w14:paraId="1E996DF0" w14:textId="30CCBD13" w:rsidR="004170FA" w:rsidRPr="00F55018" w:rsidRDefault="00BF6182" w:rsidP="004170FA">
      <w:r>
        <w:rPr>
          <w:strike/>
          <w:color w:val="FF0000"/>
        </w:rPr>
        <w:t>152</w:t>
      </w:r>
      <w:r w:rsidR="004170FA" w:rsidRPr="00F55018">
        <w:rPr>
          <w:strike/>
          <w:color w:val="FF0000"/>
        </w:rPr>
        <w:t>.</w:t>
      </w:r>
      <w:r w:rsidR="00553FFB" w:rsidRPr="00F55018">
        <w:rPr>
          <w:strike/>
          <w:color w:val="FF0000"/>
        </w:rPr>
        <w:t xml:space="preserve"> </w:t>
      </w:r>
      <w:r w:rsidR="004170FA" w:rsidRPr="00F55018">
        <w:rPr>
          <w:strike/>
          <w:color w:val="FF0000"/>
        </w:rPr>
        <w:t>Ibrahim B, Basanta M, Cadden P, Singh D, Douce D, Woodcock A, et al. Non-invasive phenotyping using exhaled volatile organic compounds in asthma. Thorax</w:t>
      </w:r>
      <w:r w:rsidR="004170FA" w:rsidRPr="00F55018">
        <w:rPr>
          <w:strike/>
          <w:color w:val="FF0000"/>
        </w:rPr>
        <w:t xml:space="preserve"> 2011;66</w:t>
      </w:r>
      <w:r w:rsidR="004170FA" w:rsidRPr="00F55018">
        <w:rPr>
          <w:strike/>
          <w:color w:val="FF0000"/>
        </w:rPr>
        <w:t>:804-9.</w:t>
      </w:r>
    </w:p>
    <w:p w14:paraId="7F1B3F9D" w14:textId="15D94C84" w:rsidR="004170FA" w:rsidRPr="00F55018" w:rsidRDefault="00BF6182" w:rsidP="004170FA">
      <w:r>
        <w:rPr>
          <w:strike/>
          <w:color w:val="FF0000"/>
        </w:rPr>
        <w:t>153</w:t>
      </w:r>
      <w:r w:rsidR="004170FA" w:rsidRPr="00F55018">
        <w:rPr>
          <w:strike/>
          <w:color w:val="FF0000"/>
        </w:rPr>
        <w:t>.</w:t>
      </w:r>
      <w:r w:rsidR="00553FFB" w:rsidRPr="00F55018">
        <w:rPr>
          <w:strike/>
          <w:color w:val="FF0000"/>
        </w:rPr>
        <w:t xml:space="preserve"> </w:t>
      </w:r>
      <w:r w:rsidR="004170FA" w:rsidRPr="00F55018">
        <w:rPr>
          <w:strike/>
          <w:color w:val="FF0000"/>
        </w:rPr>
        <w:t xml:space="preserve">Peltrini R, Cordell RL, Wilde M, Abuhelal S, Quek E, Zounemat-Kermani N, et al. Discovery and </w:t>
      </w:r>
      <w:r w:rsidR="001C05DF" w:rsidRPr="00F55018">
        <w:rPr>
          <w:strike/>
          <w:color w:val="FF0000"/>
        </w:rPr>
        <w:t>v</w:t>
      </w:r>
      <w:r w:rsidR="004170FA" w:rsidRPr="00F55018">
        <w:rPr>
          <w:strike/>
          <w:color w:val="FF0000"/>
        </w:rPr>
        <w:t xml:space="preserve">alidation of a </w:t>
      </w:r>
      <w:r w:rsidR="001C05DF" w:rsidRPr="00F55018">
        <w:rPr>
          <w:strike/>
          <w:color w:val="FF0000"/>
        </w:rPr>
        <w:t>v</w:t>
      </w:r>
      <w:r w:rsidR="004170FA" w:rsidRPr="00F55018">
        <w:rPr>
          <w:strike/>
          <w:color w:val="FF0000"/>
        </w:rPr>
        <w:t xml:space="preserve">olatile </w:t>
      </w:r>
      <w:r w:rsidR="001C05DF" w:rsidRPr="00F55018">
        <w:rPr>
          <w:strike/>
          <w:color w:val="FF0000"/>
        </w:rPr>
        <w:t>s</w:t>
      </w:r>
      <w:r w:rsidR="004170FA" w:rsidRPr="00F55018">
        <w:rPr>
          <w:strike/>
          <w:color w:val="FF0000"/>
        </w:rPr>
        <w:t xml:space="preserve">ignature of </w:t>
      </w:r>
      <w:r w:rsidR="001C05DF" w:rsidRPr="00F55018">
        <w:rPr>
          <w:strike/>
          <w:color w:val="FF0000"/>
        </w:rPr>
        <w:t>e</w:t>
      </w:r>
      <w:r w:rsidR="004170FA" w:rsidRPr="00F55018">
        <w:rPr>
          <w:strike/>
          <w:color w:val="FF0000"/>
        </w:rPr>
        <w:t xml:space="preserve">osinophilic </w:t>
      </w:r>
      <w:r w:rsidR="001C05DF" w:rsidRPr="00F55018">
        <w:rPr>
          <w:strike/>
          <w:color w:val="FF0000"/>
        </w:rPr>
        <w:t>a</w:t>
      </w:r>
      <w:r w:rsidR="004170FA" w:rsidRPr="00F55018">
        <w:rPr>
          <w:strike/>
          <w:color w:val="FF0000"/>
        </w:rPr>
        <w:t xml:space="preserve">irway </w:t>
      </w:r>
      <w:r w:rsidR="001C05DF" w:rsidRPr="00F55018">
        <w:rPr>
          <w:strike/>
          <w:color w:val="FF0000"/>
        </w:rPr>
        <w:t>i</w:t>
      </w:r>
      <w:r w:rsidR="004170FA" w:rsidRPr="00F55018">
        <w:rPr>
          <w:strike/>
          <w:color w:val="FF0000"/>
        </w:rPr>
        <w:t xml:space="preserve">nflammation in </w:t>
      </w:r>
      <w:r w:rsidR="001C05DF" w:rsidRPr="00F55018">
        <w:rPr>
          <w:strike/>
          <w:color w:val="FF0000"/>
        </w:rPr>
        <w:t>a</w:t>
      </w:r>
      <w:r w:rsidR="004170FA" w:rsidRPr="00F55018">
        <w:rPr>
          <w:strike/>
          <w:color w:val="FF0000"/>
        </w:rPr>
        <w:t>sthma.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2024;210</w:t>
      </w:r>
      <w:r w:rsidR="004170FA" w:rsidRPr="00F55018">
        <w:rPr>
          <w:strike/>
          <w:color w:val="FF0000"/>
        </w:rPr>
        <w:t>:1101-12.</w:t>
      </w:r>
    </w:p>
    <w:p w14:paraId="5364696A" w14:textId="5441F31C" w:rsidR="004170FA" w:rsidRPr="00F55018" w:rsidRDefault="00BF6182" w:rsidP="004170FA">
      <w:r>
        <w:rPr>
          <w:strike/>
          <w:color w:val="FF0000"/>
        </w:rPr>
        <w:t>154</w:t>
      </w:r>
      <w:r w:rsidR="004170FA" w:rsidRPr="00F55018">
        <w:rPr>
          <w:strike/>
          <w:color w:val="FF0000"/>
        </w:rPr>
        <w:t>.</w:t>
      </w:r>
      <w:r w:rsidR="008C2FB1" w:rsidRPr="00F55018">
        <w:rPr>
          <w:strike/>
          <w:color w:val="FF0000"/>
        </w:rPr>
        <w:t xml:space="preserve"> </w:t>
      </w:r>
      <w:r w:rsidR="004170FA" w:rsidRPr="00F55018">
        <w:rPr>
          <w:strike/>
          <w:color w:val="FF0000"/>
        </w:rPr>
        <w:t>Dragonieri S, Schot R, Mertens BJA, Le Cessie S, Gauw SA, Spanevello A, et al. An electronic nose in the discrimination of patients with asthma and controls. J</w:t>
      </w:r>
      <w:r w:rsidR="004170FA" w:rsidRPr="00F55018">
        <w:rPr>
          <w:strike/>
          <w:color w:val="FF0000"/>
        </w:rPr>
        <w:t xml:space="preserve"> Allergy </w:t>
      </w:r>
      <w:r w:rsidR="004170FA" w:rsidRPr="00F55018">
        <w:rPr>
          <w:strike/>
          <w:color w:val="FF0000"/>
        </w:rPr>
        <w:t>Clin</w:t>
      </w:r>
      <w:r w:rsidR="004170FA" w:rsidRPr="00F55018">
        <w:rPr>
          <w:strike/>
          <w:color w:val="FF0000"/>
        </w:rPr>
        <w:t xml:space="preserve"> Immunol</w:t>
      </w:r>
      <w:r w:rsidR="004170FA" w:rsidRPr="00F55018">
        <w:rPr>
          <w:strike/>
          <w:color w:val="FF0000"/>
        </w:rPr>
        <w:t xml:space="preserve"> 2007;120</w:t>
      </w:r>
      <w:r w:rsidR="004170FA" w:rsidRPr="00F55018">
        <w:rPr>
          <w:strike/>
          <w:color w:val="FF0000"/>
        </w:rPr>
        <w:t>:856-62.</w:t>
      </w:r>
    </w:p>
    <w:p w14:paraId="4E2CD941" w14:textId="1DBD777F" w:rsidR="004170FA" w:rsidRPr="00F55018" w:rsidRDefault="00BF6182" w:rsidP="004170FA">
      <w:r>
        <w:rPr>
          <w:strike/>
          <w:color w:val="FF0000"/>
        </w:rPr>
        <w:lastRenderedPageBreak/>
        <w:t>155</w:t>
      </w:r>
      <w:r w:rsidR="004170FA" w:rsidRPr="00F55018">
        <w:rPr>
          <w:strike/>
          <w:color w:val="FF0000"/>
        </w:rPr>
        <w:t>.</w:t>
      </w:r>
      <w:r w:rsidR="008C2FB1" w:rsidRPr="00F55018">
        <w:rPr>
          <w:strike/>
          <w:color w:val="FF0000"/>
        </w:rPr>
        <w:t xml:space="preserve"> </w:t>
      </w:r>
      <w:r w:rsidR="004170FA" w:rsidRPr="00F55018">
        <w:rPr>
          <w:strike/>
          <w:color w:val="FF0000"/>
        </w:rPr>
        <w:t xml:space="preserve">Fens N, Zwinderman AH, Van Der Schee MP, De Nijs SB, Dijkers E, Roldaan AC, et al. Exhaled </w:t>
      </w:r>
      <w:r w:rsidR="008C2FB1" w:rsidRPr="00F55018">
        <w:rPr>
          <w:strike/>
          <w:color w:val="FF0000"/>
        </w:rPr>
        <w:t>b</w:t>
      </w:r>
      <w:r w:rsidR="004170FA" w:rsidRPr="00F55018">
        <w:rPr>
          <w:strike/>
          <w:color w:val="FF0000"/>
        </w:rPr>
        <w:t xml:space="preserve">reath </w:t>
      </w:r>
      <w:r w:rsidR="008C2FB1" w:rsidRPr="00F55018">
        <w:rPr>
          <w:strike/>
          <w:color w:val="FF0000"/>
        </w:rPr>
        <w:t>p</w:t>
      </w:r>
      <w:r w:rsidR="004170FA" w:rsidRPr="00F55018">
        <w:rPr>
          <w:strike/>
          <w:color w:val="FF0000"/>
        </w:rPr>
        <w:t xml:space="preserve">rofiling </w:t>
      </w:r>
      <w:r w:rsidR="008C2FB1" w:rsidRPr="00F55018">
        <w:rPr>
          <w:strike/>
          <w:color w:val="FF0000"/>
        </w:rPr>
        <w:t>e</w:t>
      </w:r>
      <w:r w:rsidR="004170FA" w:rsidRPr="00F55018">
        <w:rPr>
          <w:strike/>
          <w:color w:val="FF0000"/>
        </w:rPr>
        <w:t xml:space="preserve">nables </w:t>
      </w:r>
      <w:r w:rsidR="008C2FB1" w:rsidRPr="00F55018">
        <w:rPr>
          <w:strike/>
          <w:color w:val="FF0000"/>
        </w:rPr>
        <w:t>d</w:t>
      </w:r>
      <w:r w:rsidR="004170FA" w:rsidRPr="00F55018">
        <w:rPr>
          <w:strike/>
          <w:color w:val="FF0000"/>
        </w:rPr>
        <w:t xml:space="preserve">iscrimination of </w:t>
      </w:r>
      <w:r w:rsidR="008C2FB1" w:rsidRPr="00F55018">
        <w:rPr>
          <w:strike/>
          <w:color w:val="FF0000"/>
        </w:rPr>
        <w:t>c</w:t>
      </w:r>
      <w:r w:rsidR="004170FA" w:rsidRPr="00F55018">
        <w:rPr>
          <w:strike/>
          <w:color w:val="FF0000"/>
        </w:rPr>
        <w:t xml:space="preserve">hronic </w:t>
      </w:r>
      <w:r w:rsidR="008C2FB1" w:rsidRPr="00F55018">
        <w:rPr>
          <w:strike/>
          <w:color w:val="FF0000"/>
        </w:rPr>
        <w:t>o</w:t>
      </w:r>
      <w:r w:rsidR="004170FA" w:rsidRPr="00F55018">
        <w:rPr>
          <w:strike/>
          <w:color w:val="FF0000"/>
        </w:rPr>
        <w:t xml:space="preserve">bstructive </w:t>
      </w:r>
      <w:r w:rsidR="008C2FB1" w:rsidRPr="00F55018">
        <w:rPr>
          <w:strike/>
          <w:color w:val="FF0000"/>
        </w:rPr>
        <w:t>p</w:t>
      </w:r>
      <w:r w:rsidR="004170FA" w:rsidRPr="00F55018">
        <w:rPr>
          <w:strike/>
          <w:color w:val="FF0000"/>
        </w:rPr>
        <w:t xml:space="preserve">ulmonary </w:t>
      </w:r>
      <w:r w:rsidR="008C2FB1" w:rsidRPr="00F55018">
        <w:rPr>
          <w:strike/>
          <w:color w:val="FF0000"/>
        </w:rPr>
        <w:t>d</w:t>
      </w:r>
      <w:r w:rsidR="004170FA" w:rsidRPr="00F55018">
        <w:rPr>
          <w:strike/>
          <w:color w:val="FF0000"/>
        </w:rPr>
        <w:t xml:space="preserve">isease and </w:t>
      </w:r>
      <w:r w:rsidR="008C2FB1" w:rsidRPr="00F55018">
        <w:rPr>
          <w:strike/>
          <w:color w:val="FF0000"/>
        </w:rPr>
        <w:t>a</w:t>
      </w:r>
      <w:r w:rsidR="004170FA" w:rsidRPr="00F55018">
        <w:rPr>
          <w:strike/>
          <w:color w:val="FF0000"/>
        </w:rPr>
        <w:t>sthma.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2009;180</w:t>
      </w:r>
      <w:r w:rsidR="004170FA" w:rsidRPr="00F55018">
        <w:rPr>
          <w:strike/>
          <w:color w:val="FF0000"/>
        </w:rPr>
        <w:t>:1076-82.</w:t>
      </w:r>
    </w:p>
    <w:p w14:paraId="299772F9" w14:textId="2184EC97" w:rsidR="004170FA" w:rsidRPr="00F55018" w:rsidRDefault="00A057AC" w:rsidP="004170FA">
      <w:r>
        <w:rPr>
          <w:color w:val="FF0000"/>
          <w:strike/>
        </w:rPr>
        <w:t>156</w:t>
      </w:r>
      <w:r>
        <w:rPr>
          <w:color w:val="008000"/>
          <w:b/>
        </w:rPr>
        <w:t>145</w:t>
      </w:r>
      <w:r w:rsidR="004170FA" w:rsidRPr="00F55018">
        <w:t>.</w:t>
      </w:r>
      <w:r w:rsidR="00EF4BD8" w:rsidRPr="00F55018">
        <w:t xml:space="preserve"> </w:t>
      </w:r>
      <w:r w:rsidR="004170FA" w:rsidRPr="00F55018">
        <w:t xml:space="preserve">Montuschi P, Santonico M, Mondino C, Pennazza G, Mantini G, Martinelli E, et al. Diagnostic </w:t>
      </w:r>
      <w:r w:rsidR="00EF4BD8" w:rsidRPr="00F55018">
        <w:t>p</w:t>
      </w:r>
      <w:r w:rsidR="004170FA" w:rsidRPr="00F55018">
        <w:t xml:space="preserve">erformance of an </w:t>
      </w:r>
      <w:r w:rsidR="00EF4BD8" w:rsidRPr="00F55018">
        <w:t>e</w:t>
      </w:r>
      <w:r w:rsidR="004170FA" w:rsidRPr="00F55018">
        <w:t xml:space="preserve">lectronic </w:t>
      </w:r>
      <w:r w:rsidR="00EF4BD8" w:rsidRPr="00F55018">
        <w:t>n</w:t>
      </w:r>
      <w:r w:rsidR="004170FA" w:rsidRPr="00F55018">
        <w:t xml:space="preserve">ose, </w:t>
      </w:r>
      <w:r w:rsidR="00EF4BD8" w:rsidRPr="00F55018">
        <w:t>f</w:t>
      </w:r>
      <w:r w:rsidR="004170FA" w:rsidRPr="00F55018">
        <w:t xml:space="preserve">ractional </w:t>
      </w:r>
      <w:r w:rsidR="00EF4BD8" w:rsidRPr="00F55018">
        <w:t>e</w:t>
      </w:r>
      <w:r w:rsidR="004170FA" w:rsidRPr="00F55018">
        <w:t xml:space="preserve">xhaled </w:t>
      </w:r>
      <w:r w:rsidR="00EF4BD8" w:rsidRPr="00F55018">
        <w:t>n</w:t>
      </w:r>
      <w:r w:rsidR="004170FA" w:rsidRPr="00F55018">
        <w:t xml:space="preserve">itric </w:t>
      </w:r>
      <w:r w:rsidR="00EF4BD8" w:rsidRPr="00F55018">
        <w:t>o</w:t>
      </w:r>
      <w:r w:rsidR="004170FA" w:rsidRPr="00F55018">
        <w:t xml:space="preserve">xide, and </w:t>
      </w:r>
      <w:r w:rsidR="00EF4BD8" w:rsidRPr="00F55018">
        <w:t>l</w:t>
      </w:r>
      <w:r w:rsidR="004170FA" w:rsidRPr="00F55018">
        <w:t xml:space="preserve">ung </w:t>
      </w:r>
      <w:r w:rsidR="00EF4BD8" w:rsidRPr="00F55018">
        <w:t>f</w:t>
      </w:r>
      <w:r w:rsidR="004170FA" w:rsidRPr="00F55018">
        <w:t xml:space="preserve">unction </w:t>
      </w:r>
      <w:r w:rsidR="00EF4BD8" w:rsidRPr="00F55018">
        <w:t>t</w:t>
      </w:r>
      <w:r w:rsidR="004170FA" w:rsidRPr="00F55018">
        <w:t xml:space="preserve">esting in </w:t>
      </w:r>
      <w:r w:rsidR="00EF4BD8" w:rsidRPr="00F55018">
        <w:t>a</w:t>
      </w:r>
      <w:r w:rsidR="004170FA" w:rsidRPr="00F55018">
        <w:t>sthma. Chest</w:t>
      </w:r>
      <w:r w:rsidR="004170FA" w:rsidRPr="00F55018">
        <w:t xml:space="preserve"> 2010;137</w:t>
      </w:r>
      <w:r w:rsidR="004170FA" w:rsidRPr="00F55018">
        <w:t>:790-6.</w:t>
      </w:r>
    </w:p>
    <w:p w14:paraId="32228490" w14:textId="3DC6D49D" w:rsidR="004170FA" w:rsidRPr="00F55018" w:rsidRDefault="00A057AC" w:rsidP="004170FA">
      <w:r>
        <w:rPr>
          <w:color w:val="FF0000"/>
          <w:strike/>
        </w:rPr>
        <w:t>157</w:t>
      </w:r>
      <w:r>
        <w:rPr>
          <w:color w:val="008000"/>
          <w:b/>
        </w:rPr>
        <w:t>146</w:t>
      </w:r>
      <w:r w:rsidR="004170FA" w:rsidRPr="00F55018">
        <w:t>.</w:t>
      </w:r>
      <w:r w:rsidR="0089723A" w:rsidRPr="00F55018">
        <w:t xml:space="preserve"> </w:t>
      </w:r>
      <w:r w:rsidR="004170FA" w:rsidRPr="00F55018">
        <w:t>Brinkman P, Wagener AH, Hekking P-P, Bansal AT, Maitland-Van Der Zee A-H, Wang Y, et al. Identification and prospective stability of electronic nose (eNose)–derived inflammatory phenotypes in patients with severe asthma. J</w:t>
      </w:r>
      <w:r w:rsidR="004170FA" w:rsidRPr="00F55018">
        <w:t xml:space="preserve"> Allergy </w:t>
      </w:r>
      <w:r w:rsidR="004170FA" w:rsidRPr="00F55018">
        <w:t>Clinical Immunol</w:t>
      </w:r>
      <w:r w:rsidR="004170FA" w:rsidRPr="00F55018">
        <w:t xml:space="preserve"> 2019;143</w:t>
      </w:r>
      <w:r w:rsidR="004170FA" w:rsidRPr="00F55018">
        <w:t>:1811-20.e7.</w:t>
      </w:r>
    </w:p>
    <w:p w14:paraId="71445470" w14:textId="2D979BF3" w:rsidR="004170FA" w:rsidRPr="00F55018" w:rsidRDefault="00A057AC" w:rsidP="004170FA">
      <w:r>
        <w:rPr>
          <w:color w:val="FF0000"/>
          <w:strike/>
        </w:rPr>
        <w:t>158</w:t>
      </w:r>
      <w:r>
        <w:rPr>
          <w:color w:val="008000"/>
          <w:b/>
        </w:rPr>
        <w:t>147</w:t>
      </w:r>
      <w:r w:rsidR="004170FA" w:rsidRPr="00F55018">
        <w:t>.</w:t>
      </w:r>
      <w:r w:rsidR="0089723A" w:rsidRPr="00F55018">
        <w:t xml:space="preserve"> </w:t>
      </w:r>
      <w:r w:rsidR="004170FA" w:rsidRPr="00F55018">
        <w:t xml:space="preserve">Plaza V, Crespo A, Giner J, Merino JL, Ramos-Barbón D, Mateus EF, et al. Inflammatory </w:t>
      </w:r>
      <w:r w:rsidR="0089723A" w:rsidRPr="00F55018">
        <w:t>a</w:t>
      </w:r>
      <w:r w:rsidR="004170FA" w:rsidRPr="00F55018">
        <w:t xml:space="preserve">sthma </w:t>
      </w:r>
      <w:r w:rsidR="0089723A" w:rsidRPr="00F55018">
        <w:t>p</w:t>
      </w:r>
      <w:r w:rsidR="004170FA" w:rsidRPr="00F55018">
        <w:t xml:space="preserve">henotype </w:t>
      </w:r>
      <w:r w:rsidR="0089723A" w:rsidRPr="00F55018">
        <w:t>d</w:t>
      </w:r>
      <w:r w:rsidR="004170FA" w:rsidRPr="00F55018">
        <w:t xml:space="preserve">iscrimination </w:t>
      </w:r>
      <w:r w:rsidR="0089723A" w:rsidRPr="00F55018">
        <w:t>u</w:t>
      </w:r>
      <w:r w:rsidR="004170FA" w:rsidRPr="00F55018">
        <w:t xml:space="preserve">sing an </w:t>
      </w:r>
      <w:r w:rsidR="0089723A" w:rsidRPr="00F55018">
        <w:t>e</w:t>
      </w:r>
      <w:r w:rsidR="004170FA" w:rsidRPr="00F55018">
        <w:t xml:space="preserve">lectronic </w:t>
      </w:r>
      <w:r w:rsidR="0089723A" w:rsidRPr="00F55018">
        <w:t>n</w:t>
      </w:r>
      <w:r w:rsidR="004170FA" w:rsidRPr="00F55018">
        <w:t xml:space="preserve">ose </w:t>
      </w:r>
      <w:r w:rsidR="0089723A" w:rsidRPr="00F55018">
        <w:t>b</w:t>
      </w:r>
      <w:r w:rsidR="004170FA" w:rsidRPr="00F55018">
        <w:t xml:space="preserve">reath </w:t>
      </w:r>
      <w:r w:rsidR="0089723A" w:rsidRPr="00F55018">
        <w:t>a</w:t>
      </w:r>
      <w:r w:rsidR="004170FA" w:rsidRPr="00F55018">
        <w:t>nalyzer. J Investig Allergol Clin Immunol</w:t>
      </w:r>
      <w:r w:rsidR="004170FA" w:rsidRPr="00F55018">
        <w:t xml:space="preserve"> 2015;25</w:t>
      </w:r>
      <w:r w:rsidR="004170FA" w:rsidRPr="00F55018">
        <w:t>:431-7.</w:t>
      </w:r>
    </w:p>
    <w:p w14:paraId="65683B81" w14:textId="55E24FAF" w:rsidR="004170FA" w:rsidRPr="00F55018" w:rsidRDefault="00F75753" w:rsidP="004170FA">
      <w:r>
        <w:rPr>
          <w:strike/>
          <w:color w:val="FF0000"/>
        </w:rPr>
        <w:t>159</w:t>
      </w:r>
      <w:r w:rsidR="004170FA" w:rsidRPr="00F55018">
        <w:rPr>
          <w:strike/>
          <w:color w:val="FF0000"/>
        </w:rPr>
        <w:t>.</w:t>
      </w:r>
      <w:r w:rsidR="00660F9E" w:rsidRPr="00F55018">
        <w:rPr>
          <w:strike/>
          <w:color w:val="FF0000"/>
        </w:rPr>
        <w:t xml:space="preserve"> </w:t>
      </w:r>
      <w:r w:rsidR="004170FA" w:rsidRPr="00F55018">
        <w:rPr>
          <w:strike/>
          <w:color w:val="FF0000"/>
        </w:rPr>
        <w:t xml:space="preserve">Mukherjee M, Huang C, Venegas-Garrido C, Zhang K, Bhalla A, Ju X, et al. Benralizumab </w:t>
      </w:r>
      <w:r w:rsidR="00660F9E" w:rsidRPr="00F55018">
        <w:rPr>
          <w:strike/>
          <w:color w:val="FF0000"/>
        </w:rPr>
        <w:t>n</w:t>
      </w:r>
      <w:r w:rsidR="004170FA" w:rsidRPr="00F55018">
        <w:rPr>
          <w:strike/>
          <w:color w:val="FF0000"/>
        </w:rPr>
        <w:t xml:space="preserve">ormalizes </w:t>
      </w:r>
      <w:r w:rsidR="00660F9E" w:rsidRPr="00F55018">
        <w:rPr>
          <w:strike/>
          <w:color w:val="FF0000"/>
        </w:rPr>
        <w:t>s</w:t>
      </w:r>
      <w:r w:rsidR="004170FA" w:rsidRPr="00F55018">
        <w:rPr>
          <w:strike/>
          <w:color w:val="FF0000"/>
        </w:rPr>
        <w:t xml:space="preserve">putum </w:t>
      </w:r>
      <w:r w:rsidR="00660F9E" w:rsidRPr="00F55018">
        <w:rPr>
          <w:strike/>
          <w:color w:val="FF0000"/>
        </w:rPr>
        <w:t>e</w:t>
      </w:r>
      <w:r w:rsidR="004170FA" w:rsidRPr="00F55018">
        <w:rPr>
          <w:strike/>
          <w:color w:val="FF0000"/>
        </w:rPr>
        <w:t xml:space="preserve">osinophilia in </w:t>
      </w:r>
      <w:r w:rsidR="00660F9E" w:rsidRPr="00F55018">
        <w:rPr>
          <w:strike/>
          <w:color w:val="FF0000"/>
        </w:rPr>
        <w:t>s</w:t>
      </w:r>
      <w:r w:rsidR="004170FA" w:rsidRPr="00F55018">
        <w:rPr>
          <w:strike/>
          <w:color w:val="FF0000"/>
        </w:rPr>
        <w:t xml:space="preserve">evere </w:t>
      </w:r>
      <w:r w:rsidR="00660F9E" w:rsidRPr="00F55018">
        <w:rPr>
          <w:strike/>
          <w:color w:val="FF0000"/>
        </w:rPr>
        <w:t>a</w:t>
      </w:r>
      <w:r w:rsidR="004170FA" w:rsidRPr="00F55018">
        <w:rPr>
          <w:strike/>
          <w:color w:val="FF0000"/>
        </w:rPr>
        <w:t xml:space="preserve">sthma </w:t>
      </w:r>
      <w:r w:rsidR="00660F9E" w:rsidRPr="00F55018">
        <w:rPr>
          <w:strike/>
          <w:color w:val="FF0000"/>
        </w:rPr>
        <w:t>u</w:t>
      </w:r>
      <w:r w:rsidR="004170FA" w:rsidRPr="00F55018">
        <w:rPr>
          <w:strike/>
          <w:color w:val="FF0000"/>
        </w:rPr>
        <w:t xml:space="preserve">ncontrolled by </w:t>
      </w:r>
      <w:r w:rsidR="00660F9E" w:rsidRPr="00F55018">
        <w:rPr>
          <w:strike/>
          <w:color w:val="FF0000"/>
        </w:rPr>
        <w:t>a</w:t>
      </w:r>
      <w:r w:rsidR="004170FA" w:rsidRPr="00F55018">
        <w:rPr>
          <w:strike/>
          <w:color w:val="FF0000"/>
        </w:rPr>
        <w:t xml:space="preserve">nti–IL-5 </w:t>
      </w:r>
      <w:r w:rsidR="00660F9E" w:rsidRPr="00F55018">
        <w:rPr>
          <w:strike/>
          <w:color w:val="FF0000"/>
        </w:rPr>
        <w:t>a</w:t>
      </w:r>
      <w:r w:rsidR="004170FA" w:rsidRPr="00F55018">
        <w:rPr>
          <w:strike/>
          <w:color w:val="FF0000"/>
        </w:rPr>
        <w:t xml:space="preserve">ntibodies: </w:t>
      </w:r>
      <w:r w:rsidR="00660F9E" w:rsidRPr="00F55018">
        <w:rPr>
          <w:strike/>
          <w:color w:val="FF0000"/>
        </w:rPr>
        <w:t>a</w:t>
      </w:r>
      <w:r w:rsidR="004170FA" w:rsidRPr="00F55018">
        <w:rPr>
          <w:strike/>
          <w:color w:val="FF0000"/>
        </w:rPr>
        <w:t xml:space="preserve"> </w:t>
      </w:r>
      <w:r w:rsidR="00660F9E" w:rsidRPr="00F55018">
        <w:rPr>
          <w:strike/>
          <w:color w:val="FF0000"/>
        </w:rPr>
        <w:t>s</w:t>
      </w:r>
      <w:r w:rsidR="004170FA" w:rsidRPr="00F55018">
        <w:rPr>
          <w:strike/>
          <w:color w:val="FF0000"/>
        </w:rPr>
        <w:t>ingle-</w:t>
      </w:r>
      <w:r w:rsidR="00660F9E" w:rsidRPr="00F55018">
        <w:rPr>
          <w:strike/>
          <w:color w:val="FF0000"/>
        </w:rPr>
        <w:t>b</w:t>
      </w:r>
      <w:r w:rsidR="004170FA" w:rsidRPr="00F55018">
        <w:rPr>
          <w:strike/>
          <w:color w:val="FF0000"/>
        </w:rPr>
        <w:t xml:space="preserve">lind, </w:t>
      </w:r>
      <w:r w:rsidR="00660F9E" w:rsidRPr="00F55018">
        <w:rPr>
          <w:strike/>
          <w:color w:val="FF0000"/>
        </w:rPr>
        <w:t>p</w:t>
      </w:r>
      <w:r w:rsidR="004170FA" w:rsidRPr="00F55018">
        <w:rPr>
          <w:strike/>
          <w:color w:val="FF0000"/>
        </w:rPr>
        <w:t xml:space="preserve">lacebo-controlled </w:t>
      </w:r>
      <w:r w:rsidR="00660F9E" w:rsidRPr="00F55018">
        <w:rPr>
          <w:strike/>
          <w:color w:val="FF0000"/>
        </w:rPr>
        <w:t>c</w:t>
      </w:r>
      <w:r w:rsidR="004170FA" w:rsidRPr="00F55018">
        <w:rPr>
          <w:strike/>
          <w:color w:val="FF0000"/>
        </w:rPr>
        <w:t xml:space="preserve">linical </w:t>
      </w:r>
      <w:r w:rsidR="00660F9E" w:rsidRPr="00F55018">
        <w:rPr>
          <w:strike/>
          <w:color w:val="FF0000"/>
        </w:rPr>
        <w:t>t</w:t>
      </w:r>
      <w:r w:rsidR="004170FA" w:rsidRPr="00F55018">
        <w:rPr>
          <w:strike/>
          <w:color w:val="FF0000"/>
        </w:rPr>
        <w:t>rial.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2023;208</w:t>
      </w:r>
      <w:r w:rsidR="004170FA" w:rsidRPr="00F55018">
        <w:rPr>
          <w:strike/>
          <w:color w:val="FF0000"/>
        </w:rPr>
        <w:t>:1330-5.</w:t>
      </w:r>
    </w:p>
    <w:p w14:paraId="6ABFB694" w14:textId="638EC855" w:rsidR="004170FA" w:rsidRPr="00F55018" w:rsidRDefault="00F75753" w:rsidP="004170FA">
      <w:r>
        <w:rPr>
          <w:color w:val="FF0000"/>
          <w:strike/>
        </w:rPr>
        <w:t>160</w:t>
      </w:r>
      <w:r>
        <w:rPr>
          <w:color w:val="008000"/>
          <w:b/>
        </w:rPr>
        <w:t>148</w:t>
      </w:r>
      <w:r w:rsidR="004170FA" w:rsidRPr="00F55018">
        <w:t>.</w:t>
      </w:r>
      <w:r w:rsidR="00106FAE" w:rsidRPr="00F55018">
        <w:t xml:space="preserve"> </w:t>
      </w:r>
      <w:r w:rsidR="004170FA" w:rsidRPr="00F55018">
        <w:t>Sunata K, Miyata J, Kawashima Y, Konno R, Ishikawa M, Hasegawa Y, et al. Multiomics analysis identified IL-4–induced IL1RL1high eosinophils characterized by prominent cysteinyl leukotriene metabolism. J</w:t>
      </w:r>
      <w:r w:rsidR="004170FA" w:rsidRPr="00F55018">
        <w:t xml:space="preserve"> Allergy </w:t>
      </w:r>
      <w:r w:rsidR="004170FA" w:rsidRPr="00F55018">
        <w:t>Clin</w:t>
      </w:r>
      <w:r w:rsidR="004170FA" w:rsidRPr="00F55018">
        <w:t xml:space="preserve"> Immunol</w:t>
      </w:r>
      <w:r w:rsidR="004170FA" w:rsidRPr="00F55018">
        <w:t xml:space="preserve"> 2024;154</w:t>
      </w:r>
      <w:r w:rsidR="004170FA" w:rsidRPr="00F55018">
        <w:t>:1277-88.</w:t>
      </w:r>
    </w:p>
    <w:p w14:paraId="57CC2920" w14:textId="1EAC99C2" w:rsidR="004170FA" w:rsidRPr="00F55018" w:rsidRDefault="00F75753" w:rsidP="004170FA">
      <w:r>
        <w:rPr>
          <w:color w:val="FF0000"/>
          <w:strike/>
        </w:rPr>
        <w:t>161</w:t>
      </w:r>
      <w:r>
        <w:rPr>
          <w:color w:val="008000"/>
          <w:b/>
        </w:rPr>
        <w:t>149</w:t>
      </w:r>
      <w:r w:rsidR="004170FA" w:rsidRPr="00F55018">
        <w:t>.</w:t>
      </w:r>
      <w:r w:rsidR="00106FAE" w:rsidRPr="00F55018">
        <w:t xml:space="preserve"> </w:t>
      </w:r>
      <w:r w:rsidR="004170FA" w:rsidRPr="00F55018">
        <w:t>Wagener AH, De Nijs SB, Lutter R, Sousa AR, Weersink EJM, Bel EH, et al. External validation of blood eosinophils, FE&lt;sub&gt;NO&lt;/sub&gt;and serum periostin as surrogates for sputum eosinophils in asthma. Thorax</w:t>
      </w:r>
      <w:r w:rsidR="004170FA" w:rsidRPr="00F55018">
        <w:t xml:space="preserve"> 2015;70</w:t>
      </w:r>
      <w:r w:rsidR="004170FA" w:rsidRPr="00F55018">
        <w:t>:115-20.</w:t>
      </w:r>
    </w:p>
    <w:p w14:paraId="4E5296E7" w14:textId="1B53ED26" w:rsidR="004170FA" w:rsidRPr="00F55018" w:rsidRDefault="00F75753" w:rsidP="004170FA">
      <w:r>
        <w:rPr>
          <w:color w:val="FF0000"/>
          <w:strike/>
        </w:rPr>
        <w:t>162</w:t>
      </w:r>
      <w:r>
        <w:rPr>
          <w:color w:val="008000"/>
          <w:b/>
        </w:rPr>
        <w:t>150</w:t>
      </w:r>
      <w:r w:rsidR="004170FA" w:rsidRPr="00F55018">
        <w:t>.</w:t>
      </w:r>
      <w:r w:rsidR="007917C6" w:rsidRPr="00F55018">
        <w:t xml:space="preserve"> </w:t>
      </w:r>
      <w:r w:rsidR="004170FA" w:rsidRPr="00F55018">
        <w:t xml:space="preserve">Rhee RL, Holweg CTJ, Wong K, Cuthbertson D, Carette S, Khalidi NA, et al. Serum periostin as a biomarker in eosinophilic granulomatosis with polyangiitis. </w:t>
      </w:r>
      <w:r w:rsidR="007917C6" w:rsidRPr="00F55018">
        <w:t xml:space="preserve">PLoS </w:t>
      </w:r>
      <w:r w:rsidR="004170FA" w:rsidRPr="00F55018">
        <w:t>O</w:t>
      </w:r>
      <w:r w:rsidR="007917C6" w:rsidRPr="00F55018">
        <w:t>ne</w:t>
      </w:r>
      <w:r w:rsidR="004170FA" w:rsidRPr="00F55018">
        <w:t xml:space="preserve"> 2018;13</w:t>
      </w:r>
      <w:r w:rsidR="004170FA" w:rsidRPr="00F55018">
        <w:t>:e0205768.</w:t>
      </w:r>
    </w:p>
    <w:p w14:paraId="5173F36F" w14:textId="4C0CCF84" w:rsidR="004170FA" w:rsidRPr="00F55018" w:rsidRDefault="00F75753" w:rsidP="004170FA">
      <w:r>
        <w:rPr>
          <w:color w:val="FF0000"/>
          <w:strike/>
        </w:rPr>
        <w:t>163</w:t>
      </w:r>
      <w:r>
        <w:rPr>
          <w:color w:val="008000"/>
          <w:b/>
        </w:rPr>
        <w:t>151</w:t>
      </w:r>
      <w:r w:rsidR="004170FA" w:rsidRPr="00F55018">
        <w:t>.</w:t>
      </w:r>
      <w:r w:rsidR="0080050E" w:rsidRPr="00F55018">
        <w:t xml:space="preserve"> </w:t>
      </w:r>
      <w:r w:rsidR="004170FA" w:rsidRPr="00F55018">
        <w:t>Scichilone N, Crimi C, Benfante A, Battaglia S, Iemmolo M, Spatafora M, et al. Higher serum levels of periostin and the risk of exacerbations in moderate asthmatics. Asthma Res</w:t>
      </w:r>
      <w:r w:rsidR="004170FA" w:rsidRPr="00F55018">
        <w:t xml:space="preserve"> Pract</w:t>
      </w:r>
      <w:r w:rsidR="004170FA" w:rsidRPr="00F55018">
        <w:t xml:space="preserve"> 2016;2</w:t>
      </w:r>
      <w:r w:rsidR="0080050E" w:rsidRPr="00F55018">
        <w:t>:</w:t>
      </w:r>
      <w:r w:rsidR="004170FA" w:rsidRPr="00F55018">
        <w:t>1</w:t>
      </w:r>
      <w:r w:rsidR="004170FA" w:rsidRPr="00F55018">
        <w:t>.</w:t>
      </w:r>
    </w:p>
    <w:p w14:paraId="684EC928" w14:textId="60955921" w:rsidR="004170FA" w:rsidRPr="00F55018" w:rsidRDefault="00F75753" w:rsidP="004170FA">
      <w:r>
        <w:rPr>
          <w:color w:val="FF0000"/>
          <w:strike/>
        </w:rPr>
        <w:t>164</w:t>
      </w:r>
      <w:r>
        <w:rPr>
          <w:color w:val="008000"/>
          <w:b/>
        </w:rPr>
        <w:t>152</w:t>
      </w:r>
      <w:r w:rsidR="004170FA" w:rsidRPr="00F55018">
        <w:t>.</w:t>
      </w:r>
      <w:r w:rsidR="0080050E" w:rsidRPr="00F55018">
        <w:t xml:space="preserve"> </w:t>
      </w:r>
      <w:r w:rsidR="004170FA" w:rsidRPr="00F55018">
        <w:t>Szefler S, Corren J, Silverberg JI, Okragly A, Sun Z, Natalie CR, et al. Lebrikizumab decreases type 2 inflammatory biomarker levels in patients with asthma: data from randomized phase 3 trials (LAVOLTA I and II). Immunotherapy</w:t>
      </w:r>
      <w:r w:rsidR="004170FA" w:rsidRPr="00F55018">
        <w:t xml:space="preserve"> 2024;16</w:t>
      </w:r>
      <w:r w:rsidR="004170FA" w:rsidRPr="00F55018">
        <w:t>:1211-6.</w:t>
      </w:r>
    </w:p>
    <w:p w14:paraId="3187E996" w14:textId="369788FF" w:rsidR="004170FA" w:rsidRPr="00F55018" w:rsidRDefault="00F75753" w:rsidP="004170FA">
      <w:r>
        <w:rPr>
          <w:color w:val="FF0000"/>
          <w:strike/>
        </w:rPr>
        <w:t>165</w:t>
      </w:r>
      <w:r>
        <w:rPr>
          <w:color w:val="008000"/>
          <w:b/>
        </w:rPr>
        <w:t>153</w:t>
      </w:r>
      <w:r w:rsidR="004170FA" w:rsidRPr="00F55018">
        <w:t>.</w:t>
      </w:r>
      <w:r w:rsidR="0080050E" w:rsidRPr="00F55018">
        <w:t xml:space="preserve"> </w:t>
      </w:r>
      <w:r w:rsidR="004170FA" w:rsidRPr="00F55018">
        <w:t>Mukherjee M, Bulir DC, Radford K, Kjarsgaard M, Huang CM, Jacobsen EA, et al. Sputum autoantibodies in patients with severe eosinophilic asthma. J</w:t>
      </w:r>
      <w:r w:rsidR="004170FA" w:rsidRPr="00F55018">
        <w:t xml:space="preserve"> Allergy </w:t>
      </w:r>
      <w:r w:rsidR="004170FA" w:rsidRPr="00F55018">
        <w:t>Clin</w:t>
      </w:r>
      <w:r w:rsidR="004170FA" w:rsidRPr="00F55018">
        <w:t xml:space="preserve"> Immunol</w:t>
      </w:r>
      <w:r w:rsidR="004170FA" w:rsidRPr="00F55018">
        <w:t xml:space="preserve"> 2018;141</w:t>
      </w:r>
      <w:r w:rsidR="004170FA" w:rsidRPr="00F55018">
        <w:t>:1269-79.</w:t>
      </w:r>
    </w:p>
    <w:p w14:paraId="4618E21A" w14:textId="1F489BB6" w:rsidR="004170FA" w:rsidRPr="00F55018" w:rsidRDefault="00F75753" w:rsidP="004170FA">
      <w:r>
        <w:rPr>
          <w:color w:val="FF0000"/>
          <w:strike/>
        </w:rPr>
        <w:t>166</w:t>
      </w:r>
      <w:r>
        <w:rPr>
          <w:color w:val="008000"/>
          <w:b/>
        </w:rPr>
        <w:t>154</w:t>
      </w:r>
      <w:r w:rsidR="004170FA" w:rsidRPr="00F55018">
        <w:t>.</w:t>
      </w:r>
      <w:r w:rsidR="00FA11A2" w:rsidRPr="00F55018">
        <w:t xml:space="preserve"> </w:t>
      </w:r>
      <w:r w:rsidR="004170FA" w:rsidRPr="00F55018">
        <w:t xml:space="preserve">Mukherjee M, Lim HF, Thomas S, Miller D, Kjarsgaard M, Tan B, et al. Airway autoimmune responses in severe eosinophilic asthma following low-dose </w:t>
      </w:r>
      <w:r w:rsidR="00FA11A2" w:rsidRPr="00F55018">
        <w:t>m</w:t>
      </w:r>
      <w:r w:rsidR="004170FA" w:rsidRPr="00F55018">
        <w:t>epolizumab therapy. Allergy</w:t>
      </w:r>
      <w:r w:rsidR="004170FA" w:rsidRPr="00F55018">
        <w:t xml:space="preserve"> Asthma</w:t>
      </w:r>
      <w:r w:rsidR="004170FA" w:rsidRPr="00F55018">
        <w:t xml:space="preserve"> Clin</w:t>
      </w:r>
      <w:r w:rsidR="004170FA" w:rsidRPr="00F55018">
        <w:t xml:space="preserve"> Immunol</w:t>
      </w:r>
      <w:r w:rsidR="004170FA" w:rsidRPr="00F55018">
        <w:t xml:space="preserve"> 2017;13</w:t>
      </w:r>
      <w:r w:rsidR="00FA11A2" w:rsidRPr="00F55018">
        <w:t>:2</w:t>
      </w:r>
      <w:r w:rsidR="004170FA" w:rsidRPr="00F55018">
        <w:t>.</w:t>
      </w:r>
    </w:p>
    <w:p w14:paraId="43A6EBA4" w14:textId="4DD4CBAE" w:rsidR="004170FA" w:rsidRPr="00F55018" w:rsidRDefault="00F75753" w:rsidP="004170FA">
      <w:r>
        <w:rPr>
          <w:color w:val="FF0000"/>
          <w:strike/>
        </w:rPr>
        <w:t>167</w:t>
      </w:r>
      <w:r>
        <w:rPr>
          <w:color w:val="008000"/>
          <w:b/>
        </w:rPr>
        <w:t>155</w:t>
      </w:r>
      <w:r w:rsidR="004170FA" w:rsidRPr="00F55018">
        <w:t>.</w:t>
      </w:r>
      <w:r w:rsidR="00372E82" w:rsidRPr="00F55018">
        <w:t xml:space="preserve"> </w:t>
      </w:r>
      <w:r w:rsidR="004170FA" w:rsidRPr="00F55018">
        <w:t xml:space="preserve">Mukherjee M, Thomas SR, Radford K, Dvorkin-Gheva A, Davydchenko S, Kjarsgaard M, et al. Sputum </w:t>
      </w:r>
      <w:r w:rsidR="00372E82" w:rsidRPr="00F55018">
        <w:t>a</w:t>
      </w:r>
      <w:r w:rsidR="004170FA" w:rsidRPr="00F55018">
        <w:t xml:space="preserve">ntineutrophil </w:t>
      </w:r>
      <w:r w:rsidR="00372E82" w:rsidRPr="00F55018">
        <w:t>c</w:t>
      </w:r>
      <w:r w:rsidR="004170FA" w:rsidRPr="00F55018">
        <w:t xml:space="preserve">ytoplasmic </w:t>
      </w:r>
      <w:r w:rsidR="00372E82" w:rsidRPr="00F55018">
        <w:t>a</w:t>
      </w:r>
      <w:r w:rsidR="004170FA" w:rsidRPr="00F55018">
        <w:t xml:space="preserve">ntibodies in </w:t>
      </w:r>
      <w:r w:rsidR="00372E82" w:rsidRPr="00F55018">
        <w:t>s</w:t>
      </w:r>
      <w:r w:rsidR="004170FA" w:rsidRPr="00F55018">
        <w:t xml:space="preserve">erum </w:t>
      </w:r>
      <w:r w:rsidR="00372E82" w:rsidRPr="00F55018">
        <w:t>a</w:t>
      </w:r>
      <w:r w:rsidR="004170FA" w:rsidRPr="00F55018">
        <w:t xml:space="preserve">ntineutrophil </w:t>
      </w:r>
      <w:r w:rsidR="00372E82" w:rsidRPr="00F55018">
        <w:t>c</w:t>
      </w:r>
      <w:r w:rsidR="004170FA" w:rsidRPr="00F55018">
        <w:t xml:space="preserve">ytoplasmic </w:t>
      </w:r>
      <w:r w:rsidR="00372E82" w:rsidRPr="00F55018">
        <w:t>a</w:t>
      </w:r>
      <w:r w:rsidR="004170FA" w:rsidRPr="00F55018">
        <w:t>ntibody–</w:t>
      </w:r>
      <w:r w:rsidR="00372E82" w:rsidRPr="00F55018">
        <w:t>n</w:t>
      </w:r>
      <w:r w:rsidR="004170FA" w:rsidRPr="00F55018">
        <w:t xml:space="preserve">egative </w:t>
      </w:r>
      <w:r w:rsidR="00372E82" w:rsidRPr="00F55018">
        <w:t>e</w:t>
      </w:r>
      <w:r w:rsidR="004170FA" w:rsidRPr="00F55018">
        <w:t xml:space="preserve">osinophilic </w:t>
      </w:r>
      <w:r w:rsidR="00372E82" w:rsidRPr="00F55018">
        <w:t>g</w:t>
      </w:r>
      <w:r w:rsidR="004170FA" w:rsidRPr="00F55018">
        <w:t xml:space="preserve">ranulomatosis with </w:t>
      </w:r>
      <w:r w:rsidR="00372E82" w:rsidRPr="00F55018">
        <w:t>p</w:t>
      </w:r>
      <w:r w:rsidR="004170FA" w:rsidRPr="00F55018">
        <w:t>olyangiitis.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2019;199</w:t>
      </w:r>
      <w:r w:rsidR="004170FA" w:rsidRPr="00F55018">
        <w:t>:158-70.</w:t>
      </w:r>
    </w:p>
    <w:p w14:paraId="75AAD781" w14:textId="1DEE69CA" w:rsidR="004170FA" w:rsidRPr="00F55018" w:rsidRDefault="00F75753" w:rsidP="004170FA">
      <w:r>
        <w:rPr>
          <w:color w:val="FF0000"/>
          <w:strike/>
        </w:rPr>
        <w:t>168</w:t>
      </w:r>
      <w:r>
        <w:rPr>
          <w:color w:val="008000"/>
          <w:b/>
        </w:rPr>
        <w:t>156</w:t>
      </w:r>
      <w:r w:rsidR="004170FA" w:rsidRPr="00F55018">
        <w:t>.</w:t>
      </w:r>
      <w:r w:rsidR="005A76A5" w:rsidRPr="00F55018">
        <w:t xml:space="preserve"> </w:t>
      </w:r>
      <w:r w:rsidR="004170FA" w:rsidRPr="00F55018">
        <w:t xml:space="preserve">Son K, Miyasaki K, Salter B, Loukov D, Chon J, Zhao N, et al. Autoantibody-mediated </w:t>
      </w:r>
      <w:r w:rsidR="005A76A5" w:rsidRPr="00F55018">
        <w:t>m</w:t>
      </w:r>
      <w:r w:rsidR="004170FA" w:rsidRPr="00F55018">
        <w:t xml:space="preserve">acrophage </w:t>
      </w:r>
      <w:r w:rsidR="005A76A5" w:rsidRPr="00F55018">
        <w:t>d</w:t>
      </w:r>
      <w:r w:rsidR="004170FA" w:rsidRPr="00F55018">
        <w:t xml:space="preserve">ysfunction in </w:t>
      </w:r>
      <w:r w:rsidR="005A76A5" w:rsidRPr="00F55018">
        <w:t>p</w:t>
      </w:r>
      <w:r w:rsidR="004170FA" w:rsidRPr="00F55018">
        <w:t xml:space="preserve">atients with </w:t>
      </w:r>
      <w:r w:rsidR="005A76A5" w:rsidRPr="00F55018">
        <w:t>s</w:t>
      </w:r>
      <w:r w:rsidR="004170FA" w:rsidRPr="00F55018">
        <w:t xml:space="preserve">evere </w:t>
      </w:r>
      <w:r w:rsidR="005A76A5" w:rsidRPr="00F55018">
        <w:t>a</w:t>
      </w:r>
      <w:r w:rsidR="004170FA" w:rsidRPr="00F55018">
        <w:t xml:space="preserve">sthma with </w:t>
      </w:r>
      <w:r w:rsidR="005A76A5" w:rsidRPr="00F55018">
        <w:t>a</w:t>
      </w:r>
      <w:r w:rsidR="004170FA" w:rsidRPr="00F55018">
        <w:t xml:space="preserve">irway </w:t>
      </w:r>
      <w:r w:rsidR="005A76A5" w:rsidRPr="00F55018">
        <w:t>i</w:t>
      </w:r>
      <w:r w:rsidR="004170FA" w:rsidRPr="00F55018">
        <w:t>nfections.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2023;207</w:t>
      </w:r>
      <w:r w:rsidR="004170FA" w:rsidRPr="00F55018">
        <w:t>:427-37.</w:t>
      </w:r>
    </w:p>
    <w:p w14:paraId="361A6367" w14:textId="24BACB26" w:rsidR="004170FA" w:rsidRPr="00F55018" w:rsidRDefault="00F75753" w:rsidP="004170FA">
      <w:r>
        <w:rPr>
          <w:color w:val="FF0000"/>
          <w:strike/>
        </w:rPr>
        <w:t>169</w:t>
      </w:r>
      <w:r>
        <w:rPr>
          <w:color w:val="008000"/>
          <w:b/>
        </w:rPr>
        <w:t>157</w:t>
      </w:r>
      <w:r w:rsidR="004170FA" w:rsidRPr="00F55018">
        <w:t>.</w:t>
      </w:r>
      <w:r w:rsidR="00121B76" w:rsidRPr="00F55018">
        <w:t xml:space="preserve"> </w:t>
      </w:r>
      <w:r w:rsidR="004170FA" w:rsidRPr="00F55018">
        <w:t>Salter B, Zhao N, Son K, Tan NS, Dvorkin-Gheva A, Radford K, et al. Airway autoantibodies are determinants of asthma severity. Eur</w:t>
      </w:r>
      <w:r w:rsidR="004170FA" w:rsidRPr="00F55018">
        <w:t xml:space="preserve"> Respir</w:t>
      </w:r>
      <w:r w:rsidR="004170FA" w:rsidRPr="00F55018">
        <w:t xml:space="preserve"> J</w:t>
      </w:r>
      <w:r w:rsidR="004170FA" w:rsidRPr="00F55018">
        <w:t xml:space="preserve"> 2022;60</w:t>
      </w:r>
      <w:r w:rsidR="004170FA" w:rsidRPr="00F55018">
        <w:t>:2200442.</w:t>
      </w:r>
    </w:p>
    <w:p w14:paraId="2D6443DB" w14:textId="69431FA8" w:rsidR="004170FA" w:rsidRPr="00F55018" w:rsidRDefault="00F75753" w:rsidP="004170FA">
      <w:r>
        <w:rPr>
          <w:color w:val="FF0000"/>
          <w:strike/>
        </w:rPr>
        <w:t>170</w:t>
      </w:r>
      <w:r>
        <w:rPr>
          <w:color w:val="008000"/>
          <w:b/>
        </w:rPr>
        <w:t>158</w:t>
      </w:r>
      <w:r w:rsidR="004170FA" w:rsidRPr="00F55018">
        <w:t>.</w:t>
      </w:r>
      <w:r w:rsidR="00121B76" w:rsidRPr="00F55018">
        <w:t xml:space="preserve"> </w:t>
      </w:r>
      <w:r w:rsidR="004170FA" w:rsidRPr="00F55018">
        <w:t xml:space="preserve">Nolasco S, Kjarsgaard M, Lauks S, Treleaven O, Ho T, Huang C, et al. Clinical </w:t>
      </w:r>
      <w:r w:rsidR="00DE198F" w:rsidRPr="00F55018">
        <w:t>r</w:t>
      </w:r>
      <w:r w:rsidR="004170FA" w:rsidRPr="00F55018">
        <w:t xml:space="preserve">emission by a </w:t>
      </w:r>
      <w:r w:rsidR="00DE198F" w:rsidRPr="00F55018">
        <w:t>c</w:t>
      </w:r>
      <w:r w:rsidR="004170FA" w:rsidRPr="00F55018">
        <w:t xml:space="preserve">omprehensive </w:t>
      </w:r>
      <w:r w:rsidR="00DE198F" w:rsidRPr="00F55018">
        <w:t>s</w:t>
      </w:r>
      <w:r w:rsidR="004170FA" w:rsidRPr="00F55018">
        <w:t xml:space="preserve">evere </w:t>
      </w:r>
      <w:r w:rsidR="00DE198F" w:rsidRPr="00F55018">
        <w:t>a</w:t>
      </w:r>
      <w:r w:rsidR="004170FA" w:rsidRPr="00F55018">
        <w:t xml:space="preserve">sthma </w:t>
      </w:r>
      <w:r w:rsidR="00DE198F" w:rsidRPr="00F55018">
        <w:t>m</w:t>
      </w:r>
      <w:r w:rsidR="004170FA" w:rsidRPr="00F55018">
        <w:t xml:space="preserve">anagement </w:t>
      </w:r>
      <w:r w:rsidR="00DE198F" w:rsidRPr="00F55018">
        <w:t>s</w:t>
      </w:r>
      <w:r w:rsidR="004170FA" w:rsidRPr="00F55018">
        <w:t xml:space="preserve">trategy </w:t>
      </w:r>
      <w:r w:rsidR="00DE198F" w:rsidRPr="00F55018">
        <w:t>g</w:t>
      </w:r>
      <w:r w:rsidR="004170FA" w:rsidRPr="00F55018">
        <w:t xml:space="preserve">uided by </w:t>
      </w:r>
      <w:r w:rsidR="00DE198F" w:rsidRPr="00F55018">
        <w:t>a</w:t>
      </w:r>
      <w:r w:rsidR="004170FA" w:rsidRPr="00F55018">
        <w:t xml:space="preserve">irway </w:t>
      </w:r>
      <w:r w:rsidR="00DE198F" w:rsidRPr="00F55018">
        <w:t>i</w:t>
      </w:r>
      <w:r w:rsidR="004170FA" w:rsidRPr="00F55018">
        <w:t xml:space="preserve">nflammometry and </w:t>
      </w:r>
      <w:r w:rsidR="00DE198F" w:rsidRPr="00F55018">
        <w:t>b</w:t>
      </w:r>
      <w:r w:rsidR="004170FA" w:rsidRPr="00F55018">
        <w:t>ioimaging.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2025;211</w:t>
      </w:r>
      <w:r w:rsidR="004170FA" w:rsidRPr="00F55018">
        <w:t>:1622-35.</w:t>
      </w:r>
    </w:p>
    <w:p w14:paraId="7A8BEF70" w14:textId="5BB01B9B" w:rsidR="004170FA" w:rsidRPr="00F55018" w:rsidRDefault="00F75753" w:rsidP="004170FA">
      <w:r>
        <w:rPr>
          <w:strike/>
          <w:color w:val="FF0000"/>
        </w:rPr>
        <w:t>171</w:t>
      </w:r>
      <w:r w:rsidR="004170FA" w:rsidRPr="00F55018">
        <w:rPr>
          <w:strike/>
          <w:color w:val="FF0000"/>
        </w:rPr>
        <w:t>.</w:t>
      </w:r>
      <w:r w:rsidR="00495CEF" w:rsidRPr="00F55018">
        <w:rPr>
          <w:strike/>
          <w:color w:val="FF0000"/>
        </w:rPr>
        <w:t xml:space="preserve"> </w:t>
      </w:r>
      <w:r w:rsidR="004170FA" w:rsidRPr="00F55018">
        <w:rPr>
          <w:strike/>
          <w:color w:val="FF0000"/>
        </w:rPr>
        <w:t>Baines KJ, Simpson JL, Wood LG, Scott RJ, Fibbens NL, Powell H, et al. Sputum gene expression signature of 6 biomarkers discriminates asthma inflammatory phenotypes. J</w:t>
      </w:r>
      <w:r w:rsidR="004170FA" w:rsidRPr="00F55018">
        <w:rPr>
          <w:strike/>
          <w:color w:val="FF0000"/>
        </w:rPr>
        <w:t xml:space="preserve"> Allergy </w:t>
      </w:r>
      <w:r w:rsidR="004170FA" w:rsidRPr="00F55018">
        <w:rPr>
          <w:strike/>
          <w:color w:val="FF0000"/>
        </w:rPr>
        <w:t>Clin</w:t>
      </w:r>
      <w:r w:rsidR="004170FA" w:rsidRPr="00F55018">
        <w:rPr>
          <w:strike/>
          <w:color w:val="FF0000"/>
        </w:rPr>
        <w:t xml:space="preserve"> Immunol</w:t>
      </w:r>
      <w:r w:rsidR="004170FA" w:rsidRPr="00F55018">
        <w:rPr>
          <w:strike/>
          <w:color w:val="FF0000"/>
        </w:rPr>
        <w:t xml:space="preserve"> 2014;133</w:t>
      </w:r>
      <w:r w:rsidR="004170FA" w:rsidRPr="00F55018">
        <w:rPr>
          <w:strike/>
          <w:color w:val="FF0000"/>
        </w:rPr>
        <w:t>:997-1007.</w:t>
      </w:r>
    </w:p>
    <w:p w14:paraId="656D9572" w14:textId="128ED46C" w:rsidR="004170FA" w:rsidRPr="00F55018" w:rsidRDefault="00F75753" w:rsidP="004170FA">
      <w:r>
        <w:rPr>
          <w:strike/>
          <w:color w:val="FF0000"/>
        </w:rPr>
        <w:lastRenderedPageBreak/>
        <w:t>17</w:t>
      </w:r>
      <w:r>
        <w:rPr>
          <w:strike/>
          <w:color w:val="FF0000"/>
        </w:rPr>
        <w:t>2</w:t>
      </w:r>
      <w:r w:rsidR="004170FA" w:rsidRPr="00F55018">
        <w:rPr>
          <w:strike/>
          <w:color w:val="FF0000"/>
        </w:rPr>
        <w:t>.</w:t>
      </w:r>
      <w:r w:rsidR="00F37B53" w:rsidRPr="00F55018">
        <w:rPr>
          <w:strike/>
          <w:color w:val="FF0000"/>
        </w:rPr>
        <w:t xml:space="preserve"> </w:t>
      </w:r>
      <w:r w:rsidR="004170FA" w:rsidRPr="00F55018">
        <w:rPr>
          <w:strike/>
          <w:color w:val="FF0000"/>
        </w:rPr>
        <w:t>Fricker M, Gibson PG, Powell H, Simpson JL, Yang IA, Upham JW, et al. A sputum 6-gene signature predicts future exacerbations of poorly controlled asthma. J</w:t>
      </w:r>
      <w:r w:rsidR="004170FA" w:rsidRPr="00F55018">
        <w:rPr>
          <w:strike/>
          <w:color w:val="FF0000"/>
        </w:rPr>
        <w:t xml:space="preserve"> Allergy </w:t>
      </w:r>
      <w:r w:rsidR="004170FA" w:rsidRPr="00F55018">
        <w:rPr>
          <w:strike/>
          <w:color w:val="FF0000"/>
        </w:rPr>
        <w:t>Clin</w:t>
      </w:r>
      <w:r w:rsidR="004170FA" w:rsidRPr="00F55018">
        <w:rPr>
          <w:strike/>
          <w:color w:val="FF0000"/>
        </w:rPr>
        <w:t xml:space="preserve"> Immunol</w:t>
      </w:r>
      <w:r w:rsidR="004170FA" w:rsidRPr="00F55018">
        <w:rPr>
          <w:strike/>
          <w:color w:val="FF0000"/>
        </w:rPr>
        <w:t xml:space="preserve"> 2019;144</w:t>
      </w:r>
      <w:r w:rsidR="004170FA" w:rsidRPr="00F55018">
        <w:rPr>
          <w:strike/>
          <w:color w:val="FF0000"/>
        </w:rPr>
        <w:t>:51-60.e11.</w:t>
      </w:r>
    </w:p>
    <w:p w14:paraId="380B16B3" w14:textId="573E3967" w:rsidR="004170FA" w:rsidRPr="00F55018" w:rsidRDefault="003C08C3" w:rsidP="004170FA">
      <w:r>
        <w:rPr>
          <w:color w:val="FF0000"/>
          <w:strike/>
        </w:rPr>
        <w:t>173</w:t>
      </w:r>
      <w:r>
        <w:rPr>
          <w:color w:val="008000"/>
          <w:b/>
        </w:rPr>
        <w:t>159</w:t>
      </w:r>
      <w:r w:rsidR="004170FA" w:rsidRPr="00F55018">
        <w:t>.</w:t>
      </w:r>
      <w:r w:rsidR="00F37B53" w:rsidRPr="00F55018">
        <w:t xml:space="preserve"> </w:t>
      </w:r>
      <w:r w:rsidR="004170FA" w:rsidRPr="00F55018">
        <w:t>Ditz B, Sarma A, Kerstjens HAM, Liesker JJW, Bathoorn E, Vonk JM, et al. The sputum transcriptome better predicts COPD exacerbations after the withdrawal of inhaled corticosteroids than sputum eosinophils. ERJ Open Res</w:t>
      </w:r>
      <w:r w:rsidR="004170FA" w:rsidRPr="00F55018">
        <w:t xml:space="preserve"> 2021;7</w:t>
      </w:r>
      <w:r w:rsidR="004170FA" w:rsidRPr="00F55018">
        <w:t>:00097-2021.</w:t>
      </w:r>
    </w:p>
    <w:p w14:paraId="1C72942A" w14:textId="47A1E820" w:rsidR="004170FA" w:rsidRPr="00F55018" w:rsidRDefault="003C08C3" w:rsidP="004170FA">
      <w:r>
        <w:rPr>
          <w:color w:val="FF0000"/>
          <w:strike/>
        </w:rPr>
        <w:t>174</w:t>
      </w:r>
      <w:r>
        <w:rPr>
          <w:color w:val="008000"/>
          <w:b/>
        </w:rPr>
        <w:t>160</w:t>
      </w:r>
      <w:r w:rsidR="004170FA" w:rsidRPr="00F55018">
        <w:t>.</w:t>
      </w:r>
      <w:r w:rsidR="00665E26" w:rsidRPr="00F55018">
        <w:t xml:space="preserve"> </w:t>
      </w:r>
      <w:r w:rsidR="004170FA" w:rsidRPr="00F55018">
        <w:t>Lefaudeux D, De Meulder B, Loza MJ, Peffer N, Rowe A, Baribaud F, et al. U-BIOPRED clinical adult asthma clusters linked to a subset of sputum omics. J</w:t>
      </w:r>
      <w:r w:rsidR="004170FA" w:rsidRPr="00F55018">
        <w:t xml:space="preserve"> Allergy </w:t>
      </w:r>
      <w:r w:rsidR="004170FA" w:rsidRPr="00F55018">
        <w:t>Clin</w:t>
      </w:r>
      <w:r w:rsidR="004170FA" w:rsidRPr="00F55018">
        <w:t xml:space="preserve"> Immunol</w:t>
      </w:r>
      <w:r w:rsidR="004170FA" w:rsidRPr="00F55018">
        <w:t xml:space="preserve"> 2017;139</w:t>
      </w:r>
      <w:r w:rsidR="004170FA" w:rsidRPr="00F55018">
        <w:t>:1797-807.</w:t>
      </w:r>
    </w:p>
    <w:p w14:paraId="72AADF81" w14:textId="0E78087D" w:rsidR="004170FA" w:rsidRPr="00F55018" w:rsidRDefault="003C08C3" w:rsidP="004170FA">
      <w:r>
        <w:rPr>
          <w:color w:val="FF0000"/>
          <w:strike/>
        </w:rPr>
        <w:t>175</w:t>
      </w:r>
      <w:r>
        <w:rPr>
          <w:color w:val="008000"/>
          <w:b/>
        </w:rPr>
        <w:t>161</w:t>
      </w:r>
      <w:r w:rsidR="004170FA" w:rsidRPr="00F55018">
        <w:t>.</w:t>
      </w:r>
      <w:r w:rsidR="00665E26" w:rsidRPr="00F55018">
        <w:t xml:space="preserve"> </w:t>
      </w:r>
      <w:r w:rsidR="004170FA" w:rsidRPr="00F55018">
        <w:t xml:space="preserve">Moaddel R, Ubaida‐Mohien C, Tanaka T, Lyashkov A, Basisty N, Schilling B, et al. Proteomics in aging research: </w:t>
      </w:r>
      <w:r w:rsidR="004525CE" w:rsidRPr="00F55018">
        <w:t>a</w:t>
      </w:r>
      <w:r w:rsidR="004170FA" w:rsidRPr="00F55018">
        <w:t xml:space="preserve"> roadmap to clinical, translational research. Aging Cell</w:t>
      </w:r>
      <w:r w:rsidR="004170FA" w:rsidRPr="00F55018">
        <w:t xml:space="preserve"> 2021;20</w:t>
      </w:r>
      <w:r w:rsidR="004525CE" w:rsidRPr="00F55018">
        <w:t>:e13325</w:t>
      </w:r>
      <w:r w:rsidR="004170FA" w:rsidRPr="00F55018">
        <w:t>.</w:t>
      </w:r>
    </w:p>
    <w:p w14:paraId="204D464F" w14:textId="50DE7BFF" w:rsidR="004170FA" w:rsidRPr="00F55018" w:rsidRDefault="003C08C3" w:rsidP="004170FA">
      <w:r>
        <w:rPr>
          <w:strike/>
          <w:color w:val="FF0000"/>
        </w:rPr>
        <w:t>176</w:t>
      </w:r>
      <w:r w:rsidR="004170FA" w:rsidRPr="00F55018">
        <w:rPr>
          <w:strike/>
          <w:color w:val="FF0000"/>
        </w:rPr>
        <w:t>.</w:t>
      </w:r>
      <w:r w:rsidR="00DD3FF4" w:rsidRPr="00F55018">
        <w:rPr>
          <w:strike/>
          <w:color w:val="FF0000"/>
        </w:rPr>
        <w:t xml:space="preserve"> </w:t>
      </w:r>
      <w:r w:rsidR="004170FA" w:rsidRPr="00F55018">
        <w:rPr>
          <w:strike/>
          <w:color w:val="FF0000"/>
        </w:rPr>
        <w:t xml:space="preserve">Lin K, Wang T, Tang Q, Chen T, Lin M, Jin J, et al. IL18R1-Related </w:t>
      </w:r>
      <w:r w:rsidR="00DD3FF4" w:rsidRPr="00F55018">
        <w:rPr>
          <w:strike/>
          <w:color w:val="FF0000"/>
        </w:rPr>
        <w:t>m</w:t>
      </w:r>
      <w:r w:rsidR="004170FA" w:rsidRPr="00F55018">
        <w:rPr>
          <w:strike/>
          <w:color w:val="FF0000"/>
        </w:rPr>
        <w:t xml:space="preserve">olecules as </w:t>
      </w:r>
      <w:r w:rsidR="00DD3FF4" w:rsidRPr="00F55018">
        <w:rPr>
          <w:strike/>
          <w:color w:val="FF0000"/>
        </w:rPr>
        <w:t>b</w:t>
      </w:r>
      <w:r w:rsidR="004170FA" w:rsidRPr="00F55018">
        <w:rPr>
          <w:strike/>
          <w:color w:val="FF0000"/>
        </w:rPr>
        <w:t xml:space="preserve">iomarkers for </w:t>
      </w:r>
      <w:r w:rsidR="00DD3FF4" w:rsidRPr="00F55018">
        <w:rPr>
          <w:strike/>
          <w:color w:val="FF0000"/>
        </w:rPr>
        <w:t>a</w:t>
      </w:r>
      <w:r w:rsidR="004170FA" w:rsidRPr="00F55018">
        <w:rPr>
          <w:strike/>
          <w:color w:val="FF0000"/>
        </w:rPr>
        <w:t xml:space="preserve">sthma </w:t>
      </w:r>
      <w:r w:rsidR="00DD3FF4" w:rsidRPr="00F55018">
        <w:rPr>
          <w:strike/>
          <w:color w:val="FF0000"/>
        </w:rPr>
        <w:t>s</w:t>
      </w:r>
      <w:r w:rsidR="004170FA" w:rsidRPr="00F55018">
        <w:rPr>
          <w:strike/>
          <w:color w:val="FF0000"/>
        </w:rPr>
        <w:t xml:space="preserve">everity and </w:t>
      </w:r>
      <w:r w:rsidR="00DD3FF4" w:rsidRPr="00F55018">
        <w:rPr>
          <w:strike/>
          <w:color w:val="FF0000"/>
        </w:rPr>
        <w:t>p</w:t>
      </w:r>
      <w:r w:rsidR="004170FA" w:rsidRPr="00F55018">
        <w:rPr>
          <w:strike/>
          <w:color w:val="FF0000"/>
        </w:rPr>
        <w:t xml:space="preserve">rognostic </w:t>
      </w:r>
      <w:r w:rsidR="00DD3FF4" w:rsidRPr="00F55018">
        <w:rPr>
          <w:strike/>
          <w:color w:val="FF0000"/>
        </w:rPr>
        <w:t>m</w:t>
      </w:r>
      <w:r w:rsidR="004170FA" w:rsidRPr="00F55018">
        <w:rPr>
          <w:strike/>
          <w:color w:val="FF0000"/>
        </w:rPr>
        <w:t xml:space="preserve">arkers for </w:t>
      </w:r>
      <w:r w:rsidR="00DD3FF4" w:rsidRPr="00F55018">
        <w:rPr>
          <w:strike/>
          <w:color w:val="FF0000"/>
        </w:rPr>
        <w:t>i</w:t>
      </w:r>
      <w:r w:rsidR="004170FA" w:rsidRPr="00F55018">
        <w:rPr>
          <w:strike/>
          <w:color w:val="FF0000"/>
        </w:rPr>
        <w:t xml:space="preserve">diopathic </w:t>
      </w:r>
      <w:r w:rsidR="00DD3FF4" w:rsidRPr="00F55018">
        <w:rPr>
          <w:strike/>
          <w:color w:val="FF0000"/>
        </w:rPr>
        <w:t>p</w:t>
      </w:r>
      <w:r w:rsidR="004170FA" w:rsidRPr="00F55018">
        <w:rPr>
          <w:strike/>
          <w:color w:val="FF0000"/>
        </w:rPr>
        <w:t xml:space="preserve">ulmonary </w:t>
      </w:r>
      <w:r w:rsidR="00DD3FF4" w:rsidRPr="00F55018">
        <w:rPr>
          <w:strike/>
          <w:color w:val="FF0000"/>
        </w:rPr>
        <w:t>f</w:t>
      </w:r>
      <w:r w:rsidR="004170FA" w:rsidRPr="00F55018">
        <w:rPr>
          <w:strike/>
          <w:color w:val="FF0000"/>
        </w:rPr>
        <w:t>ibrosis. J</w:t>
      </w:r>
      <w:r w:rsidR="004170FA" w:rsidRPr="00F55018">
        <w:rPr>
          <w:strike/>
          <w:color w:val="FF0000"/>
        </w:rPr>
        <w:t xml:space="preserve"> Proteome Res</w:t>
      </w:r>
      <w:r w:rsidR="004170FA" w:rsidRPr="00F55018">
        <w:rPr>
          <w:strike/>
          <w:color w:val="FF0000"/>
        </w:rPr>
        <w:t xml:space="preserve"> 2023;22</w:t>
      </w:r>
      <w:r w:rsidR="004170FA" w:rsidRPr="00F55018">
        <w:rPr>
          <w:strike/>
          <w:color w:val="FF0000"/>
        </w:rPr>
        <w:t>:3320-31.</w:t>
      </w:r>
    </w:p>
    <w:p w14:paraId="4F8F14A6" w14:textId="3917C5A0" w:rsidR="004170FA" w:rsidRPr="00F55018" w:rsidRDefault="003C08C3" w:rsidP="00DD3FF4">
      <w:r>
        <w:rPr>
          <w:color w:val="FF0000"/>
          <w:strike/>
        </w:rPr>
        <w:t>177</w:t>
      </w:r>
      <w:r>
        <w:rPr>
          <w:color w:val="008000"/>
          <w:b/>
        </w:rPr>
        <w:t>162</w:t>
      </w:r>
      <w:r w:rsidR="004170FA" w:rsidRPr="00F55018">
        <w:t>.</w:t>
      </w:r>
      <w:r w:rsidR="00DD3FF4" w:rsidRPr="00F55018">
        <w:t xml:space="preserve"> </w:t>
      </w:r>
      <w:r w:rsidR="004170FA" w:rsidRPr="00F55018">
        <w:t xml:space="preserve">Den Ouden F, Cseresznye A, Engelen L, Maris E, De Paepe E, Poma G, et al. Development and validation of an LC-MS/MS method for the simultaneous detection of urinary inflammatory biomarkers in a Flemish birth cohort. </w:t>
      </w:r>
      <w:r w:rsidR="00DD3FF4" w:rsidRPr="00F55018">
        <w:t>J Chromatogr B Analyt Technol Biomed Life Sci</w:t>
      </w:r>
      <w:r w:rsidR="004170FA" w:rsidRPr="00F55018">
        <w:t xml:space="preserve"> 2026;1269:124867.</w:t>
      </w:r>
    </w:p>
    <w:p w14:paraId="3F17F6E0" w14:textId="3F22CD54" w:rsidR="004170FA" w:rsidRPr="00F55018" w:rsidRDefault="003C08C3" w:rsidP="004170FA">
      <w:r>
        <w:rPr>
          <w:color w:val="FF0000"/>
          <w:strike/>
        </w:rPr>
        <w:t>178</w:t>
      </w:r>
      <w:r>
        <w:rPr>
          <w:color w:val="008000"/>
          <w:b/>
        </w:rPr>
        <w:t>163</w:t>
      </w:r>
      <w:r w:rsidR="004170FA" w:rsidRPr="00F55018">
        <w:t>.</w:t>
      </w:r>
      <w:r w:rsidR="00AE3812" w:rsidRPr="00F55018">
        <w:t xml:space="preserve"> </w:t>
      </w:r>
      <w:r w:rsidR="004170FA" w:rsidRPr="00F55018">
        <w:t>Loureiro CC, Oliveira AS, Santos M, Rudnitskaya A, Todo‐Bom A, Bousquet J, et al. Urinary metabolomic profiling of asthmatics can be related to clinical characteristics. Allergy</w:t>
      </w:r>
      <w:r w:rsidR="004170FA" w:rsidRPr="00F55018">
        <w:t xml:space="preserve"> 2016;71</w:t>
      </w:r>
      <w:r w:rsidR="004170FA" w:rsidRPr="00F55018">
        <w:t>:1362-5.</w:t>
      </w:r>
    </w:p>
    <w:p w14:paraId="1566CFA9" w14:textId="5AB4F114" w:rsidR="004170FA" w:rsidRPr="00F55018" w:rsidRDefault="003C08C3" w:rsidP="004170FA">
      <w:r>
        <w:rPr>
          <w:color w:val="FF0000"/>
          <w:strike/>
        </w:rPr>
        <w:t>179</w:t>
      </w:r>
      <w:r>
        <w:rPr>
          <w:color w:val="008000"/>
          <w:b/>
        </w:rPr>
        <w:t>164</w:t>
      </w:r>
      <w:r w:rsidR="004170FA" w:rsidRPr="00F55018">
        <w:t>.</w:t>
      </w:r>
      <w:r w:rsidR="00AE3812" w:rsidRPr="00F55018">
        <w:t xml:space="preserve"> </w:t>
      </w:r>
      <w:r w:rsidR="004170FA" w:rsidRPr="00F55018">
        <w:t xml:space="preserve">Krings JG, Wenzel SE, Castro M. The emerging role of quantitative imaging in asthma. </w:t>
      </w:r>
      <w:r w:rsidR="004170FA" w:rsidRPr="00F55018">
        <w:t>Br</w:t>
      </w:r>
      <w:r w:rsidR="004170FA" w:rsidRPr="00F55018">
        <w:t xml:space="preserve"> J</w:t>
      </w:r>
      <w:r w:rsidR="004170FA" w:rsidRPr="00F55018">
        <w:t xml:space="preserve"> Radiol</w:t>
      </w:r>
      <w:r w:rsidR="004170FA" w:rsidRPr="00F55018">
        <w:t xml:space="preserve"> 2022;95</w:t>
      </w:r>
      <w:r w:rsidR="004170FA" w:rsidRPr="00F55018">
        <w:t>:20201133.</w:t>
      </w:r>
    </w:p>
    <w:p w14:paraId="24394988" w14:textId="51B5BE8C" w:rsidR="004170FA" w:rsidRPr="00F55018" w:rsidRDefault="003C08C3" w:rsidP="004170FA">
      <w:r>
        <w:rPr>
          <w:color w:val="FF0000"/>
          <w:strike/>
        </w:rPr>
        <w:t>180</w:t>
      </w:r>
      <w:r>
        <w:rPr>
          <w:color w:val="008000"/>
          <w:b/>
        </w:rPr>
        <w:t>165</w:t>
      </w:r>
      <w:r w:rsidR="004170FA" w:rsidRPr="00F55018">
        <w:t>.</w:t>
      </w:r>
      <w:r w:rsidR="00AE3812" w:rsidRPr="00F55018">
        <w:t xml:space="preserve"> </w:t>
      </w:r>
      <w:r w:rsidR="004170FA" w:rsidRPr="00F55018">
        <w:t>Walker C, Gupta S, Hartley R, Brightling CE. Computed tomography scans in severe asthma. Curr</w:t>
      </w:r>
      <w:r w:rsidR="004170FA" w:rsidRPr="00F55018">
        <w:t xml:space="preserve"> Opin</w:t>
      </w:r>
      <w:r w:rsidR="004170FA" w:rsidRPr="00F55018">
        <w:t xml:space="preserve"> Pulm</w:t>
      </w:r>
      <w:r w:rsidR="004170FA" w:rsidRPr="00F55018">
        <w:t xml:space="preserve"> Med</w:t>
      </w:r>
      <w:r w:rsidR="004170FA" w:rsidRPr="00F55018">
        <w:t xml:space="preserve"> 2012;18</w:t>
      </w:r>
      <w:r w:rsidR="004170FA" w:rsidRPr="00F55018">
        <w:t>:42-7.</w:t>
      </w:r>
    </w:p>
    <w:p w14:paraId="44C6B6A8" w14:textId="48D81553" w:rsidR="004170FA" w:rsidRPr="00F55018" w:rsidRDefault="003C08C3" w:rsidP="004170FA">
      <w:r>
        <w:rPr>
          <w:strike/>
          <w:color w:val="FF0000"/>
        </w:rPr>
        <w:t>181</w:t>
      </w:r>
      <w:r w:rsidR="004170FA" w:rsidRPr="00F55018">
        <w:rPr>
          <w:strike/>
          <w:color w:val="FF0000"/>
        </w:rPr>
        <w:t>.</w:t>
      </w:r>
      <w:r w:rsidR="00AE3812" w:rsidRPr="00F55018">
        <w:rPr>
          <w:strike/>
          <w:color w:val="FF0000"/>
        </w:rPr>
        <w:t xml:space="preserve"> </w:t>
      </w:r>
      <w:r w:rsidR="004170FA" w:rsidRPr="00F55018">
        <w:rPr>
          <w:strike/>
          <w:color w:val="FF0000"/>
        </w:rPr>
        <w:t xml:space="preserve">Diaz AA, Young TP, Maselli DJ, Martinez CH, Gill R, Nardelli P, et al. Quantitative CT </w:t>
      </w:r>
      <w:r w:rsidR="00AE3812" w:rsidRPr="00F55018">
        <w:rPr>
          <w:strike/>
          <w:color w:val="FF0000"/>
        </w:rPr>
        <w:t>m</w:t>
      </w:r>
      <w:r w:rsidR="004170FA" w:rsidRPr="00F55018">
        <w:rPr>
          <w:strike/>
          <w:color w:val="FF0000"/>
        </w:rPr>
        <w:t xml:space="preserve">easures of </w:t>
      </w:r>
      <w:r w:rsidR="00AE3812" w:rsidRPr="00F55018">
        <w:rPr>
          <w:strike/>
          <w:color w:val="FF0000"/>
        </w:rPr>
        <w:t>b</w:t>
      </w:r>
      <w:r w:rsidR="004170FA" w:rsidRPr="00F55018">
        <w:rPr>
          <w:strike/>
          <w:color w:val="FF0000"/>
        </w:rPr>
        <w:t xml:space="preserve">ronchiectasis in </w:t>
      </w:r>
      <w:r w:rsidR="00AE3812" w:rsidRPr="00F55018">
        <w:rPr>
          <w:strike/>
          <w:color w:val="FF0000"/>
        </w:rPr>
        <w:t>s</w:t>
      </w:r>
      <w:r w:rsidR="004170FA" w:rsidRPr="00F55018">
        <w:rPr>
          <w:strike/>
          <w:color w:val="FF0000"/>
        </w:rPr>
        <w:t>mokers. Chest</w:t>
      </w:r>
      <w:r w:rsidR="004170FA" w:rsidRPr="00F55018">
        <w:rPr>
          <w:strike/>
          <w:color w:val="FF0000"/>
        </w:rPr>
        <w:t xml:space="preserve"> 2017;151</w:t>
      </w:r>
      <w:r w:rsidR="004170FA" w:rsidRPr="00F55018">
        <w:rPr>
          <w:strike/>
          <w:color w:val="FF0000"/>
        </w:rPr>
        <w:t>:1255-62.</w:t>
      </w:r>
    </w:p>
    <w:p w14:paraId="165A131D" w14:textId="6E79C8DD" w:rsidR="004170FA" w:rsidRPr="00F55018" w:rsidRDefault="003C08C3" w:rsidP="004170FA">
      <w:r>
        <w:rPr>
          <w:color w:val="FF0000"/>
          <w:strike/>
        </w:rPr>
        <w:t>182</w:t>
      </w:r>
      <w:r>
        <w:rPr>
          <w:color w:val="008000"/>
          <w:b/>
        </w:rPr>
        <w:t>166</w:t>
      </w:r>
      <w:r w:rsidR="004170FA" w:rsidRPr="00F55018">
        <w:t>.</w:t>
      </w:r>
      <w:r w:rsidR="000F2A9F" w:rsidRPr="00F55018">
        <w:t xml:space="preserve"> </w:t>
      </w:r>
      <w:r w:rsidR="004170FA" w:rsidRPr="00F55018">
        <w:t xml:space="preserve">Matsushita S, Yamashiro T, Matsuoka S, Yagihashi K, Nakajima Y. The </w:t>
      </w:r>
      <w:r w:rsidR="000F2A9F" w:rsidRPr="00F55018">
        <w:t>a</w:t>
      </w:r>
      <w:r w:rsidR="004170FA" w:rsidRPr="00F55018">
        <w:t xml:space="preserve">ssociation </w:t>
      </w:r>
      <w:r w:rsidR="000F2A9F" w:rsidRPr="00F55018">
        <w:t>b</w:t>
      </w:r>
      <w:r w:rsidR="004170FA" w:rsidRPr="00F55018">
        <w:t xml:space="preserve">etween </w:t>
      </w:r>
      <w:r w:rsidR="000F2A9F" w:rsidRPr="00F55018">
        <w:t>b</w:t>
      </w:r>
      <w:r w:rsidR="004170FA" w:rsidRPr="00F55018">
        <w:t xml:space="preserve">ronchial </w:t>
      </w:r>
      <w:r w:rsidR="000F2A9F" w:rsidRPr="00F55018">
        <w:t>w</w:t>
      </w:r>
      <w:r w:rsidR="004170FA" w:rsidRPr="00F55018">
        <w:t xml:space="preserve">all CT </w:t>
      </w:r>
      <w:r w:rsidR="000F2A9F" w:rsidRPr="00F55018">
        <w:t>a</w:t>
      </w:r>
      <w:r w:rsidR="004170FA" w:rsidRPr="00F55018">
        <w:t xml:space="preserve">ttenuation and </w:t>
      </w:r>
      <w:r w:rsidR="000F2A9F" w:rsidRPr="00F55018">
        <w:t>s</w:t>
      </w:r>
      <w:r w:rsidR="004170FA" w:rsidRPr="00F55018">
        <w:t xml:space="preserve">pirometry in </w:t>
      </w:r>
      <w:r w:rsidR="000F2A9F" w:rsidRPr="00F55018">
        <w:t>p</w:t>
      </w:r>
      <w:r w:rsidR="004170FA" w:rsidRPr="00F55018">
        <w:t xml:space="preserve">atients with </w:t>
      </w:r>
      <w:r w:rsidR="000F2A9F" w:rsidRPr="00F55018">
        <w:t>b</w:t>
      </w:r>
      <w:r w:rsidR="004170FA" w:rsidRPr="00F55018">
        <w:t xml:space="preserve">ronchial </w:t>
      </w:r>
      <w:r w:rsidR="000F2A9F" w:rsidRPr="00F55018">
        <w:t>a</w:t>
      </w:r>
      <w:r w:rsidR="004170FA" w:rsidRPr="00F55018">
        <w:t>sthma. Acad</w:t>
      </w:r>
      <w:r w:rsidR="004170FA" w:rsidRPr="00F55018">
        <w:t xml:space="preserve"> Radiol</w:t>
      </w:r>
      <w:r w:rsidR="004170FA" w:rsidRPr="00F55018">
        <w:t xml:space="preserve"> 2019;26</w:t>
      </w:r>
      <w:r w:rsidR="004170FA" w:rsidRPr="00F55018">
        <w:t>:960-6.</w:t>
      </w:r>
    </w:p>
    <w:p w14:paraId="189C0F56" w14:textId="240BF1E0" w:rsidR="004170FA" w:rsidRPr="00F55018" w:rsidRDefault="003C08C3" w:rsidP="004170FA">
      <w:r>
        <w:rPr>
          <w:strike/>
          <w:color w:val="FF0000"/>
        </w:rPr>
        <w:t>183</w:t>
      </w:r>
      <w:r w:rsidR="004170FA" w:rsidRPr="00F55018">
        <w:rPr>
          <w:strike/>
          <w:color w:val="FF0000"/>
        </w:rPr>
        <w:t>.</w:t>
      </w:r>
      <w:r w:rsidR="000F2A9F" w:rsidRPr="00F55018">
        <w:rPr>
          <w:strike/>
          <w:color w:val="FF0000"/>
        </w:rPr>
        <w:t xml:space="preserve"> </w:t>
      </w:r>
      <w:r w:rsidR="004170FA" w:rsidRPr="00F55018">
        <w:rPr>
          <w:strike/>
          <w:color w:val="FF0000"/>
        </w:rPr>
        <w:t xml:space="preserve">Roos JE, McAdams HP, Kaushik SS, Driehuys B. Hyperpolarized </w:t>
      </w:r>
      <w:r w:rsidR="000F2A9F" w:rsidRPr="00F55018">
        <w:rPr>
          <w:strike/>
          <w:color w:val="FF0000"/>
        </w:rPr>
        <w:t>g</w:t>
      </w:r>
      <w:r w:rsidR="004170FA" w:rsidRPr="00F55018">
        <w:rPr>
          <w:strike/>
          <w:color w:val="FF0000"/>
        </w:rPr>
        <w:t xml:space="preserve">as MR </w:t>
      </w:r>
      <w:r w:rsidR="000F2A9F" w:rsidRPr="00F55018">
        <w:rPr>
          <w:strike/>
          <w:color w:val="FF0000"/>
        </w:rPr>
        <w:t>i</w:t>
      </w:r>
      <w:r w:rsidR="004170FA" w:rsidRPr="00F55018">
        <w:rPr>
          <w:strike/>
          <w:color w:val="FF0000"/>
        </w:rPr>
        <w:t>maging</w:t>
      </w:r>
      <w:r w:rsidR="000F2A9F" w:rsidRPr="00F55018">
        <w:rPr>
          <w:strike/>
          <w:color w:val="FF0000"/>
        </w:rPr>
        <w:t>: techniques and applications</w:t>
      </w:r>
      <w:r w:rsidR="004170FA" w:rsidRPr="00F55018">
        <w:rPr>
          <w:strike/>
          <w:color w:val="FF0000"/>
        </w:rPr>
        <w:t>. Magn</w:t>
      </w:r>
      <w:r w:rsidR="004170FA" w:rsidRPr="00F55018">
        <w:rPr>
          <w:strike/>
          <w:color w:val="FF0000"/>
        </w:rPr>
        <w:t xml:space="preserve"> Reson</w:t>
      </w:r>
      <w:r w:rsidR="004170FA" w:rsidRPr="00F55018">
        <w:rPr>
          <w:strike/>
          <w:color w:val="FF0000"/>
        </w:rPr>
        <w:t xml:space="preserve"> Imaging Clin</w:t>
      </w:r>
      <w:r w:rsidR="004170FA" w:rsidRPr="00F55018">
        <w:rPr>
          <w:strike/>
          <w:color w:val="FF0000"/>
        </w:rPr>
        <w:t xml:space="preserve"> N</w:t>
      </w:r>
      <w:r w:rsidR="004170FA" w:rsidRPr="00F55018">
        <w:rPr>
          <w:strike/>
          <w:color w:val="FF0000"/>
        </w:rPr>
        <w:t xml:space="preserve"> Am</w:t>
      </w:r>
      <w:r w:rsidR="004170FA" w:rsidRPr="00F55018">
        <w:rPr>
          <w:strike/>
          <w:color w:val="FF0000"/>
        </w:rPr>
        <w:t xml:space="preserve"> 2015;23</w:t>
      </w:r>
      <w:r w:rsidR="004170FA" w:rsidRPr="00F55018">
        <w:rPr>
          <w:strike/>
          <w:color w:val="FF0000"/>
        </w:rPr>
        <w:t>:217-29.</w:t>
      </w:r>
    </w:p>
    <w:p w14:paraId="36051AE1" w14:textId="341848A9" w:rsidR="004170FA" w:rsidRPr="00F55018" w:rsidRDefault="003C08C3" w:rsidP="004170FA">
      <w:r>
        <w:rPr>
          <w:strike/>
          <w:color w:val="FF0000"/>
        </w:rPr>
        <w:t>184</w:t>
      </w:r>
      <w:r w:rsidR="004170FA" w:rsidRPr="00F55018">
        <w:rPr>
          <w:strike/>
          <w:color w:val="FF0000"/>
        </w:rPr>
        <w:t>.</w:t>
      </w:r>
      <w:r w:rsidR="000F2A9F" w:rsidRPr="00F55018">
        <w:rPr>
          <w:strike/>
          <w:color w:val="FF0000"/>
        </w:rPr>
        <w:t xml:space="preserve"> </w:t>
      </w:r>
      <w:r w:rsidR="004170FA" w:rsidRPr="00F55018">
        <w:rPr>
          <w:strike/>
          <w:color w:val="FF0000"/>
        </w:rPr>
        <w:t>Dunican EM, Elicker BM, Gierada DS, Nagle SK, Schiebler ML, Newell JD, et al. Mucus plugs in patients with asthma linked to eosinophilia and airflow obstruction. J</w:t>
      </w:r>
      <w:r w:rsidR="004170FA" w:rsidRPr="00F55018">
        <w:rPr>
          <w:strike/>
          <w:color w:val="FF0000"/>
        </w:rPr>
        <w:t xml:space="preserve"> Clin</w:t>
      </w:r>
      <w:r w:rsidR="004170FA" w:rsidRPr="00F55018">
        <w:rPr>
          <w:strike/>
          <w:color w:val="FF0000"/>
        </w:rPr>
        <w:t xml:space="preserve"> Investig</w:t>
      </w:r>
      <w:r w:rsidR="004170FA" w:rsidRPr="00F55018">
        <w:rPr>
          <w:strike/>
          <w:color w:val="FF0000"/>
        </w:rPr>
        <w:t xml:space="preserve"> 2018;128</w:t>
      </w:r>
      <w:r w:rsidR="004170FA" w:rsidRPr="00F55018">
        <w:rPr>
          <w:strike/>
          <w:color w:val="FF0000"/>
        </w:rPr>
        <w:t>:997-1009.</w:t>
      </w:r>
    </w:p>
    <w:p w14:paraId="7CE4EBE6" w14:textId="295BC40D" w:rsidR="004170FA" w:rsidRPr="00F55018" w:rsidRDefault="00016B89" w:rsidP="004170FA">
      <w:r>
        <w:lastRenderedPageBreak/>
        <w:t>1</w:t>
      </w:r>
      <w:r>
        <w:t>85</w:t>
      </w:r>
      <w:r w:rsidR="004170FA" w:rsidRPr="00F55018">
        <w:t>.</w:t>
      </w:r>
      <w:r w:rsidR="000F2A9F" w:rsidRPr="00F55018">
        <w:t xml:space="preserve"> </w:t>
      </w:r>
      <w:r w:rsidR="004170FA" w:rsidRPr="00F55018">
        <w:t xml:space="preserve">Tang M, Elicker BM, Henry T, Gierada DS, Schiebler ML, Huang BK, et al. Mucus </w:t>
      </w:r>
      <w:r w:rsidR="00F61AE8" w:rsidRPr="00F55018">
        <w:t>p</w:t>
      </w:r>
      <w:r w:rsidR="004170FA" w:rsidRPr="00F55018">
        <w:t xml:space="preserve">lugs </w:t>
      </w:r>
      <w:r w:rsidR="00F61AE8" w:rsidRPr="00F55018">
        <w:t>p</w:t>
      </w:r>
      <w:r w:rsidR="004170FA" w:rsidRPr="00F55018">
        <w:t xml:space="preserve">ersist in </w:t>
      </w:r>
      <w:r w:rsidR="00F61AE8" w:rsidRPr="00F55018">
        <w:t>a</w:t>
      </w:r>
      <w:r w:rsidR="004170FA" w:rsidRPr="00F55018">
        <w:t xml:space="preserve">sthma, and </w:t>
      </w:r>
      <w:r w:rsidR="00F61AE8" w:rsidRPr="00F55018">
        <w:t>c</w:t>
      </w:r>
      <w:r w:rsidR="004170FA" w:rsidRPr="00F55018">
        <w:t xml:space="preserve">hanges in </w:t>
      </w:r>
      <w:r w:rsidR="00F61AE8" w:rsidRPr="00F55018">
        <w:t>m</w:t>
      </w:r>
      <w:r w:rsidR="004170FA" w:rsidRPr="00F55018">
        <w:t xml:space="preserve">ucus </w:t>
      </w:r>
      <w:r w:rsidR="00F61AE8" w:rsidRPr="00F55018">
        <w:t>p</w:t>
      </w:r>
      <w:r w:rsidR="004170FA" w:rsidRPr="00F55018">
        <w:t xml:space="preserve">lugs </w:t>
      </w:r>
      <w:r w:rsidR="00F61AE8" w:rsidRPr="00F55018">
        <w:t>a</w:t>
      </w:r>
      <w:r w:rsidR="004170FA" w:rsidRPr="00F55018">
        <w:t xml:space="preserve">ssociate with </w:t>
      </w:r>
      <w:r w:rsidR="00F61AE8" w:rsidRPr="00F55018">
        <w:t>c</w:t>
      </w:r>
      <w:r w:rsidR="004170FA" w:rsidRPr="00F55018">
        <w:t xml:space="preserve">hanges in </w:t>
      </w:r>
      <w:r w:rsidR="00F61AE8" w:rsidRPr="00F55018">
        <w:t>a</w:t>
      </w:r>
      <w:r w:rsidR="004170FA" w:rsidRPr="00F55018">
        <w:t xml:space="preserve">irflow over </w:t>
      </w:r>
      <w:r w:rsidR="00F61AE8" w:rsidRPr="00F55018">
        <w:t>t</w:t>
      </w:r>
      <w:r w:rsidR="004170FA" w:rsidRPr="00F55018">
        <w:t>ime. Am</w:t>
      </w:r>
      <w:r w:rsidR="004170FA" w:rsidRPr="00F55018">
        <w:t xml:space="preserve"> J</w:t>
      </w:r>
      <w:r w:rsidR="004170FA" w:rsidRPr="00F55018">
        <w:t xml:space="preserve"> Respir</w:t>
      </w:r>
      <w:r w:rsidR="004170FA" w:rsidRPr="00F55018">
        <w:t xml:space="preserve"> Crit</w:t>
      </w:r>
      <w:r w:rsidR="004170FA" w:rsidRPr="00F55018">
        <w:t xml:space="preserve"> Care Med</w:t>
      </w:r>
      <w:r w:rsidR="004170FA" w:rsidRPr="00F55018">
        <w:t xml:space="preserve"> 2022;205</w:t>
      </w:r>
      <w:r w:rsidR="004170FA" w:rsidRPr="00F55018">
        <w:t>:1036-45.</w:t>
      </w:r>
    </w:p>
    <w:p w14:paraId="753ABF4D" w14:textId="4F366F10" w:rsidR="004170FA" w:rsidRPr="00F55018" w:rsidRDefault="00016B89" w:rsidP="004170FA">
      <w:r>
        <w:rPr>
          <w:color w:val="FF0000"/>
          <w:strike/>
        </w:rPr>
        <w:t>186</w:t>
      </w:r>
      <w:r>
        <w:rPr>
          <w:color w:val="008000"/>
          <w:b/>
        </w:rPr>
        <w:t>168</w:t>
      </w:r>
      <w:r w:rsidR="004170FA" w:rsidRPr="00F55018">
        <w:t>.</w:t>
      </w:r>
      <w:r w:rsidR="000721BD" w:rsidRPr="00F55018">
        <w:t xml:space="preserve"> </w:t>
      </w:r>
      <w:r w:rsidR="004170FA" w:rsidRPr="00F55018">
        <w:t xml:space="preserve">Tran C, Singh GV, Haider E, Boylan C, Venegas C, Riaz S, et al. Luminal mucus plugs are spatially associated with airway wall thickening in severe COPD and asthma: </w:t>
      </w:r>
      <w:r w:rsidR="000721BD" w:rsidRPr="00F55018">
        <w:t>a</w:t>
      </w:r>
      <w:r w:rsidR="004170FA" w:rsidRPr="00F55018">
        <w:t xml:space="preserve"> single-centered, retrospective, observational study. Respir</w:t>
      </w:r>
      <w:r w:rsidR="004170FA" w:rsidRPr="00F55018">
        <w:t xml:space="preserve"> Med</w:t>
      </w:r>
      <w:r w:rsidR="004170FA" w:rsidRPr="00F55018">
        <w:t xml:space="preserve"> 2022;202:106982.</w:t>
      </w:r>
    </w:p>
    <w:p w14:paraId="69C9EAC6" w14:textId="72653410" w:rsidR="004170FA" w:rsidRPr="00F55018" w:rsidRDefault="00016B89" w:rsidP="004170FA">
      <w:r>
        <w:rPr>
          <w:color w:val="FF0000"/>
          <w:strike/>
        </w:rPr>
        <w:t>187</w:t>
      </w:r>
      <w:r>
        <w:rPr>
          <w:color w:val="008000"/>
          <w:b/>
        </w:rPr>
        <w:t>169</w:t>
      </w:r>
      <w:r w:rsidR="004170FA" w:rsidRPr="00F55018">
        <w:t>.</w:t>
      </w:r>
      <w:r w:rsidR="000721BD" w:rsidRPr="00F55018">
        <w:t xml:space="preserve"> </w:t>
      </w:r>
      <w:r w:rsidR="004170FA" w:rsidRPr="00F55018">
        <w:t>Liegeois MA, Hsieh A, Al-Fouadi M, Charbit AR, Yang CX, Hackett T-L, et al. Cellular and molecular features of asthma mucus plugs provide clues about their formation and persistence. J</w:t>
      </w:r>
      <w:r w:rsidR="004170FA" w:rsidRPr="00F55018">
        <w:t xml:space="preserve"> Clin</w:t>
      </w:r>
      <w:r w:rsidR="004170FA" w:rsidRPr="00F55018">
        <w:t xml:space="preserve"> Investig</w:t>
      </w:r>
      <w:r w:rsidR="004170FA" w:rsidRPr="00F55018">
        <w:t xml:space="preserve"> 2025;135</w:t>
      </w:r>
      <w:r w:rsidR="000721BD" w:rsidRPr="00F55018">
        <w:t>:e186889</w:t>
      </w:r>
      <w:r w:rsidR="004170FA" w:rsidRPr="00F55018">
        <w:t>.</w:t>
      </w:r>
    </w:p>
    <w:p w14:paraId="0240AD3D" w14:textId="3121CBB2" w:rsidR="004170FA" w:rsidRPr="00F55018" w:rsidRDefault="00016B89" w:rsidP="004170FA">
      <w:r>
        <w:rPr>
          <w:color w:val="FF0000"/>
          <w:strike/>
        </w:rPr>
        <w:t>188</w:t>
      </w:r>
      <w:r>
        <w:rPr>
          <w:color w:val="008000"/>
          <w:b/>
        </w:rPr>
        <w:t>170</w:t>
      </w:r>
      <w:r w:rsidR="004170FA" w:rsidRPr="00F55018">
        <w:t>.</w:t>
      </w:r>
      <w:r w:rsidR="000721BD" w:rsidRPr="00F55018">
        <w:t xml:space="preserve"> </w:t>
      </w:r>
      <w:r w:rsidR="004170FA" w:rsidRPr="00F55018">
        <w:t xml:space="preserve">Venegas Garrido C, Mukherjee M, Svenningsen S, Nair P. Eosinophil-mucus interplay in severe asthma: </w:t>
      </w:r>
      <w:r w:rsidR="000721BD" w:rsidRPr="00F55018">
        <w:t>i</w:t>
      </w:r>
      <w:r w:rsidR="004170FA" w:rsidRPr="00F55018">
        <w:t>mplications for treatment with biologicals. Allergol</w:t>
      </w:r>
      <w:r w:rsidR="004170FA" w:rsidRPr="00F55018">
        <w:t xml:space="preserve"> Int</w:t>
      </w:r>
      <w:r w:rsidR="004170FA" w:rsidRPr="00F55018">
        <w:t xml:space="preserve"> 2024;73</w:t>
      </w:r>
      <w:r w:rsidR="004170FA" w:rsidRPr="00F55018">
        <w:t>:351-61.</w:t>
      </w:r>
    </w:p>
    <w:p w14:paraId="0642A194" w14:textId="1A3591E8" w:rsidR="004170FA" w:rsidRPr="00F55018" w:rsidRDefault="00016B89" w:rsidP="004170FA">
      <w:r>
        <w:rPr>
          <w:color w:val="FF0000"/>
          <w:strike/>
        </w:rPr>
        <w:t>189</w:t>
      </w:r>
      <w:r>
        <w:rPr>
          <w:color w:val="008000"/>
          <w:b/>
        </w:rPr>
        <w:t>171</w:t>
      </w:r>
      <w:r w:rsidR="004170FA" w:rsidRPr="00F55018">
        <w:t>.</w:t>
      </w:r>
      <w:r w:rsidR="000721BD" w:rsidRPr="00F55018">
        <w:t xml:space="preserve"> </w:t>
      </w:r>
      <w:r w:rsidR="004170FA" w:rsidRPr="00F55018">
        <w:t xml:space="preserve">Kern AL, Vogel-Claussen J. Hyperpolarized gas MRI in pulmonology. </w:t>
      </w:r>
      <w:r w:rsidR="004170FA" w:rsidRPr="00F55018">
        <w:t>Br</w:t>
      </w:r>
      <w:r w:rsidR="004170FA" w:rsidRPr="00F55018">
        <w:t xml:space="preserve"> J</w:t>
      </w:r>
      <w:r w:rsidR="004170FA" w:rsidRPr="00F55018">
        <w:t xml:space="preserve"> Radiol</w:t>
      </w:r>
      <w:r w:rsidR="004170FA" w:rsidRPr="00F55018">
        <w:t xml:space="preserve"> 2018;91</w:t>
      </w:r>
      <w:r w:rsidR="004170FA" w:rsidRPr="00F55018">
        <w:t>:20170647.</w:t>
      </w:r>
    </w:p>
    <w:p w14:paraId="453D68E2" w14:textId="11125897" w:rsidR="004170FA" w:rsidRPr="00F55018" w:rsidRDefault="00016B89" w:rsidP="004170FA">
      <w:r>
        <w:rPr>
          <w:strike/>
          <w:color w:val="FF0000"/>
        </w:rPr>
        <w:t>190</w:t>
      </w:r>
      <w:r w:rsidR="004170FA" w:rsidRPr="00F55018">
        <w:rPr>
          <w:strike/>
          <w:color w:val="FF0000"/>
        </w:rPr>
        <w:t>.</w:t>
      </w:r>
      <w:r w:rsidR="003707BE" w:rsidRPr="00F55018">
        <w:rPr>
          <w:strike/>
          <w:color w:val="FF0000"/>
        </w:rPr>
        <w:t xml:space="preserve"> </w:t>
      </w:r>
      <w:r w:rsidR="004170FA" w:rsidRPr="00F55018">
        <w:rPr>
          <w:strike/>
          <w:color w:val="FF0000"/>
        </w:rPr>
        <w:t xml:space="preserve">McIntosh MJ, Biancaniello A, Kooner HK, Bhalla A, Serajeddini H, Yamashita C, et al. </w:t>
      </w:r>
      <w:r>
        <w:rPr>
          <w:color w:val="FF0000"/>
          <w:vertAlign w:val="superscript"/>
          <w:strike/>
        </w:rPr>
        <w:t>129</w:t>
      </w:r>
      <w:r>
        <w:rPr>
          <w:strike/>
          <w:color w:val="FF0000"/>
          <w:vertAlign w:val="superscript"/>
          <w:b/>
        </w:rPr>
        <w:t>127</w:t>
      </w:r>
      <w:r w:rsidR="004170FA" w:rsidRPr="00F55018">
        <w:rPr>
          <w:strike/>
          <w:color w:val="FF0000"/>
        </w:rPr>
        <w:t xml:space="preserve">Xe MRI </w:t>
      </w:r>
      <w:r w:rsidR="00F27833" w:rsidRPr="00F55018">
        <w:rPr>
          <w:strike/>
          <w:color w:val="FF0000"/>
        </w:rPr>
        <w:t>v</w:t>
      </w:r>
      <w:r w:rsidR="004170FA" w:rsidRPr="00F55018">
        <w:rPr>
          <w:strike/>
          <w:color w:val="FF0000"/>
        </w:rPr>
        <w:t xml:space="preserve">entilation </w:t>
      </w:r>
      <w:r w:rsidR="00F27833" w:rsidRPr="00F55018">
        <w:rPr>
          <w:strike/>
          <w:color w:val="FF0000"/>
        </w:rPr>
        <w:t>d</w:t>
      </w:r>
      <w:r w:rsidR="004170FA" w:rsidRPr="00F55018">
        <w:rPr>
          <w:strike/>
          <w:color w:val="FF0000"/>
        </w:rPr>
        <w:t xml:space="preserve">efects in </w:t>
      </w:r>
      <w:r w:rsidR="00F27833" w:rsidRPr="00F55018">
        <w:rPr>
          <w:strike/>
          <w:color w:val="FF0000"/>
        </w:rPr>
        <w:t>a</w:t>
      </w:r>
      <w:r w:rsidR="004170FA" w:rsidRPr="00F55018">
        <w:rPr>
          <w:strike/>
          <w:color w:val="FF0000"/>
        </w:rPr>
        <w:t xml:space="preserve">sthma: </w:t>
      </w:r>
      <w:r w:rsidR="00F27833" w:rsidRPr="00F55018">
        <w:rPr>
          <w:strike/>
          <w:color w:val="FF0000"/>
        </w:rPr>
        <w:t>w</w:t>
      </w:r>
      <w:r w:rsidR="004170FA" w:rsidRPr="00F55018">
        <w:rPr>
          <w:strike/>
          <w:color w:val="FF0000"/>
        </w:rPr>
        <w:t xml:space="preserve">hat is the </w:t>
      </w:r>
      <w:r w:rsidR="00F27833" w:rsidRPr="00F55018">
        <w:rPr>
          <w:strike/>
          <w:color w:val="FF0000"/>
        </w:rPr>
        <w:t>u</w:t>
      </w:r>
      <w:r w:rsidR="004170FA" w:rsidRPr="00F55018">
        <w:rPr>
          <w:strike/>
          <w:color w:val="FF0000"/>
        </w:rPr>
        <w:t xml:space="preserve">pper </w:t>
      </w:r>
      <w:r w:rsidR="00F27833" w:rsidRPr="00F55018">
        <w:rPr>
          <w:strike/>
          <w:color w:val="FF0000"/>
        </w:rPr>
        <w:t>l</w:t>
      </w:r>
      <w:r w:rsidR="004170FA" w:rsidRPr="00F55018">
        <w:rPr>
          <w:strike/>
          <w:color w:val="FF0000"/>
        </w:rPr>
        <w:t xml:space="preserve">imit of </w:t>
      </w:r>
      <w:r w:rsidR="00F27833" w:rsidRPr="00F55018">
        <w:rPr>
          <w:strike/>
          <w:color w:val="FF0000"/>
        </w:rPr>
        <w:t>n</w:t>
      </w:r>
      <w:r w:rsidR="004170FA" w:rsidRPr="00F55018">
        <w:rPr>
          <w:strike/>
          <w:color w:val="FF0000"/>
        </w:rPr>
        <w:t xml:space="preserve">ormal and </w:t>
      </w:r>
      <w:r w:rsidR="00F27833" w:rsidRPr="00F55018">
        <w:rPr>
          <w:strike/>
          <w:color w:val="FF0000"/>
        </w:rPr>
        <w:t>m</w:t>
      </w:r>
      <w:r w:rsidR="004170FA" w:rsidRPr="00F55018">
        <w:rPr>
          <w:strike/>
          <w:color w:val="FF0000"/>
        </w:rPr>
        <w:t xml:space="preserve">inimal </w:t>
      </w:r>
      <w:r w:rsidR="00F27833" w:rsidRPr="00F55018">
        <w:rPr>
          <w:strike/>
          <w:color w:val="FF0000"/>
        </w:rPr>
        <w:t>c</w:t>
      </w:r>
      <w:r w:rsidR="004170FA" w:rsidRPr="00F55018">
        <w:rPr>
          <w:strike/>
          <w:color w:val="FF0000"/>
        </w:rPr>
        <w:t xml:space="preserve">linically </w:t>
      </w:r>
      <w:r w:rsidR="00F27833" w:rsidRPr="00F55018">
        <w:rPr>
          <w:strike/>
          <w:color w:val="FF0000"/>
        </w:rPr>
        <w:t>i</w:t>
      </w:r>
      <w:r w:rsidR="004170FA" w:rsidRPr="00F55018">
        <w:rPr>
          <w:strike/>
          <w:color w:val="FF0000"/>
        </w:rPr>
        <w:t xml:space="preserve">mportant </w:t>
      </w:r>
      <w:r w:rsidR="00F27833" w:rsidRPr="00F55018">
        <w:rPr>
          <w:strike/>
          <w:color w:val="FF0000"/>
        </w:rPr>
        <w:t>d</w:t>
      </w:r>
      <w:r w:rsidR="004170FA" w:rsidRPr="00F55018">
        <w:rPr>
          <w:strike/>
          <w:color w:val="FF0000"/>
        </w:rPr>
        <w:t>ifference? Acad</w:t>
      </w:r>
      <w:r w:rsidR="004170FA" w:rsidRPr="00F55018">
        <w:rPr>
          <w:strike/>
          <w:color w:val="FF0000"/>
        </w:rPr>
        <w:t xml:space="preserve"> Radiol</w:t>
      </w:r>
      <w:r w:rsidR="004170FA" w:rsidRPr="00F55018">
        <w:rPr>
          <w:strike/>
          <w:color w:val="FF0000"/>
        </w:rPr>
        <w:t xml:space="preserve"> 2023;30</w:t>
      </w:r>
      <w:r w:rsidR="004170FA" w:rsidRPr="00F55018">
        <w:rPr>
          <w:strike/>
          <w:color w:val="FF0000"/>
        </w:rPr>
        <w:t>:3114-23.</w:t>
      </w:r>
    </w:p>
    <w:p w14:paraId="5FED86D3" w14:textId="67134A1C" w:rsidR="004170FA" w:rsidRPr="00F55018" w:rsidRDefault="00016B89" w:rsidP="004170FA">
      <w:r>
        <w:rPr>
          <w:color w:val="FF0000"/>
          <w:strike/>
        </w:rPr>
        <w:t>191</w:t>
      </w:r>
      <w:r>
        <w:rPr>
          <w:color w:val="008000"/>
          <w:b/>
        </w:rPr>
        <w:t>172</w:t>
      </w:r>
      <w:r w:rsidR="004170FA" w:rsidRPr="00F55018">
        <w:t>.</w:t>
      </w:r>
      <w:r w:rsidR="00F27833" w:rsidRPr="00F55018">
        <w:t xml:space="preserve"> </w:t>
      </w:r>
      <w:r w:rsidR="004170FA" w:rsidRPr="00F55018">
        <w:t>Mussell GT, Marshall H, Smith LJ, Biancardi AM, Hughes PJC, Capener DJ, et al. Xenon ventilation MRI in difficult asthma: initial experience in a clinical setting. ERJ Open Res</w:t>
      </w:r>
      <w:r w:rsidR="004170FA" w:rsidRPr="00F55018">
        <w:t xml:space="preserve"> 2021;7</w:t>
      </w:r>
      <w:r w:rsidR="004170FA" w:rsidRPr="00F55018">
        <w:t>:00785-2020.</w:t>
      </w:r>
    </w:p>
    <w:p w14:paraId="365A2A50" w14:textId="6740137A" w:rsidR="004170FA" w:rsidRPr="00F55018" w:rsidRDefault="00016B89" w:rsidP="004170FA">
      <w:r>
        <w:rPr>
          <w:strike/>
          <w:color w:val="FF0000"/>
        </w:rPr>
        <w:lastRenderedPageBreak/>
        <w:t>192</w:t>
      </w:r>
      <w:r w:rsidR="004170FA" w:rsidRPr="00F55018">
        <w:rPr>
          <w:strike/>
          <w:color w:val="FF0000"/>
        </w:rPr>
        <w:t>.</w:t>
      </w:r>
      <w:r w:rsidR="00F27833" w:rsidRPr="00F55018">
        <w:rPr>
          <w:strike/>
          <w:color w:val="FF0000"/>
        </w:rPr>
        <w:t xml:space="preserve"> </w:t>
      </w:r>
      <w:r w:rsidR="004170FA" w:rsidRPr="00F55018">
        <w:rPr>
          <w:strike/>
          <w:color w:val="FF0000"/>
        </w:rPr>
        <w:t xml:space="preserve">Hahn AD, Carey KJ, Barton GP, Torres LA, Kammerman J, Cadman RV, et al. Hyperpolarized </w:t>
      </w:r>
      <w:r>
        <w:rPr>
          <w:color w:val="FF0000"/>
          <w:vertAlign w:val="superscript"/>
          <w:strike/>
        </w:rPr>
        <w:t>129</w:t>
      </w:r>
      <w:r>
        <w:rPr>
          <w:strike/>
          <w:color w:val="FF0000"/>
          <w:vertAlign w:val="superscript"/>
          <w:b/>
        </w:rPr>
        <w:t>127</w:t>
      </w:r>
      <w:r w:rsidR="004170FA" w:rsidRPr="00F55018">
        <w:rPr>
          <w:strike/>
          <w:color w:val="FF0000"/>
        </w:rPr>
        <w:t xml:space="preserve">Xe MR </w:t>
      </w:r>
      <w:r w:rsidR="007503BF" w:rsidRPr="00F55018">
        <w:rPr>
          <w:strike/>
          <w:color w:val="FF0000"/>
        </w:rPr>
        <w:t>s</w:t>
      </w:r>
      <w:r w:rsidR="004170FA" w:rsidRPr="00F55018">
        <w:rPr>
          <w:strike/>
          <w:color w:val="FF0000"/>
        </w:rPr>
        <w:t xml:space="preserve">pectroscopy in the </w:t>
      </w:r>
      <w:r w:rsidR="007503BF" w:rsidRPr="00F55018">
        <w:rPr>
          <w:strike/>
          <w:color w:val="FF0000"/>
        </w:rPr>
        <w:t>l</w:t>
      </w:r>
      <w:r w:rsidR="004170FA" w:rsidRPr="00F55018">
        <w:rPr>
          <w:strike/>
          <w:color w:val="FF0000"/>
        </w:rPr>
        <w:t xml:space="preserve">ung </w:t>
      </w:r>
      <w:r w:rsidR="007503BF" w:rsidRPr="00F55018">
        <w:rPr>
          <w:strike/>
          <w:color w:val="FF0000"/>
        </w:rPr>
        <w:t>s</w:t>
      </w:r>
      <w:r w:rsidR="004170FA" w:rsidRPr="00F55018">
        <w:rPr>
          <w:strike/>
          <w:color w:val="FF0000"/>
        </w:rPr>
        <w:t xml:space="preserve">hows 1-year </w:t>
      </w:r>
      <w:r w:rsidR="007503BF" w:rsidRPr="00F55018">
        <w:rPr>
          <w:strike/>
          <w:color w:val="FF0000"/>
        </w:rPr>
        <w:t>r</w:t>
      </w:r>
      <w:r w:rsidR="004170FA" w:rsidRPr="00F55018">
        <w:rPr>
          <w:strike/>
          <w:color w:val="FF0000"/>
        </w:rPr>
        <w:t xml:space="preserve">educed </w:t>
      </w:r>
      <w:r w:rsidR="007503BF" w:rsidRPr="00F55018">
        <w:rPr>
          <w:strike/>
          <w:color w:val="FF0000"/>
        </w:rPr>
        <w:t>f</w:t>
      </w:r>
      <w:r w:rsidR="004170FA" w:rsidRPr="00F55018">
        <w:rPr>
          <w:strike/>
          <w:color w:val="FF0000"/>
        </w:rPr>
        <w:t xml:space="preserve">unction in </w:t>
      </w:r>
      <w:r w:rsidR="007503BF" w:rsidRPr="00F55018">
        <w:rPr>
          <w:strike/>
          <w:color w:val="FF0000"/>
        </w:rPr>
        <w:t>i</w:t>
      </w:r>
      <w:r w:rsidR="004170FA" w:rsidRPr="00F55018">
        <w:rPr>
          <w:strike/>
          <w:color w:val="FF0000"/>
        </w:rPr>
        <w:t xml:space="preserve">diopathic </w:t>
      </w:r>
      <w:r w:rsidR="007503BF" w:rsidRPr="00F55018">
        <w:rPr>
          <w:strike/>
          <w:color w:val="FF0000"/>
        </w:rPr>
        <w:t>p</w:t>
      </w:r>
      <w:r w:rsidR="004170FA" w:rsidRPr="00F55018">
        <w:rPr>
          <w:strike/>
          <w:color w:val="FF0000"/>
        </w:rPr>
        <w:t xml:space="preserve">ulmonary </w:t>
      </w:r>
      <w:r w:rsidR="007503BF" w:rsidRPr="00F55018">
        <w:rPr>
          <w:strike/>
          <w:color w:val="FF0000"/>
        </w:rPr>
        <w:t>f</w:t>
      </w:r>
      <w:r w:rsidR="004170FA" w:rsidRPr="00F55018">
        <w:rPr>
          <w:strike/>
          <w:color w:val="FF0000"/>
        </w:rPr>
        <w:t>ibrosis. Radiology</w:t>
      </w:r>
      <w:r w:rsidR="004170FA" w:rsidRPr="00F55018">
        <w:rPr>
          <w:strike/>
          <w:color w:val="FF0000"/>
        </w:rPr>
        <w:t xml:space="preserve"> 2022;305</w:t>
      </w:r>
      <w:r w:rsidR="004170FA" w:rsidRPr="00F55018">
        <w:rPr>
          <w:strike/>
          <w:color w:val="FF0000"/>
        </w:rPr>
        <w:t>:688-96.</w:t>
      </w:r>
    </w:p>
    <w:p w14:paraId="3C161ADA" w14:textId="5D2FD171" w:rsidR="004170FA" w:rsidRPr="00F55018" w:rsidRDefault="00016B89" w:rsidP="004170FA">
      <w:r>
        <w:rPr>
          <w:color w:val="FF0000"/>
          <w:strike/>
        </w:rPr>
        <w:t>193</w:t>
      </w:r>
      <w:r>
        <w:rPr>
          <w:color w:val="008000"/>
          <w:b/>
        </w:rPr>
        <w:t>173</w:t>
      </w:r>
      <w:r w:rsidR="004170FA" w:rsidRPr="00F55018">
        <w:t>.</w:t>
      </w:r>
      <w:r w:rsidR="002C462F" w:rsidRPr="00F55018">
        <w:t xml:space="preserve"> </w:t>
      </w:r>
      <w:r w:rsidR="004170FA" w:rsidRPr="00F55018">
        <w:t>Qing K, Altes TA, Mugler JP, Tustison NJ, Mata, Ruppert K, et al. Pulmonary MRI with hyperpolarized xenon‐129 demonstrates novel alterations in gas transfer across the air‐blood barrier in asthma. Med</w:t>
      </w:r>
      <w:r w:rsidR="004170FA" w:rsidRPr="00F55018">
        <w:t xml:space="preserve"> Phys</w:t>
      </w:r>
      <w:r w:rsidR="004170FA" w:rsidRPr="00F55018">
        <w:t xml:space="preserve"> 2024;51</w:t>
      </w:r>
      <w:r w:rsidR="004170FA" w:rsidRPr="00F55018">
        <w:t>:2413-23.</w:t>
      </w:r>
    </w:p>
    <w:p w14:paraId="3710E43A" w14:textId="21C148F7" w:rsidR="004170FA" w:rsidRPr="00F55018" w:rsidRDefault="00016B89" w:rsidP="004170FA">
      <w:r>
        <w:rPr>
          <w:color w:val="FF0000"/>
          <w:strike/>
        </w:rPr>
        <w:t>194</w:t>
      </w:r>
      <w:r>
        <w:rPr>
          <w:color w:val="008000"/>
          <w:b/>
        </w:rPr>
        <w:t>174</w:t>
      </w:r>
      <w:r w:rsidR="004170FA" w:rsidRPr="00F55018">
        <w:t>.</w:t>
      </w:r>
      <w:r w:rsidR="002C462F" w:rsidRPr="00F55018">
        <w:t xml:space="preserve"> </w:t>
      </w:r>
      <w:r w:rsidR="004170FA" w:rsidRPr="00F55018">
        <w:t xml:space="preserve">Halaweish AF, Moon RE, Foster WM, Soher BJ, McAdams HP, Macfall JR, et al. Perfluoropropane </w:t>
      </w:r>
      <w:r w:rsidR="002C462F" w:rsidRPr="00F55018">
        <w:t>g</w:t>
      </w:r>
      <w:r w:rsidR="004170FA" w:rsidRPr="00F55018">
        <w:t xml:space="preserve">as as a </w:t>
      </w:r>
      <w:r w:rsidR="002C462F" w:rsidRPr="00F55018">
        <w:t>m</w:t>
      </w:r>
      <w:r w:rsidR="004170FA" w:rsidRPr="00F55018">
        <w:t xml:space="preserve">agnetic </w:t>
      </w:r>
      <w:r w:rsidR="002C462F" w:rsidRPr="00F55018">
        <w:t>r</w:t>
      </w:r>
      <w:r w:rsidR="004170FA" w:rsidRPr="00F55018">
        <w:t xml:space="preserve">esonance </w:t>
      </w:r>
      <w:r w:rsidR="002C462F" w:rsidRPr="00F55018">
        <w:t>l</w:t>
      </w:r>
      <w:r w:rsidR="004170FA" w:rsidRPr="00F55018">
        <w:t xml:space="preserve">ung </w:t>
      </w:r>
      <w:r w:rsidR="002C462F" w:rsidRPr="00F55018">
        <w:t>i</w:t>
      </w:r>
      <w:r w:rsidR="004170FA" w:rsidRPr="00F55018">
        <w:t xml:space="preserve">maging </w:t>
      </w:r>
      <w:r w:rsidR="002C462F" w:rsidRPr="00F55018">
        <w:t>c</w:t>
      </w:r>
      <w:r w:rsidR="004170FA" w:rsidRPr="00F55018">
        <w:t xml:space="preserve">ontrast </w:t>
      </w:r>
      <w:r w:rsidR="002C462F" w:rsidRPr="00F55018">
        <w:t>a</w:t>
      </w:r>
      <w:r w:rsidR="004170FA" w:rsidRPr="00F55018">
        <w:t xml:space="preserve">gent in </w:t>
      </w:r>
      <w:r w:rsidR="002C462F" w:rsidRPr="00F55018">
        <w:t>h</w:t>
      </w:r>
      <w:r w:rsidR="004170FA" w:rsidRPr="00F55018">
        <w:t>umans. Chest</w:t>
      </w:r>
      <w:r w:rsidR="004170FA" w:rsidRPr="00F55018">
        <w:t xml:space="preserve"> 2013;144</w:t>
      </w:r>
      <w:r w:rsidR="004170FA" w:rsidRPr="00F55018">
        <w:t>:1300-10.</w:t>
      </w:r>
    </w:p>
    <w:p w14:paraId="1E106668" w14:textId="3A658260" w:rsidR="004170FA" w:rsidRPr="00F55018" w:rsidRDefault="00016B89" w:rsidP="004170FA">
      <w:r>
        <w:rPr>
          <w:strike/>
          <w:color w:val="FF0000"/>
        </w:rPr>
        <w:t>195</w:t>
      </w:r>
      <w:r w:rsidR="004170FA" w:rsidRPr="00F55018">
        <w:rPr>
          <w:strike/>
          <w:color w:val="FF0000"/>
        </w:rPr>
        <w:t>.</w:t>
      </w:r>
      <w:r w:rsidR="002C462F" w:rsidRPr="00F55018">
        <w:rPr>
          <w:strike/>
          <w:color w:val="FF0000"/>
        </w:rPr>
        <w:t xml:space="preserve"> </w:t>
      </w:r>
      <w:r w:rsidR="004170FA" w:rsidRPr="00F55018">
        <w:rPr>
          <w:strike/>
          <w:color w:val="FF0000"/>
        </w:rPr>
        <w:t xml:space="preserve">Pippard BJ, Neal MA, Holland CW, Maunder AM, Forrest I, Lawson RA, et al. Assessing </w:t>
      </w:r>
      <w:r w:rsidR="002C462F" w:rsidRPr="00F55018">
        <w:rPr>
          <w:strike/>
          <w:color w:val="FF0000"/>
        </w:rPr>
        <w:t>l</w:t>
      </w:r>
      <w:r w:rsidR="004170FA" w:rsidRPr="00F55018">
        <w:rPr>
          <w:strike/>
          <w:color w:val="FF0000"/>
        </w:rPr>
        <w:t xml:space="preserve">ung </w:t>
      </w:r>
      <w:r w:rsidR="002C462F" w:rsidRPr="00F55018">
        <w:rPr>
          <w:strike/>
          <w:color w:val="FF0000"/>
        </w:rPr>
        <w:t>v</w:t>
      </w:r>
      <w:r w:rsidR="004170FA" w:rsidRPr="00F55018">
        <w:rPr>
          <w:strike/>
          <w:color w:val="FF0000"/>
        </w:rPr>
        <w:t xml:space="preserve">entilation and </w:t>
      </w:r>
      <w:r w:rsidR="002C462F" w:rsidRPr="00F55018">
        <w:rPr>
          <w:strike/>
          <w:color w:val="FF0000"/>
        </w:rPr>
        <w:t>b</w:t>
      </w:r>
      <w:r w:rsidR="004170FA" w:rsidRPr="00F55018">
        <w:rPr>
          <w:strike/>
          <w:color w:val="FF0000"/>
        </w:rPr>
        <w:t xml:space="preserve">ronchodilator </w:t>
      </w:r>
      <w:r w:rsidR="002C462F" w:rsidRPr="00F55018">
        <w:rPr>
          <w:strike/>
          <w:color w:val="FF0000"/>
        </w:rPr>
        <w:t>r</w:t>
      </w:r>
      <w:r w:rsidR="004170FA" w:rsidRPr="00F55018">
        <w:rPr>
          <w:strike/>
          <w:color w:val="FF0000"/>
        </w:rPr>
        <w:t xml:space="preserve">esponse in </w:t>
      </w:r>
      <w:r w:rsidR="002C462F" w:rsidRPr="00F55018">
        <w:rPr>
          <w:strike/>
          <w:color w:val="FF0000"/>
        </w:rPr>
        <w:t>a</w:t>
      </w:r>
      <w:r w:rsidR="004170FA" w:rsidRPr="00F55018">
        <w:rPr>
          <w:strike/>
          <w:color w:val="FF0000"/>
        </w:rPr>
        <w:t xml:space="preserve">sthma and </w:t>
      </w:r>
      <w:r w:rsidR="002C462F" w:rsidRPr="00F55018">
        <w:rPr>
          <w:strike/>
          <w:color w:val="FF0000"/>
        </w:rPr>
        <w:t>c</w:t>
      </w:r>
      <w:r w:rsidR="004170FA" w:rsidRPr="00F55018">
        <w:rPr>
          <w:strike/>
          <w:color w:val="FF0000"/>
        </w:rPr>
        <w:t xml:space="preserve">hronic </w:t>
      </w:r>
      <w:r w:rsidR="002C462F" w:rsidRPr="00F55018">
        <w:rPr>
          <w:strike/>
          <w:color w:val="FF0000"/>
        </w:rPr>
        <w:t>o</w:t>
      </w:r>
      <w:r w:rsidR="004170FA" w:rsidRPr="00F55018">
        <w:rPr>
          <w:strike/>
          <w:color w:val="FF0000"/>
        </w:rPr>
        <w:t xml:space="preserve">bstructive </w:t>
      </w:r>
      <w:r w:rsidR="002C462F" w:rsidRPr="00F55018">
        <w:rPr>
          <w:strike/>
          <w:color w:val="FF0000"/>
        </w:rPr>
        <w:t>p</w:t>
      </w:r>
      <w:r w:rsidR="004170FA" w:rsidRPr="00F55018">
        <w:rPr>
          <w:strike/>
          <w:color w:val="FF0000"/>
        </w:rPr>
        <w:t xml:space="preserve">ulmonary </w:t>
      </w:r>
      <w:r w:rsidR="002C462F" w:rsidRPr="00F55018">
        <w:rPr>
          <w:strike/>
          <w:color w:val="FF0000"/>
        </w:rPr>
        <w:t>d</w:t>
      </w:r>
      <w:r w:rsidR="004170FA" w:rsidRPr="00F55018">
        <w:rPr>
          <w:strike/>
          <w:color w:val="FF0000"/>
        </w:rPr>
        <w:t xml:space="preserve">isease with </w:t>
      </w:r>
      <w:r w:rsidR="004170FA" w:rsidRPr="00F55018">
        <w:rPr>
          <w:strike/>
          <w:color w:val="FF0000"/>
          <w:vertAlign w:val="superscript"/>
        </w:rPr>
        <w:t>19</w:t>
      </w:r>
      <w:r w:rsidR="004170FA" w:rsidRPr="00F55018">
        <w:rPr>
          <w:strike/>
          <w:color w:val="FF0000"/>
        </w:rPr>
        <w:t>F MRI. Radiology</w:t>
      </w:r>
      <w:r w:rsidR="004170FA" w:rsidRPr="00F55018">
        <w:rPr>
          <w:strike/>
          <w:color w:val="FF0000"/>
        </w:rPr>
        <w:t xml:space="preserve"> 2024;313</w:t>
      </w:r>
      <w:r w:rsidR="002C462F" w:rsidRPr="00F55018">
        <w:rPr>
          <w:strike/>
          <w:color w:val="FF0000"/>
        </w:rPr>
        <w:t>:e240949</w:t>
      </w:r>
      <w:r w:rsidR="004170FA" w:rsidRPr="00F55018">
        <w:rPr>
          <w:strike/>
          <w:color w:val="FF0000"/>
        </w:rPr>
        <w:t>.</w:t>
      </w:r>
    </w:p>
    <w:p w14:paraId="76355561" w14:textId="7622F5D1" w:rsidR="004170FA" w:rsidRPr="00F55018" w:rsidRDefault="00016B89" w:rsidP="004170FA">
      <w:r>
        <w:rPr>
          <w:strike/>
          <w:color w:val="FF0000"/>
        </w:rPr>
        <w:t>196</w:t>
      </w:r>
      <w:r w:rsidR="004170FA" w:rsidRPr="00F55018">
        <w:rPr>
          <w:strike/>
          <w:color w:val="FF0000"/>
        </w:rPr>
        <w:t>.</w:t>
      </w:r>
      <w:r w:rsidR="00EA5381" w:rsidRPr="00F55018">
        <w:rPr>
          <w:strike/>
          <w:color w:val="FF0000"/>
        </w:rPr>
        <w:t xml:space="preserve"> </w:t>
      </w:r>
      <w:r w:rsidR="004170FA" w:rsidRPr="00F55018">
        <w:rPr>
          <w:strike/>
          <w:color w:val="FF0000"/>
        </w:rPr>
        <w:t>Voskrebenzev A, Gutberlet M, Klimeš F, Kaireit TF, Schönfeld C, Rotärmel A, et al. Feasibility of quantitative regional ventilation and perfusion mapping with phase‐resolved functional lung (PREFUL) MRI in healthy volunteers and COPD, CTEPH, and CF patients. Magn</w:t>
      </w:r>
      <w:r w:rsidR="004170FA" w:rsidRPr="00F55018">
        <w:rPr>
          <w:strike/>
          <w:color w:val="FF0000"/>
        </w:rPr>
        <w:t xml:space="preserve"> Reson</w:t>
      </w:r>
      <w:r w:rsidR="004170FA" w:rsidRPr="00F55018">
        <w:rPr>
          <w:strike/>
          <w:color w:val="FF0000"/>
        </w:rPr>
        <w:t xml:space="preserve"> Med</w:t>
      </w:r>
      <w:r w:rsidR="004170FA" w:rsidRPr="00F55018">
        <w:rPr>
          <w:strike/>
          <w:color w:val="FF0000"/>
        </w:rPr>
        <w:t xml:space="preserve"> 2018;79</w:t>
      </w:r>
      <w:r w:rsidR="004170FA" w:rsidRPr="00F55018">
        <w:rPr>
          <w:strike/>
          <w:color w:val="FF0000"/>
        </w:rPr>
        <w:t>:2306-14.</w:t>
      </w:r>
    </w:p>
    <w:p w14:paraId="771973E1" w14:textId="3DDC537C" w:rsidR="004170FA" w:rsidRPr="00F55018" w:rsidRDefault="00016B89" w:rsidP="004170FA">
      <w:r>
        <w:rPr>
          <w:strike/>
          <w:color w:val="FF0000"/>
        </w:rPr>
        <w:t>197</w:t>
      </w:r>
      <w:r w:rsidR="004170FA" w:rsidRPr="00F55018">
        <w:rPr>
          <w:strike/>
          <w:color w:val="FF0000"/>
        </w:rPr>
        <w:t>.</w:t>
      </w:r>
      <w:r w:rsidR="00EA5381" w:rsidRPr="00F55018">
        <w:rPr>
          <w:strike/>
          <w:color w:val="FF0000"/>
        </w:rPr>
        <w:t xml:space="preserve"> </w:t>
      </w:r>
      <w:r w:rsidR="004170FA" w:rsidRPr="00F55018">
        <w:rPr>
          <w:strike/>
          <w:color w:val="FF0000"/>
        </w:rPr>
        <w:t xml:space="preserve">Kaireit TF, Kern A, Voskrebenzev A, Pöhler GH, Klimes F, Behrendt L, et al. Flow </w:t>
      </w:r>
      <w:r w:rsidR="00EA5381" w:rsidRPr="00F55018">
        <w:rPr>
          <w:strike/>
          <w:color w:val="FF0000"/>
        </w:rPr>
        <w:t>v</w:t>
      </w:r>
      <w:r w:rsidR="004170FA" w:rsidRPr="00F55018">
        <w:rPr>
          <w:strike/>
          <w:color w:val="FF0000"/>
        </w:rPr>
        <w:t xml:space="preserve">olume </w:t>
      </w:r>
      <w:r w:rsidR="00EA5381" w:rsidRPr="00F55018">
        <w:rPr>
          <w:strike/>
          <w:color w:val="FF0000"/>
        </w:rPr>
        <w:t>l</w:t>
      </w:r>
      <w:r w:rsidR="004170FA" w:rsidRPr="00F55018">
        <w:rPr>
          <w:strike/>
          <w:color w:val="FF0000"/>
        </w:rPr>
        <w:t xml:space="preserve">oop and </w:t>
      </w:r>
      <w:r w:rsidR="00EA5381" w:rsidRPr="00F55018">
        <w:rPr>
          <w:strike/>
          <w:color w:val="FF0000"/>
        </w:rPr>
        <w:t>r</w:t>
      </w:r>
      <w:r w:rsidR="004170FA" w:rsidRPr="00F55018">
        <w:rPr>
          <w:strike/>
          <w:color w:val="FF0000"/>
        </w:rPr>
        <w:t xml:space="preserve">egional </w:t>
      </w:r>
      <w:r w:rsidR="00EA5381" w:rsidRPr="00F55018">
        <w:rPr>
          <w:strike/>
          <w:color w:val="FF0000"/>
        </w:rPr>
        <w:t>v</w:t>
      </w:r>
      <w:r w:rsidR="004170FA" w:rsidRPr="00F55018">
        <w:rPr>
          <w:strike/>
          <w:color w:val="FF0000"/>
        </w:rPr>
        <w:t xml:space="preserve">entilation </w:t>
      </w:r>
      <w:r w:rsidR="00EA5381" w:rsidRPr="00F55018">
        <w:rPr>
          <w:strike/>
          <w:color w:val="FF0000"/>
        </w:rPr>
        <w:t>a</w:t>
      </w:r>
      <w:r w:rsidR="004170FA" w:rsidRPr="00F55018">
        <w:rPr>
          <w:strike/>
          <w:color w:val="FF0000"/>
        </w:rPr>
        <w:t xml:space="preserve">ssessment </w:t>
      </w:r>
      <w:r w:rsidR="00EA5381" w:rsidRPr="00F55018">
        <w:rPr>
          <w:strike/>
          <w:color w:val="FF0000"/>
        </w:rPr>
        <w:t>u</w:t>
      </w:r>
      <w:r w:rsidR="004170FA" w:rsidRPr="00F55018">
        <w:rPr>
          <w:strike/>
          <w:color w:val="FF0000"/>
        </w:rPr>
        <w:t xml:space="preserve">sing </w:t>
      </w:r>
      <w:r w:rsidR="00EA5381" w:rsidRPr="00F55018">
        <w:rPr>
          <w:strike/>
          <w:color w:val="FF0000"/>
        </w:rPr>
        <w:t>p</w:t>
      </w:r>
      <w:r w:rsidR="004170FA" w:rsidRPr="00F55018">
        <w:rPr>
          <w:strike/>
          <w:color w:val="FF0000"/>
        </w:rPr>
        <w:t>hase‐</w:t>
      </w:r>
      <w:r w:rsidR="00EA5381" w:rsidRPr="00F55018">
        <w:rPr>
          <w:strike/>
          <w:color w:val="FF0000"/>
        </w:rPr>
        <w:t>r</w:t>
      </w:r>
      <w:r w:rsidR="004170FA" w:rsidRPr="00F55018">
        <w:rPr>
          <w:strike/>
          <w:color w:val="FF0000"/>
        </w:rPr>
        <w:t xml:space="preserve">esolved </w:t>
      </w:r>
      <w:r w:rsidR="00EA5381" w:rsidRPr="00F55018">
        <w:rPr>
          <w:strike/>
          <w:color w:val="FF0000"/>
        </w:rPr>
        <w:t>f</w:t>
      </w:r>
      <w:r w:rsidR="004170FA" w:rsidRPr="00F55018">
        <w:rPr>
          <w:strike/>
          <w:color w:val="FF0000"/>
        </w:rPr>
        <w:t xml:space="preserve">unctional </w:t>
      </w:r>
      <w:r w:rsidR="00EA5381" w:rsidRPr="00F55018">
        <w:rPr>
          <w:strike/>
          <w:color w:val="FF0000"/>
        </w:rPr>
        <w:t>l</w:t>
      </w:r>
      <w:r w:rsidR="004170FA" w:rsidRPr="00F55018">
        <w:rPr>
          <w:strike/>
          <w:color w:val="FF0000"/>
        </w:rPr>
        <w:t>ung (</w:t>
      </w:r>
      <w:r w:rsidR="004170FA" w:rsidRPr="00F55018">
        <w:rPr>
          <w:strike/>
          <w:color w:val="FF0000"/>
        </w:rPr>
        <w:t>PREFUL</w:t>
      </w:r>
      <w:r w:rsidR="004170FA" w:rsidRPr="00F55018">
        <w:rPr>
          <w:strike/>
          <w:color w:val="FF0000"/>
        </w:rPr>
        <w:t xml:space="preserve">) </w:t>
      </w:r>
      <w:r w:rsidR="004170FA" w:rsidRPr="00F55018">
        <w:rPr>
          <w:strike/>
          <w:color w:val="FF0000"/>
        </w:rPr>
        <w:t>MRI</w:t>
      </w:r>
      <w:r w:rsidR="004170FA" w:rsidRPr="00F55018">
        <w:rPr>
          <w:strike/>
          <w:color w:val="FF0000"/>
        </w:rPr>
        <w:t xml:space="preserve">: </w:t>
      </w:r>
      <w:r w:rsidR="00447A88" w:rsidRPr="00F55018">
        <w:rPr>
          <w:strike/>
          <w:color w:val="FF0000"/>
        </w:rPr>
        <w:t>c</w:t>
      </w:r>
      <w:r w:rsidR="004170FA" w:rsidRPr="00F55018">
        <w:rPr>
          <w:strike/>
          <w:color w:val="FF0000"/>
        </w:rPr>
        <w:t xml:space="preserve">omparison </w:t>
      </w:r>
      <w:r w:rsidR="00447A88" w:rsidRPr="00F55018">
        <w:rPr>
          <w:strike/>
          <w:color w:val="FF0000"/>
        </w:rPr>
        <w:t>w</w:t>
      </w:r>
      <w:r w:rsidR="004170FA" w:rsidRPr="00F55018">
        <w:rPr>
          <w:strike/>
          <w:color w:val="FF0000"/>
        </w:rPr>
        <w:t xml:space="preserve">ith </w:t>
      </w:r>
      <w:r>
        <w:rPr>
          <w:color w:val="FF0000"/>
          <w:vertAlign w:val="superscript"/>
          <w:strike/>
        </w:rPr>
        <w:t>129</w:t>
      </w:r>
      <w:r>
        <w:rPr>
          <w:strike/>
          <w:color w:val="FF0000"/>
          <w:vertAlign w:val="superscript"/>
          <w:b/>
        </w:rPr>
        <w:t>127</w:t>
      </w:r>
      <w:r w:rsidR="00447A88" w:rsidRPr="00F55018">
        <w:rPr>
          <w:strike/>
          <w:color w:val="FF0000"/>
        </w:rPr>
        <w:t>x</w:t>
      </w:r>
      <w:r w:rsidR="004170FA" w:rsidRPr="00F55018">
        <w:rPr>
          <w:strike/>
          <w:color w:val="FF0000"/>
        </w:rPr>
        <w:t>enon</w:t>
      </w:r>
      <w:r w:rsidR="004170FA" w:rsidRPr="00F55018">
        <w:rPr>
          <w:strike/>
          <w:color w:val="FF0000"/>
        </w:rPr>
        <w:t xml:space="preserve"> </w:t>
      </w:r>
      <w:r w:rsidR="00447A88" w:rsidRPr="00F55018">
        <w:rPr>
          <w:strike/>
          <w:color w:val="FF0000"/>
        </w:rPr>
        <w:t>v</w:t>
      </w:r>
      <w:r w:rsidR="004170FA" w:rsidRPr="00F55018">
        <w:rPr>
          <w:strike/>
          <w:color w:val="FF0000"/>
        </w:rPr>
        <w:t xml:space="preserve">entilation </w:t>
      </w:r>
      <w:r w:rsidR="004170FA" w:rsidRPr="00F55018">
        <w:rPr>
          <w:strike/>
          <w:color w:val="FF0000"/>
        </w:rPr>
        <w:t>MRI</w:t>
      </w:r>
      <w:r w:rsidR="004170FA" w:rsidRPr="00F55018">
        <w:rPr>
          <w:strike/>
          <w:color w:val="FF0000"/>
        </w:rPr>
        <w:t xml:space="preserve"> and </w:t>
      </w:r>
      <w:r w:rsidR="00447A88" w:rsidRPr="00F55018">
        <w:rPr>
          <w:strike/>
          <w:color w:val="FF0000"/>
        </w:rPr>
        <w:t>l</w:t>
      </w:r>
      <w:r w:rsidR="004170FA" w:rsidRPr="00F55018">
        <w:rPr>
          <w:strike/>
          <w:color w:val="FF0000"/>
        </w:rPr>
        <w:t xml:space="preserve">ung </w:t>
      </w:r>
      <w:r w:rsidR="00447A88" w:rsidRPr="00F55018">
        <w:rPr>
          <w:strike/>
          <w:color w:val="FF0000"/>
        </w:rPr>
        <w:t>f</w:t>
      </w:r>
      <w:r w:rsidR="004170FA" w:rsidRPr="00F55018">
        <w:rPr>
          <w:strike/>
          <w:color w:val="FF0000"/>
        </w:rPr>
        <w:t xml:space="preserve">unction </w:t>
      </w:r>
      <w:r w:rsidR="00447A88" w:rsidRPr="00F55018">
        <w:rPr>
          <w:strike/>
          <w:color w:val="FF0000"/>
        </w:rPr>
        <w:t>t</w:t>
      </w:r>
      <w:r w:rsidR="004170FA" w:rsidRPr="00F55018">
        <w:rPr>
          <w:strike/>
          <w:color w:val="FF0000"/>
        </w:rPr>
        <w:t>esting. J</w:t>
      </w:r>
      <w:r w:rsidR="004170FA" w:rsidRPr="00F55018">
        <w:rPr>
          <w:strike/>
          <w:color w:val="FF0000"/>
        </w:rPr>
        <w:t xml:space="preserve"> Magn</w:t>
      </w:r>
      <w:r w:rsidR="004170FA" w:rsidRPr="00F55018">
        <w:rPr>
          <w:strike/>
          <w:color w:val="FF0000"/>
        </w:rPr>
        <w:t xml:space="preserve"> Reson</w:t>
      </w:r>
      <w:r w:rsidR="004170FA" w:rsidRPr="00F55018">
        <w:rPr>
          <w:strike/>
          <w:color w:val="FF0000"/>
        </w:rPr>
        <w:t xml:space="preserve"> Imaging</w:t>
      </w:r>
      <w:r w:rsidR="004170FA" w:rsidRPr="00F55018">
        <w:rPr>
          <w:strike/>
          <w:color w:val="FF0000"/>
        </w:rPr>
        <w:t xml:space="preserve"> 2021;53</w:t>
      </w:r>
      <w:r w:rsidR="004170FA" w:rsidRPr="00F55018">
        <w:rPr>
          <w:strike/>
          <w:color w:val="FF0000"/>
        </w:rPr>
        <w:t>:1092-105.</w:t>
      </w:r>
    </w:p>
    <w:p w14:paraId="267F7281" w14:textId="768A7B2E" w:rsidR="004170FA" w:rsidRPr="00F55018" w:rsidRDefault="00016B89" w:rsidP="004170FA">
      <w:r>
        <w:rPr>
          <w:strike/>
          <w:color w:val="FF0000"/>
        </w:rPr>
        <w:lastRenderedPageBreak/>
        <w:t>198</w:t>
      </w:r>
      <w:r w:rsidR="004170FA" w:rsidRPr="00F55018">
        <w:rPr>
          <w:strike/>
          <w:color w:val="FF0000"/>
        </w:rPr>
        <w:t>.</w:t>
      </w:r>
      <w:r w:rsidR="00447A88" w:rsidRPr="00F55018">
        <w:rPr>
          <w:strike/>
          <w:color w:val="FF0000"/>
        </w:rPr>
        <w:t xml:space="preserve"> </w:t>
      </w:r>
      <w:r w:rsidR="004170FA" w:rsidRPr="00F55018">
        <w:rPr>
          <w:strike/>
          <w:color w:val="FF0000"/>
        </w:rPr>
        <w:t>Friedlander Y, Munidasa S, Thakar A, Ragunayakam N, Venegas C, Kjarsgaard M, et al. Phase-</w:t>
      </w:r>
      <w:r w:rsidR="00447A88" w:rsidRPr="00F55018">
        <w:rPr>
          <w:strike/>
          <w:color w:val="FF0000"/>
        </w:rPr>
        <w:t>r</w:t>
      </w:r>
      <w:r w:rsidR="004170FA" w:rsidRPr="00F55018">
        <w:rPr>
          <w:strike/>
          <w:color w:val="FF0000"/>
        </w:rPr>
        <w:t xml:space="preserve">esolved </w:t>
      </w:r>
      <w:r w:rsidR="00447A88" w:rsidRPr="00F55018">
        <w:rPr>
          <w:strike/>
          <w:color w:val="FF0000"/>
        </w:rPr>
        <w:t>f</w:t>
      </w:r>
      <w:r w:rsidR="004170FA" w:rsidRPr="00F55018">
        <w:rPr>
          <w:strike/>
          <w:color w:val="FF0000"/>
        </w:rPr>
        <w:t xml:space="preserve">unctional </w:t>
      </w:r>
      <w:r w:rsidR="00447A88" w:rsidRPr="00F55018">
        <w:rPr>
          <w:strike/>
          <w:color w:val="FF0000"/>
        </w:rPr>
        <w:t>l</w:t>
      </w:r>
      <w:r w:rsidR="004170FA" w:rsidRPr="00F55018">
        <w:rPr>
          <w:strike/>
          <w:color w:val="FF0000"/>
        </w:rPr>
        <w:t xml:space="preserve">ung (PREFUL) MRI to </w:t>
      </w:r>
      <w:r w:rsidR="00447A88" w:rsidRPr="00F55018">
        <w:rPr>
          <w:strike/>
          <w:color w:val="FF0000"/>
        </w:rPr>
        <w:t>q</w:t>
      </w:r>
      <w:r w:rsidR="004170FA" w:rsidRPr="00F55018">
        <w:rPr>
          <w:strike/>
          <w:color w:val="FF0000"/>
        </w:rPr>
        <w:t xml:space="preserve">uantify </w:t>
      </w:r>
      <w:r w:rsidR="00447A88" w:rsidRPr="00F55018">
        <w:rPr>
          <w:strike/>
          <w:color w:val="FF0000"/>
        </w:rPr>
        <w:t>v</w:t>
      </w:r>
      <w:r w:rsidR="004170FA" w:rsidRPr="00F55018">
        <w:rPr>
          <w:strike/>
          <w:color w:val="FF0000"/>
        </w:rPr>
        <w:t xml:space="preserve">entilation: </w:t>
      </w:r>
      <w:r w:rsidR="00447A88" w:rsidRPr="00F55018">
        <w:rPr>
          <w:strike/>
          <w:color w:val="FF0000"/>
        </w:rPr>
        <w:t>f</w:t>
      </w:r>
      <w:r w:rsidR="004170FA" w:rsidRPr="00F55018">
        <w:rPr>
          <w:strike/>
          <w:color w:val="FF0000"/>
        </w:rPr>
        <w:t xml:space="preserve">easibility and </w:t>
      </w:r>
      <w:r w:rsidR="00447A88" w:rsidRPr="00F55018">
        <w:rPr>
          <w:strike/>
          <w:color w:val="FF0000"/>
        </w:rPr>
        <w:t>p</w:t>
      </w:r>
      <w:r w:rsidR="004170FA" w:rsidRPr="00F55018">
        <w:rPr>
          <w:strike/>
          <w:color w:val="FF0000"/>
        </w:rPr>
        <w:t xml:space="preserve">hysiological </w:t>
      </w:r>
      <w:r w:rsidR="00447A88" w:rsidRPr="00F55018">
        <w:rPr>
          <w:strike/>
          <w:color w:val="FF0000"/>
        </w:rPr>
        <w:t>r</w:t>
      </w:r>
      <w:r w:rsidR="004170FA" w:rsidRPr="00F55018">
        <w:rPr>
          <w:strike/>
          <w:color w:val="FF0000"/>
        </w:rPr>
        <w:t xml:space="preserve">elevance in </w:t>
      </w:r>
      <w:r w:rsidR="00447A88" w:rsidRPr="00F55018">
        <w:rPr>
          <w:strike/>
          <w:color w:val="FF0000"/>
        </w:rPr>
        <w:t>s</w:t>
      </w:r>
      <w:r w:rsidR="004170FA" w:rsidRPr="00F55018">
        <w:rPr>
          <w:strike/>
          <w:color w:val="FF0000"/>
        </w:rPr>
        <w:t xml:space="preserve">evere </w:t>
      </w:r>
      <w:r w:rsidR="00447A88" w:rsidRPr="00F55018">
        <w:rPr>
          <w:strike/>
          <w:color w:val="FF0000"/>
        </w:rPr>
        <w:t>a</w:t>
      </w:r>
      <w:r w:rsidR="004170FA" w:rsidRPr="00F55018">
        <w:rPr>
          <w:strike/>
          <w:color w:val="FF0000"/>
        </w:rPr>
        <w:t>sthma. Acad</w:t>
      </w:r>
      <w:r w:rsidR="004170FA" w:rsidRPr="00F55018">
        <w:rPr>
          <w:strike/>
          <w:color w:val="FF0000"/>
        </w:rPr>
        <w:t xml:space="preserve"> Radiol</w:t>
      </w:r>
      <w:r w:rsidR="004170FA" w:rsidRPr="00F55018">
        <w:rPr>
          <w:strike/>
          <w:color w:val="FF0000"/>
        </w:rPr>
        <w:t xml:space="preserve"> 2024;31</w:t>
      </w:r>
      <w:r w:rsidR="004170FA" w:rsidRPr="00F55018">
        <w:rPr>
          <w:strike/>
          <w:color w:val="FF0000"/>
        </w:rPr>
        <w:t>:3416-26.</w:t>
      </w:r>
    </w:p>
    <w:p w14:paraId="02588AC5" w14:textId="327FCAED" w:rsidR="004170FA" w:rsidRPr="00F55018" w:rsidRDefault="00016B89" w:rsidP="004170FA">
      <w:r>
        <w:rPr>
          <w:color w:val="FF0000"/>
          <w:strike/>
        </w:rPr>
        <w:t>199</w:t>
      </w:r>
      <w:r>
        <w:rPr>
          <w:color w:val="008000"/>
          <w:b/>
        </w:rPr>
        <w:t>175</w:t>
      </w:r>
      <w:r w:rsidR="004170FA" w:rsidRPr="00F55018">
        <w:t>.</w:t>
      </w:r>
      <w:r w:rsidR="00347E63" w:rsidRPr="00F55018">
        <w:t xml:space="preserve"> </w:t>
      </w:r>
      <w:r w:rsidR="004170FA" w:rsidRPr="00F55018">
        <w:t>Foo CT, Langton D, Donovan GM, Thompson BR, Noble PB, Thien F. Assessment of ventilation heterogeneity in severe asthma using phase‐resolved functional lung magnetic resonance imaging. Physiol</w:t>
      </w:r>
      <w:r w:rsidR="004170FA" w:rsidRPr="00F55018">
        <w:t xml:space="preserve"> Rep</w:t>
      </w:r>
      <w:r w:rsidR="004170FA" w:rsidRPr="00F55018">
        <w:t xml:space="preserve"> 2025;13</w:t>
      </w:r>
      <w:r w:rsidR="00347E63" w:rsidRPr="00F55018">
        <w:t>:e70423</w:t>
      </w:r>
      <w:r w:rsidR="004170FA" w:rsidRPr="00F55018">
        <w:t>.</w:t>
      </w:r>
    </w:p>
    <w:p w14:paraId="19D05B1F" w14:textId="62AD99E5" w:rsidR="004170FA" w:rsidRPr="00F55018" w:rsidRDefault="00016B89" w:rsidP="004170FA">
      <w:r>
        <w:rPr>
          <w:strike/>
          <w:color w:val="FF0000"/>
        </w:rPr>
        <w:t>200</w:t>
      </w:r>
      <w:r w:rsidR="004170FA" w:rsidRPr="00F55018">
        <w:rPr>
          <w:strike/>
          <w:color w:val="FF0000"/>
        </w:rPr>
        <w:t>.</w:t>
      </w:r>
      <w:r w:rsidR="00527305" w:rsidRPr="00F55018">
        <w:rPr>
          <w:strike/>
          <w:color w:val="FF0000"/>
        </w:rPr>
        <w:t xml:space="preserve"> </w:t>
      </w:r>
      <w:r w:rsidR="004170FA" w:rsidRPr="00F55018">
        <w:rPr>
          <w:strike/>
          <w:color w:val="FF0000"/>
        </w:rPr>
        <w:t xml:space="preserve">Vogel-Claussen J, Renne J, Hinrichs J, Schönfeld C, Gutberlet M, Schaumann F, et al. Quantification of </w:t>
      </w:r>
      <w:r w:rsidR="00527305" w:rsidRPr="00F55018">
        <w:rPr>
          <w:strike/>
          <w:color w:val="FF0000"/>
        </w:rPr>
        <w:t>p</w:t>
      </w:r>
      <w:r w:rsidR="004170FA" w:rsidRPr="00F55018">
        <w:rPr>
          <w:strike/>
          <w:color w:val="FF0000"/>
        </w:rPr>
        <w:t xml:space="preserve">ulmonary </w:t>
      </w:r>
      <w:r w:rsidR="00527305" w:rsidRPr="00F55018">
        <w:rPr>
          <w:strike/>
          <w:color w:val="FF0000"/>
        </w:rPr>
        <w:t>i</w:t>
      </w:r>
      <w:r w:rsidR="004170FA" w:rsidRPr="00F55018">
        <w:rPr>
          <w:strike/>
          <w:color w:val="FF0000"/>
        </w:rPr>
        <w:t xml:space="preserve">nflammation after </w:t>
      </w:r>
      <w:r w:rsidR="00527305" w:rsidRPr="00F55018">
        <w:rPr>
          <w:strike/>
          <w:color w:val="FF0000"/>
        </w:rPr>
        <w:t>s</w:t>
      </w:r>
      <w:r w:rsidR="004170FA" w:rsidRPr="00F55018">
        <w:rPr>
          <w:strike/>
          <w:color w:val="FF0000"/>
        </w:rPr>
        <w:t xml:space="preserve">egmental </w:t>
      </w:r>
      <w:r w:rsidR="00527305" w:rsidRPr="00F55018">
        <w:rPr>
          <w:strike/>
          <w:color w:val="FF0000"/>
        </w:rPr>
        <w:t>a</w:t>
      </w:r>
      <w:r w:rsidR="004170FA" w:rsidRPr="00F55018">
        <w:rPr>
          <w:strike/>
          <w:color w:val="FF0000"/>
        </w:rPr>
        <w:t xml:space="preserve">llergen </w:t>
      </w:r>
      <w:r w:rsidR="00527305" w:rsidRPr="00F55018">
        <w:rPr>
          <w:strike/>
          <w:color w:val="FF0000"/>
        </w:rPr>
        <w:t>c</w:t>
      </w:r>
      <w:r w:rsidR="004170FA" w:rsidRPr="00F55018">
        <w:rPr>
          <w:strike/>
          <w:color w:val="FF0000"/>
        </w:rPr>
        <w:t xml:space="preserve">hallenge </w:t>
      </w:r>
      <w:r w:rsidR="00527305" w:rsidRPr="00F55018">
        <w:rPr>
          <w:strike/>
          <w:color w:val="FF0000"/>
        </w:rPr>
        <w:t>u</w:t>
      </w:r>
      <w:r w:rsidR="004170FA" w:rsidRPr="00F55018">
        <w:rPr>
          <w:strike/>
          <w:color w:val="FF0000"/>
        </w:rPr>
        <w:t xml:space="preserve">sing </w:t>
      </w:r>
      <w:r w:rsidR="00527305" w:rsidRPr="00F55018">
        <w:rPr>
          <w:strike/>
          <w:color w:val="FF0000"/>
        </w:rPr>
        <w:t>t</w:t>
      </w:r>
      <w:r w:rsidR="004170FA" w:rsidRPr="00F55018">
        <w:rPr>
          <w:strike/>
          <w:color w:val="FF0000"/>
        </w:rPr>
        <w:t>urbo-</w:t>
      </w:r>
      <w:r w:rsidR="00527305" w:rsidRPr="00F55018">
        <w:rPr>
          <w:strike/>
          <w:color w:val="FF0000"/>
        </w:rPr>
        <w:t>i</w:t>
      </w:r>
      <w:r w:rsidR="004170FA" w:rsidRPr="00F55018">
        <w:rPr>
          <w:strike/>
          <w:color w:val="FF0000"/>
        </w:rPr>
        <w:t xml:space="preserve">nversion </w:t>
      </w:r>
      <w:r w:rsidR="00527305" w:rsidRPr="00F55018">
        <w:rPr>
          <w:strike/>
          <w:color w:val="FF0000"/>
        </w:rPr>
        <w:t>r</w:t>
      </w:r>
      <w:r w:rsidR="004170FA" w:rsidRPr="00F55018">
        <w:rPr>
          <w:strike/>
          <w:color w:val="FF0000"/>
        </w:rPr>
        <w:t>ecovery-</w:t>
      </w:r>
      <w:r w:rsidR="00527305" w:rsidRPr="00F55018">
        <w:rPr>
          <w:strike/>
          <w:color w:val="FF0000"/>
        </w:rPr>
        <w:t>m</w:t>
      </w:r>
      <w:r w:rsidR="004170FA" w:rsidRPr="00F55018">
        <w:rPr>
          <w:strike/>
          <w:color w:val="FF0000"/>
        </w:rPr>
        <w:t xml:space="preserve">agnitude </w:t>
      </w:r>
      <w:r w:rsidR="00527305" w:rsidRPr="00F55018">
        <w:rPr>
          <w:strike/>
          <w:color w:val="FF0000"/>
        </w:rPr>
        <w:t>m</w:t>
      </w:r>
      <w:r w:rsidR="004170FA" w:rsidRPr="00F55018">
        <w:rPr>
          <w:strike/>
          <w:color w:val="FF0000"/>
        </w:rPr>
        <w:t xml:space="preserve">agnetic </w:t>
      </w:r>
      <w:r w:rsidR="00527305" w:rsidRPr="00F55018">
        <w:rPr>
          <w:strike/>
          <w:color w:val="FF0000"/>
        </w:rPr>
        <w:t>r</w:t>
      </w:r>
      <w:r w:rsidR="004170FA" w:rsidRPr="00F55018">
        <w:rPr>
          <w:strike/>
          <w:color w:val="FF0000"/>
        </w:rPr>
        <w:t xml:space="preserve">esonance </w:t>
      </w:r>
      <w:r w:rsidR="00527305" w:rsidRPr="00F55018">
        <w:rPr>
          <w:strike/>
          <w:color w:val="FF0000"/>
        </w:rPr>
        <w:t>i</w:t>
      </w:r>
      <w:r w:rsidR="004170FA" w:rsidRPr="00F55018">
        <w:rPr>
          <w:strike/>
          <w:color w:val="FF0000"/>
        </w:rPr>
        <w:t>maging. Am</w:t>
      </w:r>
      <w:r w:rsidR="004170FA" w:rsidRPr="00F55018">
        <w:rPr>
          <w:strike/>
          <w:color w:val="FF0000"/>
        </w:rPr>
        <w:t xml:space="preserve"> J</w:t>
      </w:r>
      <w:r w:rsidR="004170FA" w:rsidRPr="00F55018">
        <w:rPr>
          <w:strike/>
          <w:color w:val="FF0000"/>
        </w:rPr>
        <w:t xml:space="preserve"> Respir</w:t>
      </w:r>
      <w:r w:rsidR="004170FA" w:rsidRPr="00F55018">
        <w:rPr>
          <w:strike/>
          <w:color w:val="FF0000"/>
        </w:rPr>
        <w:t xml:space="preserve"> Crit</w:t>
      </w:r>
      <w:r w:rsidR="004170FA" w:rsidRPr="00F55018">
        <w:rPr>
          <w:strike/>
          <w:color w:val="FF0000"/>
        </w:rPr>
        <w:t xml:space="preserve"> Care Med</w:t>
      </w:r>
      <w:r w:rsidR="004170FA" w:rsidRPr="00F55018">
        <w:rPr>
          <w:strike/>
          <w:color w:val="FF0000"/>
        </w:rPr>
        <w:t xml:space="preserve"> 2014;189</w:t>
      </w:r>
      <w:r w:rsidR="004170FA" w:rsidRPr="00F55018">
        <w:rPr>
          <w:strike/>
          <w:color w:val="FF0000"/>
        </w:rPr>
        <w:t>:650-7.</w:t>
      </w:r>
    </w:p>
    <w:p w14:paraId="6944668A" w14:textId="57DA6A2E" w:rsidR="004170FA" w:rsidRPr="00F55018" w:rsidRDefault="00016B89" w:rsidP="004170FA">
      <w:pPr>
        <w:rPr/>
      </w:pPr>
      <w:r>
        <w:rPr>
          <w:strike/>
          <w:color w:val="FF0000"/>
        </w:rPr>
        <w:t>201</w:t>
      </w:r>
      <w:r w:rsidR="004170FA" w:rsidRPr="00F55018">
        <w:rPr>
          <w:strike/>
          <w:color w:val="FF0000"/>
        </w:rPr>
        <w:t>.</w:t>
      </w:r>
      <w:r w:rsidR="00527305" w:rsidRPr="00F55018">
        <w:rPr>
          <w:strike/>
          <w:color w:val="FF0000"/>
        </w:rPr>
        <w:t xml:space="preserve"> </w:t>
      </w:r>
      <w:r w:rsidR="004170FA" w:rsidRPr="00F55018">
        <w:rPr>
          <w:strike/>
          <w:color w:val="FF0000"/>
        </w:rPr>
        <w:t xml:space="preserve">Benlala I, Dournes G, Girodet P-O, Laurent F, Ben Hassen W, Baldacci F, et al. Bronchial wall T2w MRI signal as a new imaging biomarker of severe asthma. Insights </w:t>
      </w:r>
      <w:r w:rsidR="004170FA" w:rsidRPr="00F55018">
        <w:rPr>
          <w:strike/>
          <w:color w:val="FF0000"/>
        </w:rPr>
        <w:t>Imaging</w:t>
      </w:r>
      <w:r w:rsidR="004170FA" w:rsidRPr="00F55018">
        <w:rPr>
          <w:strike/>
          <w:color w:val="FF0000"/>
        </w:rPr>
        <w:t xml:space="preserve"> 2025;16</w:t>
      </w:r>
      <w:r w:rsidR="00527305" w:rsidRPr="00F55018">
        <w:rPr>
          <w:strike/>
          <w:color w:val="FF0000"/>
        </w:rPr>
        <w:t>:71</w:t>
      </w:r>
      <w:r w:rsidR="004170FA" w:rsidRPr="00F55018">
        <w:rPr>
          <w:strike/>
          <w:color w:val="FF0000"/>
        </w:rPr>
        <w:t>.</w:t>
      </w:r>
    </w:p>
    <w:p w14:paraId="2348BD68" w14:textId="2DF5222E" w:rsidR="009D14C8" w:rsidRPr="00F55018" w:rsidDel="00A21AB8" w:rsidRDefault="009D14C8" w:rsidP="009D14C8">
      <w:pPr>
        <w:rPr>
          <w:moveTo w:id="4823" w:author="Geri Burgert" w:date="2026-02-01T16:05:00Z" w16du:dateUtc="2026-02-01T21:05:00Z"/>
          <w:i/>
          <w:iCs/>
        </w:rPr>
      </w:pPr>
      <w:moveToRangeStart w:id="4827" w:author="Geri Burgert" w:date="2026-02-01T16:05:00Z" w:name="move220854367"/>
      <w:moveTo w:id="4828" w:author="Geri Burgert" w:date="2026-02-01T16:05:00Z" w16du:dateUtc="2026-02-01T21:05:00Z"/>
      <w:r w:rsidR="009D1751" w:rsidRPr="00F55018">
        <w:t>FIGURE</w:t>
      </w:r>
      <w:moveTo w:id="4831" w:author="Geri Burgert" w:date="2026-02-01T16:05:00Z" w16du:dateUtc="2026-02-01T21:05:00Z">
        <w:r w:rsidRPr="00F55018">
          <w:t xml:space="preserve"> 1. </w:t>
        </w:r>
      </w:moveTo>
      <w:r w:rsidR="004A1E0E" w:rsidRPr="00F55018">
        <w:t>D</w:t>
      </w:r>
      <w:moveTo w:id="4833" w:author="Geri Burgert" w:date="2026-02-01T16:05:00Z" w16du:dateUtc="2026-02-01T21:05:00Z">
        <w:r w:rsidRPr="00F55018">
          <w:t xml:space="preserve">iagnostic techniques </w:t>
        </w:r>
        <w:r w:rsidRPr="00F55018">
          <w:t xml:space="preserve">in use, </w:t>
        </w:r>
        <w:r w:rsidRPr="00F55018">
          <w:t xml:space="preserve">adopted in limited practice, or </w:t>
        </w:r>
        <w:r w:rsidRPr="00F55018">
          <w:t>in development for eosinophilic lung diseases. Techniques include non</w:t>
        </w:r>
        <w:r w:rsidRPr="00F55018">
          <w:t xml:space="preserve">invasive biomarkers (blood </w:t>
        </w:r>
        <w:r w:rsidR="004A1E0E" w:rsidRPr="00F55018">
          <w:t>eosinophils</w:t>
        </w:r>
      </w:moveTo>
      <w:r w:rsidR="004A1E0E" w:rsidRPr="00F55018">
        <w:t xml:space="preserve"> and</w:t>
      </w:r>
      <w:moveTo w:id="4842" w:author="Geri Burgert" w:date="2026-02-01T16:05:00Z" w16du:dateUtc="2026-02-01T21:05:00Z">
        <w:r w:rsidRPr="00F55018">
          <w:t xml:space="preserve"> FeNO), sputum- and tissue-based </w:t>
        </w:r>
        <w:r w:rsidR="004A1E0E" w:rsidRPr="00F55018">
          <w:t>assessment</w:t>
        </w:r>
        <w:r w:rsidRPr="00F55018">
          <w:t xml:space="preserve">, imaging modalities, and molecular approaches. Created with </w:t>
        </w:r>
      </w:moveTo>
      <w:r w:rsidR="00A21AB8" w:rsidRPr="00F55018">
        <w:fldChar w:fldCharType="begin"/>
      </w:r>
      <w:r w:rsidR="00A21AB8" w:rsidRPr="00F55018">
        <w:instrText>HYPERLINK "</w:instrText>
      </w:r>
      <w:moveTo w:id="4847" w:author="Geri Burgert" w:date="2026-02-01T16:05:00Z" w16du:dateUtc="2026-02-01T21:05:00Z">
        <w:r w:rsidR="00A21AB8" w:rsidRPr="00F55018">
          <w:instrText>https://BioRender.com</w:instrText>
        </w:r>
      </w:moveTo>
      <w:r w:rsidR="00A21AB8" w:rsidRPr="00F55018">
        <w:instrText>"</w:instrText>
      </w:r>
      <w:r w:rsidR="00A21AB8" w:rsidRPr="00F55018">
        <w:fldChar w:fldCharType="separate"/>
      </w:r>
      <w:moveTo w:id="4849" w:author="Geri Burgert" w:date="2026-02-01T16:05:00Z" w16du:dateUtc="2026-02-01T21:05:00Z">
        <w:r w:rsidR="00A21AB8" w:rsidRPr="00F55018">
          <w:rPr>
            <w:rStyle w:val="Hyperlink"/>
          </w:rPr>
          <w:t>https://BioRender.com</w:t>
        </w:r>
      </w:moveTo>
      <w:r w:rsidR="00A21AB8" w:rsidRPr="00F55018">
        <w:fldChar w:fldCharType="end"/>
      </w:r>
      <w:moveTo w:id="4851" w:author="Geri Burgert" w:date="2026-02-01T16:05:00Z" w16du:dateUtc="2026-02-01T21:05:00Z">
        <w:r w:rsidRPr="00F55018">
          <w:t>.</w:t>
        </w:r>
      </w:moveTo>
      <w:r w:rsidR="00A21AB8" w:rsidRPr="00F55018">
        <w:t xml:space="preserve"> </w:t>
      </w:r>
    </w:p>
    <w:p w14:paraId="3897037E" w14:textId="57F70620" w:rsidR="009D14C8" w:rsidRPr="00F55018" w:rsidDel="00A21AB8" w:rsidRDefault="009D14C8" w:rsidP="009D14C8">
      <w:pPr>
        <w:rPr>
          <w:moveTo w:id="4854" w:author="Geri Burgert" w:date="2026-02-01T16:05:00Z" w16du:dateUtc="2026-02-01T21:05:00Z"/>
          <w:i/>
          <w:iCs/>
        </w:rPr>
      </w:pPr>
    </w:p>
    <w:p w14:paraId="146DC1E8" w14:textId="14892897" w:rsidR="009D14C8" w:rsidRPr="00F55018" w:rsidDel="00A21AB8" w:rsidRDefault="009D14C8" w:rsidP="00A21AB8">
      <w:pPr>
        <w:rPr>
          <w:moveTo w:id="4859" w:author="Geri Burgert" w:date="2026-02-01T16:05:00Z" w16du:dateUtc="2026-02-01T21:05:00Z"/>
        </w:rPr>
        <w:pPrChange w:id="4860" w:author="Geri Burgert" w:date="2026-02-02T17:09:00Z" w16du:dateUtc="2026-02-02T22:09:00Z">
          <w:pPr/>
        </w:pPrChange>
      </w:pPr>
      <w:moveTo w:id="4861" w:author="Geri Burgert" w:date="2026-02-01T16:05:00Z" w16du:dateUtc="2026-02-01T21:05:00Z">
        <w:r w:rsidRPr="00F55018">
          <w:rPr>
            <w:i/>
            <w:iCs/>
          </w:rPr>
          <w:t>BAL</w:t>
        </w:r>
        <w:r w:rsidRPr="00F55018">
          <w:t xml:space="preserve">, bronchoalveolar lavage; </w:t>
        </w:r>
        <w:r w:rsidRPr="00F55018">
          <w:rPr>
            <w:i/>
            <w:iCs/>
          </w:rPr>
          <w:t>CT</w:t>
        </w:r>
        <w:r w:rsidRPr="00F55018">
          <w:t xml:space="preserve">, computed tomography; </w:t>
        </w:r>
        <w:r w:rsidRPr="00F55018">
          <w:rPr>
            <w:i/>
            <w:iCs/>
          </w:rPr>
          <w:t>EGP</w:t>
        </w:r>
        <w:r w:rsidRPr="00F55018">
          <w:t xml:space="preserve">, eosinophil granule protein; </w:t>
        </w:r>
        <w:r w:rsidRPr="00F55018">
          <w:rPr>
            <w:i/>
            <w:iCs/>
          </w:rPr>
          <w:t>eNose</w:t>
        </w:r>
        <w:r w:rsidRPr="00F55018">
          <w:t xml:space="preserve">, electronic nose; </w:t>
        </w:r>
        <w:r w:rsidRPr="00F55018">
          <w:rPr>
            <w:i/>
            <w:iCs/>
          </w:rPr>
          <w:t>FEG</w:t>
        </w:r>
        <w:r w:rsidRPr="00F55018">
          <w:t xml:space="preserve">, free eosinophil granule; </w:t>
        </w:r>
        <w:r w:rsidRPr="00F55018">
          <w:rPr>
            <w:i/>
            <w:iCs/>
          </w:rPr>
          <w:t>GCMS</w:t>
        </w:r>
        <w:r w:rsidRPr="00F55018">
          <w:t xml:space="preserve">, gas chromatography-mass spectrometry; </w:t>
        </w:r>
        <w:r w:rsidRPr="00F55018">
          <w:rPr>
            <w:i/>
            <w:iCs/>
          </w:rPr>
          <w:t>LCMS</w:t>
        </w:r>
        <w:r w:rsidRPr="00F55018">
          <w:t xml:space="preserve">, liquid chromatography-mass spectrometry; </w:t>
        </w:r>
        <w:r w:rsidRPr="00F55018">
          <w:rPr>
            <w:i/>
            <w:iCs/>
          </w:rPr>
          <w:t>MRI</w:t>
        </w:r>
        <w:r w:rsidRPr="00F55018">
          <w:t xml:space="preserve">, magnetic resonance imaging; </w:t>
        </w:r>
        <w:r w:rsidRPr="00F55018">
          <w:rPr>
            <w:i/>
            <w:iCs/>
          </w:rPr>
          <w:lastRenderedPageBreak/>
          <w:t>TCC</w:t>
        </w:r>
        <w:r w:rsidRPr="00F55018">
          <w:t xml:space="preserve">, total cell count; </w:t>
        </w:r>
        <w:r w:rsidRPr="00F55018">
          <w:rPr>
            <w:i/>
            <w:iCs/>
          </w:rPr>
          <w:t>T2</w:t>
        </w:r>
        <w:r w:rsidRPr="00F55018">
          <w:t>, type</w:t>
        </w:r>
      </w:moveTo>
      <w:r w:rsidR="00A21AB8" w:rsidRPr="00F55018">
        <w:t xml:space="preserve"> </w:t>
      </w:r>
      <w:moveTo w:id="4882" w:author="Geri Burgert" w:date="2026-02-01T16:05:00Z" w16du:dateUtc="2026-02-01T21:05:00Z">
        <w:r w:rsidRPr="00F55018">
          <w:t xml:space="preserve">2 ; </w:t>
        </w:r>
        <w:r w:rsidRPr="00F55018">
          <w:rPr>
            <w:i/>
            <w:iCs/>
          </w:rPr>
          <w:t>VOC</w:t>
        </w:r>
        <w:r w:rsidRPr="00F55018">
          <w:t xml:space="preserve">, volatile organic compound. </w:t>
        </w:r>
      </w:moveTo>
    </w:p>
    <w:p w14:paraId="51B49F8C" w14:textId="7B37F668" w:rsidR="009D14C8" w:rsidRPr="00F55018" w:rsidDel="00A21AB8" w:rsidRDefault="009D14C8" w:rsidP="009D14C8">
      <w:pPr>
        <w:rPr>
          <w:moveTo w:id="4885" w:author="Geri Burgert" w:date="2026-02-01T16:05:00Z" w16du:dateUtc="2026-02-01T21:05:00Z"/>
        </w:rPr>
      </w:pPr>
    </w:p>
    <w:p w14:paraId="19599587" w14:textId="486DD26B" w:rsidR="009D14C8" w:rsidRPr="00F55018" w:rsidRDefault="009D14C8" w:rsidP="009D14C8">
      <w:pPr>
        <w:rPr/>
      </w:pPr>
      <w:moveTo w:id="4887" w:author="Geri Burgert" w:date="2026-02-01T16:05:00Z" w16du:dateUtc="2026-02-01T21:05:00Z">
        <w:r w:rsidRPr="00F55018">
          <w:t>*TCC</w:t>
        </w:r>
      </w:moveTo>
      <w:r w:rsidR="00A21AB8" w:rsidRPr="00F55018">
        <w:t>.</w:t>
      </w:r>
      <w:moveTo w:id="4890" w:author="Geri Burgert" w:date="2026-02-01T16:05:00Z" w16du:dateUtc="2026-02-01T21:05:00Z">
        <w:r w:rsidRPr="00F55018">
          <w:t xml:space="preserve"> **</w:t>
        </w:r>
      </w:moveTo>
      <w:r w:rsidR="00A21AB8" w:rsidRPr="00F55018">
        <w:t>P</w:t>
      </w:r>
      <w:moveTo w:id="4892" w:author="Geri Burgert" w:date="2026-02-01T16:05:00Z" w16du:dateUtc="2026-02-01T21:05:00Z">
        <w:r w:rsidRPr="00F55018">
          <w:t>ercentage of cells on 400-cell count</w:t>
        </w:r>
      </w:moveTo>
      <w:r w:rsidR="00A21AB8" w:rsidRPr="00F55018">
        <w:t>.</w:t>
      </w:r>
      <w:moveTo w:id="4895" w:author="Geri Burgert" w:date="2026-02-01T16:05:00Z" w16du:dateUtc="2026-02-01T21:05:00Z">
        <w:r w:rsidRPr="00F55018">
          <w:t xml:space="preserve"> ***</w:t>
        </w:r>
      </w:moveTo>
      <w:r w:rsidR="00A21AB8" w:rsidRPr="00F55018">
        <w:t>M</w:t>
      </w:r>
      <w:moveTo w:id="4898" w:author="Geri Burgert" w:date="2026-02-01T16:05:00Z" w16du:dateUtc="2026-02-01T21:05:00Z">
        <w:r w:rsidRPr="00F55018">
          <w:t>easuring T2 cytokines (e</w:t>
        </w:r>
        <w:r w:rsidRPr="00F55018">
          <w:t>g</w:t>
        </w:r>
        <w:r w:rsidRPr="00F55018">
          <w:t xml:space="preserve">, eotaxin-1, </w:t>
        </w:r>
        <w:r w:rsidRPr="00F55018">
          <w:t>IL</w:t>
        </w:r>
        <w:r w:rsidRPr="00F55018">
          <w:t>-4, IL-5, IL-13)</w:t>
        </w:r>
      </w:moveTo>
      <w:r w:rsidR="00A21AB8" w:rsidRPr="00F55018">
        <w:t>.</w:t>
      </w:r>
      <w:moveTo w:id="4905" w:author="Geri Burgert" w:date="2026-02-01T16:05:00Z" w16du:dateUtc="2026-02-01T21:05:00Z"/>
    </w:p>
    <w:p w14:paraId="11152715" w14:textId="6598C9CE" w:rsidR="00084A20" w:rsidRPr="00F55018" w:rsidRDefault="00084A20">
      <w:pPr>
        <w:ind w:left="360" w:hanging="360"/>
        <w:rPr/>
      </w:pPr>
      <w:r w:rsidRPr="00F55018">
        <w:br w:type="page"/>
      </w:r>
    </w:p>
    <w:p w14:paraId="549593BB" w14:textId="77777777" w:rsidR="00F55018" w:rsidRPr="00F55018" w:rsidRDefault="00F55018" w:rsidP="00F55018">
      <w:pPr>
        <w:spacing w:before="0" w:beforeAutospacing="0" w:after="0" w:afterAutospacing="0" w:line="240" w:lineRule="auto"/>
        <w:rPr>
          <w:rFonts w:eastAsia="Times New Roman"/>
          <w:bCs w:val="0"/>
          <w:color w:val="auto"/>
          <w:kern w:val="0"/>
          <w14:ligatures w14:val="none"/>
        </w:rPr>
      </w:pPr>
      <w:commentRangeStart w:id="4910"/>
      <w:r w:rsidRPr="00F55018">
        <w:rPr>
          <w:rFonts w:eastAsia="Times New Roman"/>
          <w:b/>
          <w:color w:val="auto"/>
          <w:kern w:val="0"/>
          <w:highlight w:val="yellow"/>
          <w14:ligatures w14:val="none"/>
        </w:rPr>
        <w:lastRenderedPageBreak/>
        <w:t>T</w:t>
      </w:r>
      <w:r w:rsidRPr="00F55018">
        <w:rPr>
          <w:rFonts w:eastAsia="Times New Roman"/>
          <w:b/>
          <w:color w:val="auto"/>
          <w:kern w:val="0"/>
          <w:highlight w:val="yellow"/>
          <w14:ligatures w14:val="none"/>
        </w:rPr>
        <w:t>ABLE I. Established diagnostics for eosinophilic lung diseases</w:t>
      </w:r>
      <w:r w:rsidRPr="00F55018">
        <w:rPr>
          <w:rFonts w:eastAsia="Times New Roman"/>
          <w:bCs w:val="0"/>
          <w:color w:val="auto"/>
          <w:kern w:val="0"/>
          <w14:ligatures w14:val="none"/>
        </w:rPr>
        <w:t xml:space="preserve"> </w:t>
      </w:r>
      <w:commentRangeEnd w:id="4910"/>
      <w:r w:rsidRPr="00F55018">
        <w:rPr>
          <w:rFonts w:eastAsiaTheme="minorHAnsi"/>
          <w:bCs w:val="0"/>
          <w:color w:val="auto"/>
        </w:rPr>
        <w:commentReference w:id="491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12" w:author="Geri Burgert" w:date="2026-02-02T17:14:00Z" w16du:dateUtc="2026-02-02T22:14:00Z">
          <w:tblPr>
            <w:tblStyle w:val="TableGrid"/>
            <w:tblW w:w="0" w:type="auto"/>
            <w:tblLook w:val="04A0" w:firstRow="1" w:lastRow="0" w:firstColumn="1" w:lastColumn="0" w:noHBand="0" w:noVBand="1"/>
          </w:tblPr>
        </w:tblPrChange>
      </w:tblPr>
      <w:tblGrid>
        <w:gridCol w:w="1457"/>
        <w:gridCol w:w="1931"/>
        <w:gridCol w:w="2265"/>
        <w:gridCol w:w="2460"/>
        <w:gridCol w:w="2754"/>
        <w:gridCol w:w="1373"/>
        <w:tblGridChange w:id="4913">
          <w:tblGrid>
            <w:gridCol w:w="5"/>
            <w:gridCol w:w="1452"/>
            <w:gridCol w:w="3"/>
            <w:gridCol w:w="1928"/>
            <w:gridCol w:w="3"/>
            <w:gridCol w:w="2262"/>
            <w:gridCol w:w="1"/>
            <w:gridCol w:w="2459"/>
            <w:gridCol w:w="2749"/>
            <w:gridCol w:w="5"/>
            <w:gridCol w:w="1368"/>
            <w:gridCol w:w="5"/>
          </w:tblGrid>
        </w:tblGridChange>
      </w:tblGrid>
      <w:tr w:rsidR="00F55018" w:rsidRPr="00F55018" w14:paraId="2B064D91" w14:textId="77777777" w:rsidTr="00BC2438">
        <w:trPr>
          <w:trPrChange w:id="4915" w:author="Geri Burgert" w:date="2026-02-02T17:14:00Z" w16du:dateUtc="2026-02-02T22:14:00Z">
            <w:trPr>
              <w:gridBefore w:val="1"/>
              <w:gridAfter w:val="0"/>
            </w:trPr>
          </w:trPrChange>
        </w:trPr>
        <w:tc>
          <w:tcPr>
            <w:tcW w:w="0" w:type="auto"/>
            <w:tcPrChange w:id="4916" w:author="Geri Burgert" w:date="2026-02-02T17:14:00Z" w16du:dateUtc="2026-02-02T22:14:00Z">
              <w:tcPr>
                <w:tcW w:w="0" w:type="auto"/>
                <w:gridSpan w:val="2"/>
              </w:tcPr>
            </w:tcPrChange>
          </w:tcPr>
          <w:p w14:paraId="095144D4" w14:textId="77777777" w:rsidR="00F55018" w:rsidRPr="00F55018" w:rsidRDefault="00F55018" w:rsidP="00F55018">
            <w:pP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End-point analysis</w:t>
            </w:r>
          </w:p>
        </w:tc>
        <w:tc>
          <w:tcPr>
            <w:tcW w:w="0" w:type="auto"/>
            <w:tcPrChange w:id="4922" w:author="Geri Burgert" w:date="2026-02-02T17:14:00Z" w16du:dateUtc="2026-02-02T22:14:00Z">
              <w:tcPr>
                <w:tcW w:w="0" w:type="auto"/>
                <w:gridSpan w:val="2"/>
              </w:tcPr>
            </w:tcPrChange>
          </w:tcPr>
          <w:p w14:paraId="0DCA2EF8"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Specimen</w:t>
            </w:r>
          </w:p>
        </w:tc>
        <w:tc>
          <w:tcPr>
            <w:tcW w:w="0" w:type="auto"/>
            <w:tcPrChange w:id="4928" w:author="Geri Burgert" w:date="2026-02-02T17:14:00Z" w16du:dateUtc="2026-02-02T22:14:00Z">
              <w:tcPr>
                <w:tcW w:w="0" w:type="auto"/>
                <w:gridSpan w:val="2"/>
              </w:tcPr>
            </w:tcPrChange>
          </w:tcPr>
          <w:p w14:paraId="20788B2E"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Methods used</w:t>
            </w:r>
          </w:p>
        </w:tc>
        <w:tc>
          <w:tcPr>
            <w:tcW w:w="0" w:type="auto"/>
            <w:tcPrChange w:id="4934" w:author="Geri Burgert" w:date="2026-02-02T17:14:00Z" w16du:dateUtc="2026-02-02T22:14:00Z">
              <w:tcPr>
                <w:tcW w:w="0" w:type="auto"/>
              </w:tcPr>
            </w:tcPrChange>
          </w:tcPr>
          <w:p w14:paraId="4B802832"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Criteria</w:t>
            </w:r>
          </w:p>
        </w:tc>
        <w:tc>
          <w:tcPr>
            <w:tcW w:w="0" w:type="auto"/>
            <w:tcPrChange w:id="4940" w:author="Geri Burgert" w:date="2026-02-02T17:14:00Z" w16du:dateUtc="2026-02-02T22:14:00Z">
              <w:tcPr>
                <w:tcW w:w="0" w:type="auto"/>
              </w:tcPr>
            </w:tcPrChange>
          </w:tcPr>
          <w:p w14:paraId="0E92E0C1"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Limitations</w:t>
            </w:r>
          </w:p>
        </w:tc>
        <w:tc>
          <w:tcPr>
            <w:tcW w:w="0" w:type="auto"/>
            <w:tcPrChange w:id="4946" w:author="Geri Burgert" w:date="2026-02-02T17:14:00Z" w16du:dateUtc="2026-02-02T22:14:00Z">
              <w:tcPr>
                <w:tcW w:w="0" w:type="auto"/>
                <w:gridSpan w:val="2"/>
              </w:tcPr>
            </w:tcPrChange>
          </w:tcPr>
          <w:p w14:paraId="33C516BE"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Reference</w:t>
            </w:r>
          </w:p>
        </w:tc>
      </w:tr>
      <w:tr w:rsidR="00F55018" w:rsidRPr="00F55018" w14:paraId="413749FE" w14:textId="77777777" w:rsidTr="00BC2438">
        <w:trPr>
          <w:trPrChange w:id="4953" w:author="Geri Burgert" w:date="2026-02-02T17:14:00Z" w16du:dateUtc="2026-02-02T22:14:00Z">
            <w:trPr>
              <w:gridBefore w:val="1"/>
              <w:gridAfter w:val="0"/>
            </w:trPr>
          </w:trPrChange>
        </w:trPr>
        <w:tc>
          <w:tcPr>
            <w:tcW w:w="0" w:type="auto"/>
            <w:tcPrChange w:id="4954" w:author="Geri Burgert" w:date="2026-02-02T17:14:00Z" w16du:dateUtc="2026-02-02T22:14:00Z">
              <w:tcPr>
                <w:tcW w:w="0" w:type="auto"/>
                <w:gridSpan w:val="2"/>
              </w:tcPr>
            </w:tcPrChange>
          </w:tcPr>
          <w:p w14:paraId="2BDA85A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Tissue eosinophils</w:t>
            </w:r>
          </w:p>
        </w:tc>
        <w:tc>
          <w:tcPr>
            <w:tcW w:w="0" w:type="auto"/>
            <w:tcPrChange w:id="4960" w:author="Geri Burgert" w:date="2026-02-02T17:14:00Z" w16du:dateUtc="2026-02-02T22:14:00Z">
              <w:tcPr>
                <w:tcW w:w="0" w:type="auto"/>
                <w:gridSpan w:val="2"/>
              </w:tcPr>
            </w:tcPrChange>
          </w:tcPr>
          <w:p w14:paraId="7946003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Transbronchial or surgical biopsy</w:t>
            </w:r>
          </w:p>
        </w:tc>
        <w:tc>
          <w:tcPr>
            <w:tcW w:w="0" w:type="auto"/>
            <w:tcPrChange w:id="4966" w:author="Geri Burgert" w:date="2026-02-02T17:14:00Z" w16du:dateUtc="2026-02-02T22:14:00Z">
              <w:tcPr>
                <w:tcW w:w="0" w:type="auto"/>
                <w:gridSpan w:val="2"/>
              </w:tcPr>
            </w:tcPrChange>
          </w:tcPr>
          <w:p w14:paraId="0D82AF00"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Histopathologic assessment of tissue with routine hematoxylin-eosin staining</w:t>
            </w:r>
          </w:p>
        </w:tc>
        <w:tc>
          <w:tcPr>
            <w:tcW w:w="0" w:type="auto"/>
            <w:tcPrChange w:id="4972" w:author="Geri Burgert" w:date="2026-02-02T17:14:00Z" w16du:dateUtc="2026-02-02T22:14:00Z">
              <w:tcPr>
                <w:tcW w:w="0" w:type="auto"/>
              </w:tcPr>
            </w:tcPrChange>
          </w:tcPr>
          <w:p w14:paraId="698039E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heme="majorEastAsia" w:hAnsi="Times New Roman" w:cs="Times New Roman"/>
                <w:kern w:val="0"/>
                <w14:ligatures w14:val="none"/>
              </w:rPr>
              <w:t>AEP/CEP:</w:t>
            </w:r>
            <w:r w:rsidRPr="00F55018">
              <w:rPr>
                <w:rFonts w:ascii="Times New Roman" w:eastAsia="Times New Roman" w:hAnsi="Times New Roman" w:cs="Times New Roman"/>
                <w:kern w:val="0"/>
                <w14:ligatures w14:val="none"/>
              </w:rPr>
              <w:t xml:space="preserve"> Eosinophilia in alveolar/interstitial infiltrate; no established threshold</w:t>
            </w:r>
          </w:p>
        </w:tc>
        <w:tc>
          <w:tcPr>
            <w:tcW w:w="0" w:type="auto"/>
            <w:tcPrChange w:id="4979" w:author="Geri Burgert" w:date="2026-02-02T17:14:00Z" w16du:dateUtc="2026-02-02T22:14:00Z">
              <w:tcPr>
                <w:tcW w:w="0" w:type="auto"/>
              </w:tcPr>
            </w:tcPrChange>
          </w:tcPr>
          <w:p w14:paraId="77399DB7"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Highly invasive, limited to select patients; limited feasibility for routine monitoring</w:t>
            </w:r>
          </w:p>
        </w:tc>
        <w:tc>
          <w:tcPr>
            <w:tcW w:w="0" w:type="auto"/>
            <w:tcPrChange w:id="4985" w:author="Geri Burgert" w:date="2026-02-02T17:14:00Z" w16du:dateUtc="2026-02-02T22:14:00Z">
              <w:tcPr>
                <w:tcW w:w="0" w:type="auto"/>
                <w:gridSpan w:val="2"/>
              </w:tcPr>
            </w:tcPrChange>
          </w:tcPr>
          <w:p w14:paraId="78647707"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De Giacomi et al</w:t>
            </w:r>
            <w:r w:rsidRPr="00F55018">
              <w:rPr>
                <w:rFonts w:ascii="Times New Roman" w:eastAsia="Times New Roman" w:hAnsi="Times New Roman" w:cs="Times New Roman"/>
                <w:kern w:val="0"/>
                <w:vertAlign w:val="superscript"/>
                <w14:ligatures w14:val="none"/>
              </w:rPr>
              <w:t>9</w:t>
            </w:r>
          </w:p>
        </w:tc>
      </w:tr>
      <w:tr w:rsidR="00F55018" w:rsidRPr="00F55018" w14:paraId="4031281F" w14:textId="77777777" w:rsidTr="00BC2438">
        <w:trPr>
          <w:trPrChange w:id="4993" w:author="Geri Burgert" w:date="2026-02-02T17:14:00Z" w16du:dateUtc="2026-02-02T22:14:00Z">
            <w:trPr>
              <w:gridBefore w:val="1"/>
              <w:gridAfter w:val="0"/>
            </w:trPr>
          </w:trPrChange>
        </w:trPr>
        <w:tc>
          <w:tcPr>
            <w:tcW w:w="0" w:type="auto"/>
            <w:tcPrChange w:id="4994" w:author="Geri Burgert" w:date="2026-02-02T17:14:00Z" w16du:dateUtc="2026-02-02T22:14:00Z">
              <w:tcPr>
                <w:tcW w:w="0" w:type="auto"/>
                <w:gridSpan w:val="2"/>
              </w:tcPr>
            </w:tcPrChange>
          </w:tcPr>
          <w:p w14:paraId="011E784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Systemic eosinophilia</w:t>
            </w:r>
          </w:p>
        </w:tc>
        <w:tc>
          <w:tcPr>
            <w:tcW w:w="0" w:type="auto"/>
            <w:tcPrChange w:id="5000" w:author="Geri Burgert" w:date="2026-02-02T17:14:00Z" w16du:dateUtc="2026-02-02T22:14:00Z">
              <w:tcPr>
                <w:tcW w:w="0" w:type="auto"/>
                <w:gridSpan w:val="2"/>
              </w:tcPr>
            </w:tcPrChange>
          </w:tcPr>
          <w:p w14:paraId="08F82D6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Peripheral blood</w:t>
            </w:r>
          </w:p>
        </w:tc>
        <w:tc>
          <w:tcPr>
            <w:tcW w:w="0" w:type="auto"/>
            <w:tcPrChange w:id="5006" w:author="Geri Burgert" w:date="2026-02-02T17:14:00Z" w16du:dateUtc="2026-02-02T22:14:00Z">
              <w:tcPr>
                <w:tcW w:w="0" w:type="auto"/>
                <w:gridSpan w:val="2"/>
              </w:tcPr>
            </w:tcPrChange>
          </w:tcPr>
          <w:p w14:paraId="33F3AA4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Automated hematology analyzer (Coulter impedance-based differential leukocyte count)</w:t>
            </w:r>
          </w:p>
        </w:tc>
        <w:tc>
          <w:tcPr>
            <w:tcW w:w="0" w:type="auto"/>
            <w:tcPrChange w:id="5012" w:author="Geri Burgert" w:date="2026-02-02T17:14:00Z" w16du:dateUtc="2026-02-02T22:14:00Z">
              <w:tcPr>
                <w:tcW w:w="0" w:type="auto"/>
              </w:tcPr>
            </w:tcPrChange>
          </w:tcPr>
          <w:p w14:paraId="25D9536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Asthma:</w:t>
            </w:r>
            <w:r w:rsidRPr="00F55018">
              <w:rPr>
                <w:rFonts w:ascii="Times New Roman" w:eastAsia="Times New Roman" w:hAnsi="Times New Roman" w:cs="Times New Roman"/>
                <w:kern w:val="0"/>
                <w14:ligatures w14:val="none"/>
              </w:rPr>
              <w:t xml:space="preserve"> ≥150-300 cells/µL; ≥300 cells/µL predicts ICS/biologic response</w:t>
            </w:r>
          </w:p>
          <w:p w14:paraId="1D618F8B"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COPD:</w:t>
            </w:r>
            <w:r w:rsidRPr="00F55018">
              <w:rPr>
                <w:rFonts w:ascii="Times New Roman" w:eastAsia="Times New Roman" w:hAnsi="Times New Roman" w:cs="Times New Roman"/>
                <w:kern w:val="0"/>
                <w14:ligatures w14:val="none"/>
              </w:rPr>
              <w:t xml:space="preserve"> ≥300 cells/µL predicts ICS response</w:t>
            </w:r>
          </w:p>
          <w:p w14:paraId="42CC7FA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E</w:t>
            </w:r>
            <w:r w:rsidRPr="00F55018">
              <w:rPr>
                <w:rFonts w:ascii="Times New Roman" w:eastAsia="Times New Roman" w:hAnsi="Times New Roman" w:cs="Times New Roman"/>
                <w:color w:val="auto"/>
                <w:kern w:val="0"/>
                <w14:ligatures w14:val="none"/>
              </w:rPr>
              <w:t>osinophilic granulomatosis with polyangiitis</w:t>
            </w:r>
            <w:r w:rsidRPr="00F55018">
              <w:rPr>
                <w:rFonts w:ascii="Times New Roman" w:eastAsiaTheme="majorEastAsia" w:hAnsi="Times New Roman" w:cs="Times New Roman"/>
                <w:kern w:val="0"/>
                <w14:ligatures w14:val="none"/>
              </w:rPr>
              <w:t>:</w:t>
            </w:r>
            <w:r w:rsidRPr="00F55018">
              <w:rPr>
                <w:rFonts w:ascii="Times New Roman" w:eastAsia="Times New Roman" w:hAnsi="Times New Roman" w:cs="Times New Roman"/>
                <w:kern w:val="0"/>
                <w14:ligatures w14:val="none"/>
              </w:rPr>
              <w:t xml:space="preserve"> &gt;1,500 cells/µL</w:t>
            </w:r>
          </w:p>
          <w:p w14:paraId="3A4A1C0C"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AEP/CEP:</w:t>
            </w:r>
            <w:r w:rsidRPr="00F55018">
              <w:rPr>
                <w:rFonts w:ascii="Times New Roman" w:eastAsia="Times New Roman" w:hAnsi="Times New Roman" w:cs="Times New Roman"/>
                <w:kern w:val="0"/>
                <w14:ligatures w14:val="none"/>
              </w:rPr>
              <w:t xml:space="preserve"> &gt;1,000 cells/µL</w:t>
            </w:r>
          </w:p>
          <w:p w14:paraId="4822C995" w14:textId="77777777" w:rsidR="00F55018" w:rsidRPr="00F55018" w:rsidRDefault="00F55018" w:rsidP="00F55018">
            <w:pPr>
              <w:jc w:val="center"/>
              <w:rPr>
                <w:rFonts w:ascii="Times New Roman" w:eastAsia="Times New Roman" w:hAnsi="Times New Roman" w:cs="Times New Roman"/>
                <w:kern w:val="0"/>
                <w14:ligatures w14:val="none"/>
              </w:rPr>
            </w:pPr>
            <w:commentRangeStart w:id="5042"/>
            <w:r w:rsidRPr="00F55018">
              <w:rPr>
                <w:rFonts w:ascii="Times New Roman" w:eastAsia="Times New Roman" w:hAnsi="Times New Roman" w:cs="Times New Roman"/>
                <w:kern w:val="0"/>
                <w14:ligatures w14:val="none"/>
              </w:rPr>
              <w:t>HES</w:t>
            </w:r>
            <w:commentRangeEnd w:id="5042"/>
            <w:r w:rsidRPr="00F55018">
              <w:rPr>
                <w:rFonts w:ascii="Times New Roman" w:eastAsia="Times New Roman" w:hAnsi="Times New Roman" w:cs="Times New Roman"/>
                <w:color w:val="auto"/>
                <w:kern w:val="0"/>
                <w14:ligatures w14:val="none"/>
              </w:rPr>
              <w:commentReference w:id="5042"/>
            </w:r>
            <w:r w:rsidRPr="00F55018">
              <w:rPr>
                <w:rFonts w:ascii="Times New Roman" w:eastAsia="Times New Roman" w:hAnsi="Times New Roman" w:cs="Times New Roman"/>
                <w:kern w:val="0"/>
                <w14:ligatures w14:val="none"/>
              </w:rPr>
              <w:t>: &gt;500 cells/µL</w:t>
            </w:r>
          </w:p>
          <w:p w14:paraId="799C2F1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Allergic bronchopulmonary aspergillosis: &gt;1,000 cells/µL</w:t>
            </w:r>
          </w:p>
        </w:tc>
        <w:tc>
          <w:tcPr>
            <w:tcW w:w="0" w:type="auto"/>
            <w:tcPrChange w:id="5052" w:author="Geri Burgert" w:date="2026-02-02T17:14:00Z" w16du:dateUtc="2026-02-02T22:14:00Z">
              <w:tcPr>
                <w:tcW w:w="0" w:type="auto"/>
              </w:tcPr>
            </w:tcPrChange>
          </w:tcPr>
          <w:p w14:paraId="77C6AC7D"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Indirect assessment of airway inflammation; influenced by corticosteroid use, infections, circadian variability; and limited use as monitoring biomarker for therapeutic response to biologics</w:t>
            </w:r>
          </w:p>
        </w:tc>
        <w:tc>
          <w:tcPr>
            <w:tcW w:w="0" w:type="auto"/>
            <w:tcPrChange w:id="5058" w:author="Geri Burgert" w:date="2026-02-02T17:14:00Z" w16du:dateUtc="2026-02-02T22:14:00Z">
              <w:tcPr>
                <w:tcW w:w="0" w:type="auto"/>
                <w:gridSpan w:val="2"/>
              </w:tcPr>
            </w:tcPrChange>
          </w:tcPr>
          <w:p w14:paraId="1BD4276E"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Watz et al</w:t>
            </w:r>
            <w:r w:rsidRPr="00F55018">
              <w:rPr>
                <w:rFonts w:ascii="Times New Roman" w:eastAsia="Times New Roman" w:hAnsi="Times New Roman" w:cs="Times New Roman"/>
                <w:kern w:val="0"/>
                <w:vertAlign w:val="superscript"/>
                <w14:ligatures w14:val="none"/>
              </w:rPr>
              <w:t>10</w:t>
            </w:r>
          </w:p>
          <w:p w14:paraId="34F96FB8" w14:textId="77777777" w:rsidR="00F55018" w:rsidRPr="00F55018" w:rsidRDefault="00F55018" w:rsidP="00F55018">
            <w:pPr>
              <w:jc w:val="center"/>
              <w:rPr>
                <w:rFonts w:ascii="Times New Roman" w:eastAsia="Times New Roman" w:hAnsi="Times New Roman" w:cs="Times New Roman"/>
                <w:kern w:val="0"/>
                <w14:ligatures w14:val="none"/>
              </w:rPr>
            </w:pPr>
          </w:p>
          <w:p w14:paraId="603FA7A1"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Pavord et al</w:t>
            </w:r>
            <w:r w:rsidRPr="00F55018">
              <w:rPr>
                <w:rFonts w:ascii="Times New Roman" w:eastAsia="Times New Roman" w:hAnsi="Times New Roman" w:cs="Times New Roman"/>
                <w:kern w:val="0"/>
                <w:vertAlign w:val="superscript"/>
                <w14:ligatures w14:val="none"/>
              </w:rPr>
              <w:t>11</w:t>
            </w:r>
          </w:p>
          <w:p w14:paraId="050EB7C3" w14:textId="77777777" w:rsidR="00F55018" w:rsidRPr="00F55018" w:rsidRDefault="00F55018" w:rsidP="00F55018">
            <w:pPr>
              <w:jc w:val="center"/>
              <w:rPr>
                <w:rFonts w:ascii="Times New Roman" w:eastAsia="Times New Roman" w:hAnsi="Times New Roman" w:cs="Times New Roman"/>
                <w:kern w:val="0"/>
                <w14:ligatures w14:val="none"/>
              </w:rPr>
            </w:pPr>
          </w:p>
          <w:p w14:paraId="20AC796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Grayson et al</w:t>
            </w:r>
            <w:r w:rsidRPr="00F55018">
              <w:rPr>
                <w:rFonts w:ascii="Times New Roman" w:eastAsia="Times New Roman" w:hAnsi="Times New Roman" w:cs="Times New Roman"/>
                <w:kern w:val="0"/>
                <w:vertAlign w:val="superscript"/>
                <w14:ligatures w14:val="none"/>
              </w:rPr>
              <w:t>12</w:t>
            </w:r>
          </w:p>
          <w:p w14:paraId="13B920EF" w14:textId="77777777" w:rsidR="00F55018" w:rsidRPr="00F55018" w:rsidRDefault="00F55018" w:rsidP="00F55018">
            <w:pPr>
              <w:jc w:val="center"/>
              <w:rPr>
                <w:rFonts w:ascii="Times New Roman" w:eastAsia="Times New Roman" w:hAnsi="Times New Roman" w:cs="Times New Roman"/>
                <w:color w:val="auto"/>
                <w:kern w:val="0"/>
                <w14:ligatures w14:val="none"/>
              </w:rPr>
            </w:pPr>
          </w:p>
        </w:tc>
      </w:tr>
      <w:tr w:rsidR="00F55018" w:rsidRPr="00F55018" w14:paraId="0CCC7B38" w14:textId="77777777" w:rsidTr="00BC2438">
        <w:trPr>
          <w:trPrChange w:id="5087" w:author="Geri Burgert" w:date="2026-02-02T17:14:00Z" w16du:dateUtc="2026-02-02T22:14:00Z">
            <w:trPr>
              <w:gridBefore w:val="1"/>
              <w:gridAfter w:val="0"/>
            </w:trPr>
          </w:trPrChange>
        </w:trPr>
        <w:tc>
          <w:tcPr>
            <w:tcW w:w="0" w:type="auto"/>
            <w:tcPrChange w:id="5088" w:author="Geri Burgert" w:date="2026-02-02T17:14:00Z" w16du:dateUtc="2026-02-02T22:14:00Z">
              <w:tcPr>
                <w:tcW w:w="0" w:type="auto"/>
                <w:gridSpan w:val="2"/>
              </w:tcPr>
            </w:tcPrChange>
          </w:tcPr>
          <w:p w14:paraId="38DD090D"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Airway eosinophils</w:t>
            </w:r>
          </w:p>
        </w:tc>
        <w:tc>
          <w:tcPr>
            <w:tcW w:w="0" w:type="auto"/>
            <w:tcPrChange w:id="5094" w:author="Geri Burgert" w:date="2026-02-02T17:14:00Z" w16du:dateUtc="2026-02-02T22:14:00Z">
              <w:tcPr>
                <w:tcW w:w="0" w:type="auto"/>
                <w:gridSpan w:val="2"/>
              </w:tcPr>
            </w:tcPrChange>
          </w:tcPr>
          <w:p w14:paraId="12B0FEC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Bronchoalveolar lavage fluid</w:t>
            </w:r>
          </w:p>
        </w:tc>
        <w:tc>
          <w:tcPr>
            <w:tcW w:w="0" w:type="auto"/>
            <w:tcPrChange w:id="5100" w:author="Geri Burgert" w:date="2026-02-02T17:14:00Z" w16du:dateUtc="2026-02-02T22:14:00Z">
              <w:tcPr>
                <w:tcW w:w="0" w:type="auto"/>
                <w:gridSpan w:val="2"/>
              </w:tcPr>
            </w:tcPrChange>
          </w:tcPr>
          <w:p w14:paraId="2B2A137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Differential cell count on bronchoalveolar lavage fluid</w:t>
            </w:r>
            <w:r w:rsidRPr="00F55018" w:rsidDel="00472AE7">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color w:val="auto"/>
                <w:kern w:val="0"/>
                <w14:ligatures w14:val="none"/>
              </w:rPr>
              <w:t>cytospin slides</w:t>
            </w:r>
          </w:p>
        </w:tc>
        <w:tc>
          <w:tcPr>
            <w:tcW w:w="0" w:type="auto"/>
            <w:tcPrChange w:id="5108" w:author="Geri Burgert" w:date="2026-02-02T17:14:00Z" w16du:dateUtc="2026-02-02T22:14:00Z">
              <w:tcPr>
                <w:tcW w:w="0" w:type="auto"/>
              </w:tcPr>
            </w:tcPrChange>
          </w:tcPr>
          <w:p w14:paraId="0838D462"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Asthma:</w:t>
            </w:r>
            <w:r w:rsidRPr="00F55018">
              <w:rPr>
                <w:rFonts w:ascii="Times New Roman" w:eastAsia="Times New Roman" w:hAnsi="Times New Roman" w:cs="Times New Roman"/>
                <w:kern w:val="0"/>
                <w14:ligatures w14:val="none"/>
              </w:rPr>
              <w:t xml:space="preserve"> ≥1% to 3% eosinophils</w:t>
            </w:r>
          </w:p>
          <w:p w14:paraId="0738708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heme="majorEastAsia" w:hAnsi="Times New Roman" w:cs="Times New Roman"/>
                <w:kern w:val="0"/>
                <w14:ligatures w14:val="none"/>
              </w:rPr>
              <w:t>AEP/CEP:</w:t>
            </w:r>
            <w:r w:rsidRPr="00F55018">
              <w:rPr>
                <w:rFonts w:ascii="Times New Roman" w:eastAsia="Times New Roman" w:hAnsi="Times New Roman" w:cs="Times New Roman"/>
                <w:kern w:val="0"/>
                <w14:ligatures w14:val="none"/>
              </w:rPr>
              <w:t xml:space="preserve"> &gt;25% eosinophils</w:t>
            </w:r>
          </w:p>
        </w:tc>
        <w:tc>
          <w:tcPr>
            <w:tcW w:w="0" w:type="auto"/>
            <w:tcPrChange w:id="5121" w:author="Geri Burgert" w:date="2026-02-02T17:14:00Z" w16du:dateUtc="2026-02-02T22:14:00Z">
              <w:tcPr>
                <w:tcW w:w="0" w:type="auto"/>
              </w:tcPr>
            </w:tcPrChange>
          </w:tcPr>
          <w:p w14:paraId="1B416BA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Invasive; limited feasibility for routine monitoring</w:t>
            </w:r>
          </w:p>
        </w:tc>
        <w:tc>
          <w:tcPr>
            <w:tcW w:w="0" w:type="auto"/>
            <w:tcPrChange w:id="5127" w:author="Geri Burgert" w:date="2026-02-02T17:14:00Z" w16du:dateUtc="2026-02-02T22:14:00Z">
              <w:tcPr>
                <w:tcW w:w="0" w:type="auto"/>
                <w:gridSpan w:val="2"/>
              </w:tcPr>
            </w:tcPrChange>
          </w:tcPr>
          <w:p w14:paraId="37CB5DCD"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De Giacomi et al</w:t>
            </w:r>
            <w:r w:rsidRPr="00F55018">
              <w:rPr>
                <w:rFonts w:ascii="Times New Roman" w:eastAsia="Times New Roman" w:hAnsi="Times New Roman" w:cs="Times New Roman"/>
                <w:kern w:val="0"/>
                <w:vertAlign w:val="superscript"/>
                <w14:ligatures w14:val="none"/>
              </w:rPr>
              <w:t>13</w:t>
            </w:r>
          </w:p>
          <w:p w14:paraId="0FDA588B" w14:textId="77777777" w:rsidR="00F55018" w:rsidRPr="00F55018" w:rsidRDefault="00F55018" w:rsidP="00F55018">
            <w:pPr>
              <w:jc w:val="center"/>
              <w:rPr>
                <w:rFonts w:ascii="Times New Roman" w:eastAsia="Times New Roman" w:hAnsi="Times New Roman" w:cs="Times New Roman"/>
                <w:kern w:val="0"/>
                <w14:ligatures w14:val="none"/>
              </w:rPr>
            </w:pPr>
          </w:p>
          <w:p w14:paraId="46838285"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Marchand et al</w:t>
            </w:r>
            <w:r w:rsidRPr="00F55018">
              <w:rPr>
                <w:rFonts w:ascii="Times New Roman" w:eastAsia="Times New Roman" w:hAnsi="Times New Roman" w:cs="Times New Roman"/>
                <w:kern w:val="0"/>
                <w:vertAlign w:val="superscript"/>
                <w14:ligatures w14:val="none"/>
              </w:rPr>
              <w:t>14</w:t>
            </w:r>
          </w:p>
          <w:p w14:paraId="3E3300BB" w14:textId="77777777" w:rsidR="00F55018" w:rsidRPr="00F55018" w:rsidRDefault="00F55018" w:rsidP="00F55018">
            <w:pPr>
              <w:jc w:val="center"/>
              <w:rPr>
                <w:rFonts w:ascii="Times New Roman" w:eastAsia="Times New Roman" w:hAnsi="Times New Roman" w:cs="Times New Roman"/>
                <w:kern w:val="0"/>
                <w14:ligatures w14:val="none"/>
              </w:rPr>
            </w:pPr>
          </w:p>
          <w:p w14:paraId="45AFECA9"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lastRenderedPageBreak/>
              <w:t>Allen et al</w:t>
            </w:r>
            <w:r w:rsidRPr="00F55018">
              <w:rPr>
                <w:rFonts w:ascii="Times New Roman" w:eastAsia="Times New Roman" w:hAnsi="Times New Roman" w:cs="Times New Roman"/>
                <w:kern w:val="0"/>
                <w:vertAlign w:val="superscript"/>
                <w14:ligatures w14:val="none"/>
              </w:rPr>
              <w:t>15</w:t>
            </w:r>
          </w:p>
          <w:p w14:paraId="0916EA5C" w14:textId="77777777" w:rsidR="00F55018" w:rsidRPr="00F55018" w:rsidRDefault="00F55018" w:rsidP="00F55018">
            <w:pPr>
              <w:jc w:val="center"/>
              <w:rPr>
                <w:rFonts w:ascii="Times New Roman" w:eastAsia="Times New Roman" w:hAnsi="Times New Roman" w:cs="Times New Roman"/>
                <w:kern w:val="0"/>
                <w14:ligatures w14:val="none"/>
              </w:rPr>
            </w:pPr>
          </w:p>
          <w:p w14:paraId="4F299287"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Bousquet et al</w:t>
            </w:r>
            <w:r w:rsidRPr="00F55018">
              <w:rPr>
                <w:rFonts w:ascii="Times New Roman" w:eastAsia="Times New Roman" w:hAnsi="Times New Roman" w:cs="Times New Roman"/>
                <w:kern w:val="0"/>
                <w:vertAlign w:val="superscript"/>
                <w14:ligatures w14:val="none"/>
              </w:rPr>
              <w:t>16</w:t>
            </w:r>
          </w:p>
          <w:p w14:paraId="08E72D59" w14:textId="77777777" w:rsidR="00F55018" w:rsidRPr="00F55018" w:rsidRDefault="00F55018" w:rsidP="00F55018">
            <w:pPr>
              <w:jc w:val="center"/>
              <w:rPr>
                <w:rFonts w:ascii="Times New Roman" w:eastAsia="Times New Roman" w:hAnsi="Times New Roman" w:cs="Times New Roman"/>
                <w:kern w:val="0"/>
                <w14:ligatures w14:val="none"/>
              </w:rPr>
            </w:pPr>
          </w:p>
          <w:p w14:paraId="27C35CD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Global Initiative for Asthma</w:t>
            </w:r>
            <w:r w:rsidRPr="00F55018">
              <w:rPr>
                <w:rFonts w:ascii="Times New Roman" w:eastAsia="Times New Roman" w:hAnsi="Times New Roman" w:cs="Times New Roman"/>
                <w:kern w:val="0"/>
                <w:vertAlign w:val="superscript"/>
                <w14:ligatures w14:val="none"/>
              </w:rPr>
              <w:t>17</w:t>
            </w:r>
          </w:p>
        </w:tc>
      </w:tr>
    </w:tbl>
    <w:p w14:paraId="1B9FDD27" w14:textId="77777777" w:rsidR="00F55018" w:rsidRPr="00F55018" w:rsidRDefault="00F55018" w:rsidP="00F55018">
      <w:pPr>
        <w:spacing w:before="0" w:beforeAutospacing="0" w:after="0" w:afterAutospacing="0" w:line="240" w:lineRule="auto"/>
        <w:jc w:val="center"/>
        <w:rPr>
          <w:rFonts w:eastAsia="Times New Roman"/>
          <w:b/>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171" w:author="Geri Burgert" w:date="2026-02-02T17:14:00Z" w16du:dateUtc="2026-02-02T22:14:00Z">
          <w:tblPr>
            <w:tblStyle w:val="TableGrid"/>
            <w:tblW w:w="0" w:type="auto"/>
            <w:tblLook w:val="04A0" w:firstRow="1" w:lastRow="0" w:firstColumn="1" w:lastColumn="0" w:noHBand="0" w:noVBand="1"/>
          </w:tblPr>
        </w:tblPrChange>
      </w:tblPr>
      <w:tblGrid>
        <w:gridCol w:w="1909"/>
        <w:gridCol w:w="1902"/>
        <w:gridCol w:w="1917"/>
        <w:gridCol w:w="2460"/>
        <w:gridCol w:w="1926"/>
        <w:gridCol w:w="2126"/>
        <w:tblGridChange w:id="5172">
          <w:tblGrid>
            <w:gridCol w:w="5"/>
            <w:gridCol w:w="1894"/>
            <w:gridCol w:w="10"/>
            <w:gridCol w:w="1868"/>
            <w:gridCol w:w="34"/>
            <w:gridCol w:w="1909"/>
            <w:gridCol w:w="8"/>
            <w:gridCol w:w="2452"/>
            <w:gridCol w:w="8"/>
            <w:gridCol w:w="1904"/>
            <w:gridCol w:w="22"/>
            <w:gridCol w:w="2121"/>
            <w:gridCol w:w="5"/>
          </w:tblGrid>
        </w:tblGridChange>
      </w:tblGrid>
      <w:tr w:rsidR="00F55018" w:rsidRPr="00F55018" w14:paraId="1B800C21" w14:textId="77777777" w:rsidTr="00BC2438">
        <w:trPr>
          <w:trHeight w:val="4105"/>
          <w:trPrChange w:id="5174" w:author="Geri Burgert" w:date="2026-02-02T17:14:00Z" w16du:dateUtc="2026-02-02T22:14:00Z">
            <w:trPr>
              <w:gridBefore w:val="1"/>
              <w:gridAfter w:val="0"/>
              <w:trHeight w:val="4105"/>
            </w:trPr>
          </w:trPrChange>
        </w:trPr>
        <w:tc>
          <w:tcPr>
            <w:tcW w:w="2019" w:type="dxa"/>
            <w:tcPrChange w:id="5175" w:author="Geri Burgert" w:date="2026-02-02T17:14:00Z" w16du:dateUtc="2026-02-02T22:14:00Z">
              <w:tcPr>
                <w:tcW w:w="2019" w:type="dxa"/>
              </w:tcPr>
            </w:tcPrChange>
          </w:tcPr>
          <w:p w14:paraId="5EF3D16C"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Airway eosinophils</w:t>
            </w:r>
          </w:p>
        </w:tc>
        <w:tc>
          <w:tcPr>
            <w:tcW w:w="2096" w:type="dxa"/>
            <w:tcPrChange w:id="5181" w:author="Geri Burgert" w:date="2026-02-02T17:14:00Z" w16du:dateUtc="2026-02-02T22:14:00Z">
              <w:tcPr>
                <w:tcW w:w="2096" w:type="dxa"/>
                <w:gridSpan w:val="2"/>
              </w:tcPr>
            </w:tcPrChange>
          </w:tcPr>
          <w:p w14:paraId="4AB5F52D"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Induced sputum</w:t>
            </w:r>
          </w:p>
        </w:tc>
        <w:tc>
          <w:tcPr>
            <w:tcW w:w="2027" w:type="dxa"/>
            <w:tcPrChange w:id="5187" w:author="Geri Burgert" w:date="2026-02-02T17:14:00Z" w16du:dateUtc="2026-02-02T22:14:00Z">
              <w:tcPr>
                <w:tcW w:w="2027" w:type="dxa"/>
                <w:gridSpan w:val="2"/>
              </w:tcPr>
            </w:tcPrChange>
          </w:tcPr>
          <w:p w14:paraId="418B8A20"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Sputum induction with hypertonic saline followed by differential cell counts on sputum cytospin slides</w:t>
            </w:r>
          </w:p>
        </w:tc>
        <w:tc>
          <w:tcPr>
            <w:tcW w:w="2465" w:type="dxa"/>
            <w:tcPrChange w:id="5193" w:author="Geri Burgert" w:date="2026-02-02T17:14:00Z" w16du:dateUtc="2026-02-02T22:14:00Z">
              <w:tcPr>
                <w:tcW w:w="2465" w:type="dxa"/>
                <w:gridSpan w:val="2"/>
              </w:tcPr>
            </w:tcPrChange>
          </w:tcPr>
          <w:p w14:paraId="213ED21B"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Asthma:</w:t>
            </w:r>
            <w:r w:rsidRPr="00F55018">
              <w:rPr>
                <w:rFonts w:ascii="Times New Roman" w:eastAsia="Times New Roman" w:hAnsi="Times New Roman" w:cs="Times New Roman"/>
                <w:kern w:val="0"/>
                <w14:ligatures w14:val="none"/>
              </w:rPr>
              <w:t xml:space="preserve"> ≥2% to 3% defines eosinophilic asthma</w:t>
            </w:r>
          </w:p>
          <w:p w14:paraId="020F1F8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heme="majorEastAsia" w:hAnsi="Times New Roman" w:cs="Times New Roman"/>
                <w:kern w:val="0"/>
                <w14:ligatures w14:val="none"/>
              </w:rPr>
              <w:t>COPD:</w:t>
            </w:r>
            <w:r w:rsidRPr="00F55018">
              <w:rPr>
                <w:rFonts w:ascii="Times New Roman" w:eastAsia="Times New Roman" w:hAnsi="Times New Roman" w:cs="Times New Roman"/>
                <w:kern w:val="0"/>
                <w14:ligatures w14:val="none"/>
              </w:rPr>
              <w:t xml:space="preserve"> ≥2% to 3% suggests eosinophilic COPD</w:t>
            </w:r>
          </w:p>
        </w:tc>
        <w:tc>
          <w:tcPr>
            <w:tcW w:w="2034" w:type="dxa"/>
            <w:tcPrChange w:id="5206" w:author="Geri Burgert" w:date="2026-02-02T17:14:00Z" w16du:dateUtc="2026-02-02T22:14:00Z">
              <w:tcPr>
                <w:tcW w:w="2034" w:type="dxa"/>
                <w:gridSpan w:val="2"/>
              </w:tcPr>
            </w:tcPrChange>
          </w:tcPr>
          <w:p w14:paraId="1939C0C9"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specialized training; sample quality is variable unless selection under inverted microscope is practised; not all patients produce adequate sample (minimum weight for processing 100 mg)</w:t>
            </w:r>
          </w:p>
        </w:tc>
        <w:tc>
          <w:tcPr>
            <w:tcW w:w="2309" w:type="dxa"/>
            <w:tcPrChange w:id="5212" w:author="Geri Burgert" w:date="2026-02-02T17:14:00Z" w16du:dateUtc="2026-02-02T22:14:00Z">
              <w:tcPr>
                <w:tcW w:w="2309" w:type="dxa"/>
                <w:gridSpan w:val="2"/>
              </w:tcPr>
            </w:tcPrChange>
          </w:tcPr>
          <w:p w14:paraId="57A595B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Pizzichini et al</w:t>
            </w:r>
            <w:r w:rsidRPr="00F55018">
              <w:rPr>
                <w:rFonts w:ascii="Times New Roman" w:eastAsia="Times New Roman" w:hAnsi="Times New Roman" w:cs="Times New Roman"/>
                <w:kern w:val="0"/>
                <w:vertAlign w:val="superscript"/>
                <w14:ligatures w14:val="none"/>
              </w:rPr>
              <w:t>18</w:t>
            </w:r>
          </w:p>
          <w:p w14:paraId="066D9541" w14:textId="77777777" w:rsidR="00F55018" w:rsidRPr="00F55018" w:rsidRDefault="00F55018" w:rsidP="00F55018">
            <w:pPr>
              <w:jc w:val="center"/>
              <w:rPr>
                <w:rFonts w:ascii="Times New Roman" w:eastAsia="Times New Roman" w:hAnsi="Times New Roman" w:cs="Times New Roman"/>
                <w:kern w:val="0"/>
                <w14:ligatures w14:val="none"/>
              </w:rPr>
            </w:pPr>
          </w:p>
          <w:p w14:paraId="3503972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Green et al</w:t>
            </w:r>
            <w:r w:rsidRPr="00F55018">
              <w:rPr>
                <w:rFonts w:ascii="Times New Roman" w:eastAsia="Times New Roman" w:hAnsi="Times New Roman" w:cs="Times New Roman"/>
                <w:kern w:val="0"/>
                <w:vertAlign w:val="superscript"/>
                <w14:ligatures w14:val="none"/>
              </w:rPr>
              <w:t>19</w:t>
            </w:r>
          </w:p>
          <w:p w14:paraId="65CBC53B" w14:textId="77777777" w:rsidR="00F55018" w:rsidRPr="00F55018" w:rsidRDefault="00F55018" w:rsidP="00F55018">
            <w:pPr>
              <w:jc w:val="center"/>
              <w:rPr>
                <w:rFonts w:ascii="Times New Roman" w:eastAsia="Times New Roman" w:hAnsi="Times New Roman" w:cs="Times New Roman"/>
                <w:kern w:val="0"/>
                <w14:ligatures w14:val="none"/>
              </w:rPr>
            </w:pPr>
          </w:p>
          <w:p w14:paraId="555A5C7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Siva et al</w:t>
            </w:r>
            <w:r w:rsidRPr="00F55018">
              <w:rPr>
                <w:rFonts w:ascii="Times New Roman" w:eastAsia="Times New Roman" w:hAnsi="Times New Roman" w:cs="Times New Roman"/>
                <w:kern w:val="0"/>
                <w:vertAlign w:val="superscript"/>
                <w14:ligatures w14:val="none"/>
              </w:rPr>
              <w:t>20</w:t>
            </w:r>
          </w:p>
          <w:p w14:paraId="069B5BD7" w14:textId="77777777" w:rsidR="00F55018" w:rsidRPr="00F55018" w:rsidRDefault="00F55018" w:rsidP="00F55018">
            <w:pPr>
              <w:jc w:val="center"/>
              <w:rPr>
                <w:rFonts w:ascii="Times New Roman" w:eastAsia="Times New Roman" w:hAnsi="Times New Roman" w:cs="Times New Roman"/>
                <w:kern w:val="0"/>
                <w14:ligatures w14:val="none"/>
              </w:rPr>
            </w:pPr>
          </w:p>
          <w:p w14:paraId="111F0992"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Leigh et al</w:t>
            </w:r>
            <w:r w:rsidRPr="00F55018">
              <w:rPr>
                <w:rFonts w:ascii="Times New Roman" w:eastAsia="Times New Roman" w:hAnsi="Times New Roman" w:cs="Times New Roman"/>
                <w:kern w:val="0"/>
                <w:vertAlign w:val="superscript"/>
                <w14:ligatures w14:val="none"/>
              </w:rPr>
              <w:t>21</w:t>
            </w:r>
          </w:p>
          <w:p w14:paraId="6EBEDDEF" w14:textId="77777777" w:rsidR="00F55018" w:rsidRPr="00F55018" w:rsidRDefault="00F55018" w:rsidP="00F55018">
            <w:pPr>
              <w:jc w:val="center"/>
              <w:rPr>
                <w:rFonts w:ascii="Times New Roman" w:eastAsia="Times New Roman" w:hAnsi="Times New Roman" w:cs="Times New Roman"/>
                <w:kern w:val="0"/>
                <w14:ligatures w14:val="none"/>
              </w:rPr>
            </w:pPr>
          </w:p>
          <w:p w14:paraId="2B5506FF" w14:textId="4AD39369"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Nair et al</w:t>
            </w:r>
            <w:r w:rsidR="00DC6CDD" w:rsidRPr="00DC6CDD">
              <w:rPr>
                <w:rFonts w:ascii="Times New Roman" w:eastAsia="Times New Roman" w:hAnsi="Times New Roman" w:cs="Times New Roman"/>
                <w:kern w:val="0"/>
                <w:vertAlign w:val="superscript"/>
                <w14:ligatures w14:val="none"/>
              </w:rPr>
              <w:t>22</w:t>
            </w:r>
          </w:p>
          <w:p w14:paraId="77FA3123" w14:textId="77777777" w:rsidR="00F55018" w:rsidRPr="00F55018" w:rsidRDefault="00F55018" w:rsidP="00F55018">
            <w:pPr>
              <w:jc w:val="center"/>
              <w:rPr>
                <w:rFonts w:ascii="Times New Roman" w:eastAsia="Times New Roman" w:hAnsi="Times New Roman" w:cs="Times New Roman"/>
                <w:color w:val="auto"/>
                <w:kern w:val="0"/>
                <w14:ligatures w14:val="none"/>
              </w:rPr>
            </w:pPr>
          </w:p>
          <w:p w14:paraId="543BF70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Global Initiative for Asthma</w:t>
            </w:r>
            <w:r w:rsidRPr="00F55018">
              <w:rPr>
                <w:rFonts w:ascii="Times New Roman" w:eastAsia="Times New Roman" w:hAnsi="Times New Roman" w:cs="Times New Roman"/>
                <w:kern w:val="0"/>
                <w:vertAlign w:val="superscript"/>
                <w14:ligatures w14:val="none"/>
              </w:rPr>
              <w:t>17</w:t>
            </w:r>
          </w:p>
        </w:tc>
      </w:tr>
      <w:tr w:rsidR="00F55018" w:rsidRPr="00F55018" w14:paraId="646C70B5" w14:textId="77777777" w:rsidTr="00BC2438">
        <w:trPr>
          <w:trPrChange w:id="5266" w:author="Geri Burgert" w:date="2026-02-02T17:14:00Z" w16du:dateUtc="2026-02-02T22:14:00Z">
            <w:trPr>
              <w:gridBefore w:val="1"/>
              <w:gridAfter w:val="0"/>
            </w:trPr>
          </w:trPrChange>
        </w:trPr>
        <w:tc>
          <w:tcPr>
            <w:tcW w:w="2019" w:type="dxa"/>
            <w:tcPrChange w:id="5267" w:author="Geri Burgert" w:date="2026-02-02T17:14:00Z" w16du:dateUtc="2026-02-02T22:14:00Z">
              <w:tcPr>
                <w:tcW w:w="2019" w:type="dxa"/>
              </w:tcPr>
            </w:tcPrChange>
          </w:tcPr>
          <w:p w14:paraId="1A5DFFE5"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Type 2 airway inflammation</w:t>
            </w:r>
          </w:p>
        </w:tc>
        <w:tc>
          <w:tcPr>
            <w:tcW w:w="2096" w:type="dxa"/>
            <w:tcPrChange w:id="5273" w:author="Geri Burgert" w:date="2026-02-02T17:14:00Z" w16du:dateUtc="2026-02-02T22:14:00Z">
              <w:tcPr>
                <w:tcW w:w="2096" w:type="dxa"/>
                <w:gridSpan w:val="2"/>
              </w:tcPr>
            </w:tcPrChange>
          </w:tcPr>
          <w:p w14:paraId="232EA69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Exhaled breath</w:t>
            </w:r>
          </w:p>
        </w:tc>
        <w:tc>
          <w:tcPr>
            <w:tcW w:w="2027" w:type="dxa"/>
            <w:tcPrChange w:id="5279" w:author="Geri Burgert" w:date="2026-02-02T17:14:00Z" w16du:dateUtc="2026-02-02T22:14:00Z">
              <w:tcPr>
                <w:tcW w:w="2027" w:type="dxa"/>
                <w:gridSpan w:val="2"/>
              </w:tcPr>
            </w:tcPrChange>
          </w:tcPr>
          <w:p w14:paraId="4FBADE9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Measurement of FeNO with monitor (eg, </w:t>
            </w:r>
            <w:commentRangeStart w:id="5285"/>
            <w:r w:rsidRPr="00F55018">
              <w:rPr>
                <w:rFonts w:ascii="Times New Roman" w:eastAsia="Times New Roman" w:hAnsi="Times New Roman" w:cs="Times New Roman"/>
                <w:color w:val="auto"/>
                <w:kern w:val="0"/>
                <w14:ligatures w14:val="none"/>
              </w:rPr>
              <w:t>NIOX VERO</w:t>
            </w:r>
            <w:commentRangeEnd w:id="5285"/>
            <w:r w:rsidRPr="00F55018">
              <w:rPr>
                <w:rFonts w:ascii="Times New Roman" w:eastAsia="Times New Roman" w:hAnsi="Times New Roman" w:cs="Times New Roman"/>
                <w:color w:val="auto"/>
                <w:kern w:val="0"/>
                <w14:ligatures w14:val="none"/>
              </w:rPr>
              <w:commentReference w:id="5285"/>
            </w:r>
            <w:r w:rsidRPr="00F55018">
              <w:rPr>
                <w:rFonts w:ascii="Times New Roman" w:eastAsia="Times New Roman" w:hAnsi="Times New Roman" w:cs="Times New Roman"/>
                <w:color w:val="auto"/>
                <w:kern w:val="0"/>
                <w14:ligatures w14:val="none"/>
              </w:rPr>
              <w:t>)</w:t>
            </w:r>
          </w:p>
        </w:tc>
        <w:tc>
          <w:tcPr>
            <w:tcW w:w="2465" w:type="dxa"/>
            <w:tcPrChange w:id="5289" w:author="Geri Burgert" w:date="2026-02-02T17:14:00Z" w16du:dateUtc="2026-02-02T22:14:00Z">
              <w:tcPr>
                <w:tcW w:w="2465" w:type="dxa"/>
                <w:gridSpan w:val="2"/>
              </w:tcPr>
            </w:tcPrChange>
          </w:tcPr>
          <w:p w14:paraId="4EFAA6AA"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heme="majorEastAsia" w:hAnsi="Times New Roman" w:cs="Times New Roman"/>
                <w:kern w:val="0"/>
                <w14:ligatures w14:val="none"/>
              </w:rPr>
              <w:t>Asthma:</w:t>
            </w:r>
            <w:r w:rsidRPr="00F55018">
              <w:rPr>
                <w:rFonts w:ascii="Times New Roman" w:eastAsia="Times New Roman" w:hAnsi="Times New Roman" w:cs="Times New Roman"/>
                <w:kern w:val="0"/>
                <w14:ligatures w14:val="none"/>
              </w:rPr>
              <w:t xml:space="preserve"> FeNO &gt;25-50 ppb indicates eosinophilic inflammation in ICS-free patients; &gt;20-25 ppb indicates eosinophilic </w:t>
            </w:r>
            <w:r w:rsidRPr="00F55018">
              <w:rPr>
                <w:rFonts w:ascii="Times New Roman" w:eastAsia="Times New Roman" w:hAnsi="Times New Roman" w:cs="Times New Roman"/>
                <w:kern w:val="0"/>
                <w14:ligatures w14:val="none"/>
              </w:rPr>
              <w:lastRenderedPageBreak/>
              <w:t>inflammation in patients receiving ICS</w:t>
            </w:r>
          </w:p>
          <w:p w14:paraId="00D8B71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heme="majorEastAsia" w:hAnsi="Times New Roman" w:cs="Times New Roman"/>
                <w:kern w:val="0"/>
                <w14:ligatures w14:val="none"/>
              </w:rPr>
              <w:t>COPD/</w:t>
            </w:r>
            <w:r w:rsidRPr="00F55018">
              <w:rPr>
                <w:rFonts w:ascii="Times New Roman" w:eastAsia="Times New Roman" w:hAnsi="Times New Roman" w:cs="Times New Roman"/>
                <w:color w:val="auto"/>
                <w:kern w:val="0"/>
                <w14:ligatures w14:val="none"/>
              </w:rPr>
              <w:t>eosinophilic granulomatosis with polyangiitis/</w:t>
            </w:r>
            <w:r w:rsidRPr="00F55018">
              <w:rPr>
                <w:rFonts w:ascii="Times New Roman" w:eastAsiaTheme="majorEastAsia" w:hAnsi="Times New Roman" w:cs="Times New Roman"/>
                <w:kern w:val="0"/>
                <w14:ligatures w14:val="none"/>
              </w:rPr>
              <w:t>AEP/CEP:</w:t>
            </w:r>
            <w:r w:rsidRPr="00F55018">
              <w:rPr>
                <w:rFonts w:ascii="Times New Roman" w:eastAsia="Times New Roman" w:hAnsi="Times New Roman" w:cs="Times New Roman"/>
                <w:kern w:val="0"/>
                <w14:ligatures w14:val="none"/>
              </w:rPr>
              <w:t xml:space="preserve"> no standardized threshold; may be elevated</w:t>
            </w:r>
          </w:p>
        </w:tc>
        <w:tc>
          <w:tcPr>
            <w:tcW w:w="2034" w:type="dxa"/>
            <w:tcPrChange w:id="5305" w:author="Geri Burgert" w:date="2026-02-02T17:14:00Z" w16du:dateUtc="2026-02-02T22:14:00Z">
              <w:tcPr>
                <w:tcW w:w="2034" w:type="dxa"/>
                <w:gridSpan w:val="2"/>
              </w:tcPr>
            </w:tcPrChange>
          </w:tcPr>
          <w:p w14:paraId="14F53724"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 xml:space="preserve">Reflects type 2 inflammation rather than eosinophils directly; values influenced by corticosteroid </w:t>
            </w:r>
            <w:r w:rsidRPr="00F55018">
              <w:rPr>
                <w:rFonts w:ascii="Times New Roman" w:eastAsia="Times New Roman" w:hAnsi="Times New Roman" w:cs="Times New Roman"/>
                <w:color w:val="auto"/>
                <w:kern w:val="0"/>
                <w14:ligatures w14:val="none"/>
              </w:rPr>
              <w:lastRenderedPageBreak/>
              <w:t>use, infections, smoking, atopy; limited use in some centers owing to capital cost (equipment and cartridges)</w:t>
            </w:r>
          </w:p>
        </w:tc>
        <w:tc>
          <w:tcPr>
            <w:tcW w:w="2309" w:type="dxa"/>
            <w:tcPrChange w:id="5312" w:author="Geri Burgert" w:date="2026-02-02T17:14:00Z" w16du:dateUtc="2026-02-02T22:14:00Z">
              <w:tcPr>
                <w:tcW w:w="2309" w:type="dxa"/>
                <w:gridSpan w:val="2"/>
              </w:tcPr>
            </w:tcPrChange>
          </w:tcPr>
          <w:p w14:paraId="1E5119A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lastRenderedPageBreak/>
              <w:t>Dweik et al</w:t>
            </w:r>
            <w:r w:rsidRPr="00F55018">
              <w:rPr>
                <w:rFonts w:ascii="Times New Roman" w:eastAsia="Times New Roman" w:hAnsi="Times New Roman" w:cs="Times New Roman"/>
                <w:kern w:val="0"/>
                <w:vertAlign w:val="superscript"/>
                <w14:ligatures w14:val="none"/>
              </w:rPr>
              <w:t>23</w:t>
            </w:r>
          </w:p>
          <w:p w14:paraId="2850E149" w14:textId="77777777" w:rsidR="00F55018" w:rsidRPr="00F55018" w:rsidRDefault="00F55018" w:rsidP="00F55018">
            <w:pPr>
              <w:jc w:val="center"/>
              <w:rPr>
                <w:rFonts w:ascii="Times New Roman" w:eastAsia="Times New Roman" w:hAnsi="Times New Roman" w:cs="Times New Roman"/>
                <w:kern w:val="0"/>
                <w14:ligatures w14:val="none"/>
              </w:rPr>
            </w:pPr>
          </w:p>
          <w:p w14:paraId="41DF7AA9"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Louis et al</w:t>
            </w:r>
            <w:r w:rsidRPr="00F55018">
              <w:rPr>
                <w:rFonts w:ascii="Times New Roman" w:eastAsia="Times New Roman" w:hAnsi="Times New Roman" w:cs="Times New Roman"/>
                <w:kern w:val="0"/>
                <w:vertAlign w:val="superscript"/>
                <w14:ligatures w14:val="none"/>
              </w:rPr>
              <w:t>24</w:t>
            </w:r>
          </w:p>
          <w:p w14:paraId="35716C04" w14:textId="77777777" w:rsidR="00F55018" w:rsidRPr="00F55018" w:rsidRDefault="00F55018" w:rsidP="00F55018">
            <w:pPr>
              <w:jc w:val="center"/>
              <w:rPr>
                <w:rFonts w:ascii="Times New Roman" w:eastAsia="Times New Roman" w:hAnsi="Times New Roman" w:cs="Times New Roman"/>
                <w:kern w:val="0"/>
                <w14:ligatures w14:val="none"/>
              </w:rPr>
            </w:pPr>
          </w:p>
          <w:p w14:paraId="5B49A3AD"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Zitt</w:t>
            </w:r>
            <w:r w:rsidRPr="00F55018">
              <w:rPr>
                <w:rFonts w:ascii="Times New Roman" w:eastAsia="Times New Roman" w:hAnsi="Times New Roman" w:cs="Times New Roman"/>
                <w:kern w:val="0"/>
                <w:vertAlign w:val="superscript"/>
                <w14:ligatures w14:val="none"/>
              </w:rPr>
              <w:t>25</w:t>
            </w:r>
          </w:p>
          <w:p w14:paraId="331915F7" w14:textId="77777777" w:rsidR="00F55018" w:rsidRPr="00F55018" w:rsidRDefault="00F55018" w:rsidP="00F55018">
            <w:pPr>
              <w:jc w:val="center"/>
              <w:rPr>
                <w:rFonts w:ascii="Times New Roman" w:eastAsia="Times New Roman" w:hAnsi="Times New Roman" w:cs="Times New Roman"/>
                <w:color w:val="auto"/>
                <w:kern w:val="0"/>
                <w14:ligatures w14:val="none"/>
              </w:rPr>
            </w:pPr>
          </w:p>
        </w:tc>
      </w:tr>
      <w:tr w:rsidR="00F55018" w:rsidRPr="00F55018" w14:paraId="34B17DA6" w14:textId="77777777" w:rsidTr="00BC2438">
        <w:trPr>
          <w:trPrChange w:id="5341" w:author="Geri Burgert" w:date="2026-02-02T17:14:00Z" w16du:dateUtc="2026-02-02T22:14:00Z">
            <w:trPr>
              <w:gridBefore w:val="1"/>
              <w:gridAfter w:val="0"/>
            </w:trPr>
          </w:trPrChange>
        </w:trPr>
        <w:tc>
          <w:tcPr>
            <w:tcW w:w="2019" w:type="dxa"/>
            <w:tcPrChange w:id="5342" w:author="Geri Burgert" w:date="2026-02-02T17:14:00Z" w16du:dateUtc="2026-02-02T22:14:00Z">
              <w:tcPr>
                <w:tcW w:w="2019" w:type="dxa"/>
              </w:tcPr>
            </w:tcPrChange>
          </w:tcPr>
          <w:p w14:paraId="2F2CB0A3"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Composite type 2 airway inflammation</w:t>
            </w:r>
          </w:p>
        </w:tc>
        <w:tc>
          <w:tcPr>
            <w:tcW w:w="2096" w:type="dxa"/>
            <w:tcPrChange w:id="5348" w:author="Geri Burgert" w:date="2026-02-02T17:14:00Z" w16du:dateUtc="2026-02-02T22:14:00Z">
              <w:tcPr>
                <w:tcW w:w="2096" w:type="dxa"/>
                <w:gridSpan w:val="2"/>
              </w:tcPr>
            </w:tcPrChange>
          </w:tcPr>
          <w:p w14:paraId="608131B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Peripheral blood and exhaled breath</w:t>
            </w:r>
          </w:p>
        </w:tc>
        <w:tc>
          <w:tcPr>
            <w:tcW w:w="2027" w:type="dxa"/>
            <w:tcPrChange w:id="5354" w:author="Geri Burgert" w:date="2026-02-02T17:14:00Z" w16du:dateUtc="2026-02-02T22:14:00Z">
              <w:tcPr>
                <w:tcW w:w="2027" w:type="dxa"/>
                <w:gridSpan w:val="2"/>
              </w:tcPr>
            </w:tcPrChange>
          </w:tcPr>
          <w:p w14:paraId="575DCEF0"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Oracle composite (blood eosinophils + FeNO)</w:t>
            </w:r>
          </w:p>
        </w:tc>
        <w:tc>
          <w:tcPr>
            <w:tcW w:w="2465" w:type="dxa"/>
            <w:tcPrChange w:id="5360" w:author="Geri Burgert" w:date="2026-02-02T17:14:00Z" w16du:dateUtc="2026-02-02T22:14:00Z">
              <w:tcPr>
                <w:tcW w:w="2465" w:type="dxa"/>
                <w:gridSpan w:val="2"/>
              </w:tcPr>
            </w:tcPrChange>
          </w:tcPr>
          <w:p w14:paraId="44D8BEA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 xml:space="preserve">Asthma: blood eosinophils &gt;300 cells/µL </w:t>
            </w:r>
            <w:r w:rsidRPr="00F55018">
              <w:rPr>
                <w:rFonts w:ascii="Times New Roman" w:eastAsia="Times New Roman" w:hAnsi="Times New Roman" w:cs="Times New Roman"/>
                <w:i/>
                <w:iCs/>
                <w:kern w:val="0"/>
                <w14:ligatures w14:val="none"/>
              </w:rPr>
              <w:t>a</w:t>
            </w:r>
            <w:r w:rsidRPr="00F55018">
              <w:rPr>
                <w:rFonts w:ascii="Times New Roman" w:eastAsia="Times New Roman" w:hAnsi="Times New Roman" w:cs="Times New Roman"/>
                <w:i/>
                <w:iCs/>
                <w:color w:val="auto"/>
                <w:kern w:val="0"/>
                <w14:ligatures w14:val="none"/>
              </w:rPr>
              <w:t>nd</w:t>
            </w:r>
            <w:r w:rsidRPr="00F55018">
              <w:rPr>
                <w:rFonts w:ascii="Times New Roman" w:eastAsia="Times New Roman" w:hAnsi="Times New Roman" w:cs="Times New Roman"/>
                <w:kern w:val="0"/>
                <w14:ligatures w14:val="none"/>
              </w:rPr>
              <w:t xml:space="preserve"> </w:t>
            </w:r>
            <w:r w:rsidRPr="00F55018">
              <w:rPr>
                <w:rFonts w:ascii="Times New Roman" w:eastAsia="Times New Roman" w:hAnsi="Times New Roman" w:cs="Times New Roman"/>
                <w:kern w:val="0"/>
                <w14:ligatures w14:val="none"/>
              </w:rPr>
              <w:t>FeNO &gt;50 ppb</w:t>
            </w:r>
          </w:p>
        </w:tc>
        <w:tc>
          <w:tcPr>
            <w:tcW w:w="2034" w:type="dxa"/>
            <w:tcPrChange w:id="5370" w:author="Geri Burgert" w:date="2026-02-02T17:14:00Z" w16du:dateUtc="2026-02-02T22:14:00Z">
              <w:tcPr>
                <w:tcW w:w="2034" w:type="dxa"/>
                <w:gridSpan w:val="2"/>
              </w:tcPr>
            </w:tcPrChange>
          </w:tcPr>
          <w:p w14:paraId="4A16007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availability of both biomarkers; validated primarily in moderate to severe asthma, limited evidence in additional eosinophilic lung diseases</w:t>
            </w:r>
          </w:p>
        </w:tc>
        <w:tc>
          <w:tcPr>
            <w:tcW w:w="2309" w:type="dxa"/>
            <w:tcPrChange w:id="5376" w:author="Geri Burgert" w:date="2026-02-02T17:14:00Z" w16du:dateUtc="2026-02-02T22:14:00Z">
              <w:tcPr>
                <w:tcW w:w="2309" w:type="dxa"/>
                <w:gridSpan w:val="2"/>
              </w:tcPr>
            </w:tcPrChange>
          </w:tcPr>
          <w:p w14:paraId="491D27E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Meulmeester et al</w:t>
            </w:r>
            <w:r w:rsidRPr="00F55018">
              <w:rPr>
                <w:rFonts w:ascii="Times New Roman" w:eastAsia="Times New Roman" w:hAnsi="Times New Roman" w:cs="Times New Roman"/>
                <w:color w:val="auto"/>
                <w:kern w:val="0"/>
                <w:vertAlign w:val="superscript"/>
                <w14:ligatures w14:val="none"/>
              </w:rPr>
              <w:t>26</w:t>
            </w:r>
          </w:p>
          <w:p w14:paraId="7E91A69B" w14:textId="77777777" w:rsidR="00F55018" w:rsidRPr="00F55018" w:rsidRDefault="00F55018" w:rsidP="00F55018">
            <w:pPr>
              <w:jc w:val="center"/>
              <w:rPr>
                <w:rFonts w:ascii="Times New Roman" w:eastAsia="Times New Roman" w:hAnsi="Times New Roman" w:cs="Times New Roman"/>
                <w:color w:val="auto"/>
                <w:kern w:val="0"/>
                <w14:ligatures w14:val="none"/>
              </w:rPr>
            </w:pPr>
          </w:p>
        </w:tc>
      </w:tr>
    </w:tbl>
    <w:p w14:paraId="182E0E2B" w14:textId="77777777" w:rsidR="00F55018" w:rsidRPr="00F55018" w:rsidRDefault="00F55018" w:rsidP="00F55018">
      <w:pPr>
        <w:widowControl w:val="0"/>
        <w:spacing w:before="0" w:beforeAutospacing="0" w:after="0" w:afterAutospacing="0" w:line="240" w:lineRule="auto"/>
        <w:rPr>
          <w:rFonts w:eastAsia="Times New Roman"/>
          <w:bCs w:val="0"/>
          <w:color w:val="auto"/>
          <w:kern w:val="0"/>
          <w14:ligatures w14:val="none"/>
        </w:rPr>
      </w:pPr>
      <w:r w:rsidRPr="00F55018">
        <w:rPr>
          <w:rFonts w:eastAsia="Times New Roman"/>
          <w:bCs w:val="0"/>
          <w:i/>
          <w:iCs/>
          <w:color w:val="auto"/>
          <w:kern w:val="0"/>
          <w14:ligatures w14:val="none"/>
        </w:rPr>
        <w:t>AEP</w:t>
      </w:r>
      <w:r w:rsidRPr="00F55018">
        <w:rPr>
          <w:rFonts w:eastAsia="Times New Roman"/>
          <w:bCs w:val="0"/>
          <w:color w:val="auto"/>
          <w:kern w:val="0"/>
          <w14:ligatures w14:val="none"/>
        </w:rPr>
        <w:t xml:space="preserve">, acute eosinophilic pneumonia; </w:t>
      </w:r>
      <w:r w:rsidRPr="00F55018">
        <w:rPr>
          <w:rFonts w:eastAsia="Times New Roman"/>
          <w:bCs w:val="0"/>
          <w:i/>
          <w:iCs/>
          <w:color w:val="auto"/>
          <w:kern w:val="0"/>
          <w14:ligatures w14:val="none"/>
        </w:rPr>
        <w:t>CEP</w:t>
      </w:r>
      <w:r w:rsidRPr="00F55018">
        <w:rPr>
          <w:rFonts w:eastAsia="Times New Roman"/>
          <w:bCs w:val="0"/>
          <w:color w:val="auto"/>
          <w:kern w:val="0"/>
          <w14:ligatures w14:val="none"/>
        </w:rPr>
        <w:t xml:space="preserve">, chronic eosinophilic pneumonia; </w:t>
      </w:r>
      <w:r w:rsidRPr="00F55018">
        <w:rPr>
          <w:rFonts w:eastAsia="Times New Roman"/>
          <w:bCs w:val="0"/>
          <w:i/>
          <w:iCs/>
          <w:color w:val="auto"/>
          <w:kern w:val="0"/>
          <w14:ligatures w14:val="none"/>
        </w:rPr>
        <w:t>COPD</w:t>
      </w:r>
      <w:r w:rsidRPr="00F55018">
        <w:rPr>
          <w:rFonts w:eastAsia="Times New Roman"/>
          <w:bCs w:val="0"/>
          <w:color w:val="auto"/>
          <w:kern w:val="0"/>
          <w14:ligatures w14:val="none"/>
        </w:rPr>
        <w:t xml:space="preserve">: chronic obstructive pulmonary disease; </w:t>
      </w:r>
      <w:r w:rsidRPr="00F55018">
        <w:rPr>
          <w:rFonts w:eastAsia="Times New Roman"/>
          <w:bCs w:val="0"/>
          <w:i/>
          <w:iCs/>
          <w:color w:val="auto"/>
          <w:kern w:val="0"/>
          <w14:ligatures w14:val="none"/>
        </w:rPr>
        <w:t>EGPA</w:t>
      </w:r>
      <w:r w:rsidRPr="00F55018">
        <w:rPr>
          <w:rFonts w:eastAsia="Times New Roman"/>
          <w:bCs w:val="0"/>
          <w:color w:val="auto"/>
          <w:kern w:val="0"/>
          <w14:ligatures w14:val="none"/>
        </w:rPr>
        <w:t xml:space="preserve">, eosinophilic granulomatosis with polyangiitis; </w:t>
      </w:r>
      <w:r w:rsidRPr="00F55018">
        <w:rPr>
          <w:rFonts w:eastAsia="Times New Roman"/>
          <w:bCs w:val="0"/>
          <w:i/>
          <w:iCs/>
          <w:color w:val="auto"/>
          <w:kern w:val="0"/>
          <w14:ligatures w14:val="none"/>
        </w:rPr>
        <w:t>ppb</w:t>
      </w:r>
      <w:r w:rsidRPr="00F55018">
        <w:rPr>
          <w:rFonts w:eastAsia="Times New Roman"/>
          <w:bCs w:val="0"/>
          <w:color w:val="auto"/>
          <w:kern w:val="0"/>
          <w14:ligatures w14:val="none"/>
        </w:rPr>
        <w:t>, parts per billion.</w:t>
      </w:r>
    </w:p>
    <w:p w14:paraId="39E23853" w14:textId="77777777" w:rsidR="00F55018" w:rsidRPr="00F55018" w:rsidRDefault="00F55018" w:rsidP="00F55018">
      <w:pPr>
        <w:spacing w:before="0" w:beforeAutospacing="0" w:after="0" w:afterAutospacing="0"/>
        <w:jc w:val="both"/>
        <w:rPr>
          <w:rFonts w:eastAsia="Times New Roman"/>
          <w:bCs w:val="0"/>
          <w:color w:val="auto"/>
          <w:kern w:val="0"/>
          <w14:ligatures w14:val="none"/>
        </w:rPr>
      </w:pPr>
    </w:p>
    <w:p w14:paraId="3697A48A" w14:textId="77777777" w:rsidR="00F55018" w:rsidRPr="00F55018" w:rsidRDefault="00F55018" w:rsidP="00F55018">
      <w:pPr>
        <w:ind w:left="360" w:hanging="360"/>
        <w:rPr>
          <w:rFonts w:eastAsia="Times New Roman"/>
          <w:b/>
          <w:color w:val="auto"/>
          <w:kern w:val="0"/>
          <w14:ligatures w14:val="none"/>
        </w:rPr>
      </w:pPr>
      <w:r w:rsidRPr="00F55018">
        <w:rPr>
          <w:rFonts w:eastAsia="Times New Roman"/>
          <w:b/>
          <w:color w:val="auto"/>
          <w:kern w:val="0"/>
          <w14:ligatures w14:val="none"/>
        </w:rPr>
        <w:br w:type="page"/>
      </w:r>
    </w:p>
    <w:p w14:paraId="72901A8C" w14:textId="77777777" w:rsidR="00F55018" w:rsidRPr="00F55018" w:rsidRDefault="00F55018" w:rsidP="00F55018">
      <w:pPr>
        <w:spacing w:before="0" w:beforeAutospacing="0" w:after="0" w:afterAutospacing="0" w:line="240" w:lineRule="auto"/>
        <w:rPr>
          <w:rFonts w:eastAsia="Times New Roman"/>
          <w:b/>
          <w:color w:val="auto"/>
          <w:kern w:val="0"/>
          <w14:ligatures w14:val="none"/>
        </w:rPr>
      </w:pPr>
    </w:p>
    <w:p w14:paraId="1D575397" w14:textId="77777777" w:rsidR="00F55018" w:rsidRPr="00F55018" w:rsidRDefault="00F55018" w:rsidP="00F55018">
      <w:pPr>
        <w:spacing w:before="0" w:beforeAutospacing="0" w:after="0" w:afterAutospacing="0" w:line="240" w:lineRule="auto"/>
        <w:rPr>
          <w:rFonts w:eastAsia="Times New Roman"/>
          <w:b/>
          <w:color w:val="auto"/>
          <w:kern w:val="0"/>
          <w14:ligatures w14:val="none"/>
        </w:rPr>
      </w:pPr>
      <w:r w:rsidRPr="00BC2438">
        <w:rPr>
          <w:rFonts w:eastAsia="Times New Roman"/>
          <w:b/>
          <w:color w:val="auto"/>
          <w:kern w:val="0"/>
          <w14:ligatures w14:val="none"/>
        </w:rPr>
        <w:t>TABLE II. Emerging diagnostic modalities for eosinophilic lung diseases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395" w:author="Geri Burgert" w:date="2026-02-02T17:13:00Z" w16du:dateUtc="2026-02-02T22:13:00Z">
          <w:tblPr>
            <w:tblStyle w:val="TableGrid"/>
            <w:tblW w:w="0" w:type="auto"/>
            <w:tblLook w:val="04A0" w:firstRow="1" w:lastRow="0" w:firstColumn="1" w:lastColumn="0" w:noHBand="0" w:noVBand="1"/>
          </w:tblPr>
        </w:tblPrChange>
      </w:tblPr>
      <w:tblGrid>
        <w:gridCol w:w="1623"/>
        <w:gridCol w:w="1988"/>
        <w:gridCol w:w="2523"/>
        <w:gridCol w:w="2137"/>
        <w:gridCol w:w="2431"/>
        <w:gridCol w:w="1538"/>
        <w:tblGridChange w:id="5396">
          <w:tblGrid>
            <w:gridCol w:w="5"/>
            <w:gridCol w:w="1618"/>
            <w:gridCol w:w="3"/>
            <w:gridCol w:w="1985"/>
            <w:gridCol w:w="2"/>
            <w:gridCol w:w="2521"/>
            <w:gridCol w:w="2135"/>
            <w:gridCol w:w="2"/>
            <w:gridCol w:w="2426"/>
            <w:gridCol w:w="5"/>
            <w:gridCol w:w="1533"/>
            <w:gridCol w:w="5"/>
          </w:tblGrid>
        </w:tblGridChange>
      </w:tblGrid>
      <w:tr w:rsidR="00F55018" w:rsidRPr="00F55018" w14:paraId="1F072605" w14:textId="77777777" w:rsidTr="00BC2438">
        <w:trPr>
          <w:trPrChange w:id="5398" w:author="Geri Burgert" w:date="2026-02-02T17:13:00Z" w16du:dateUtc="2026-02-02T22:13:00Z">
            <w:trPr>
              <w:gridBefore w:val="1"/>
              <w:gridAfter w:val="0"/>
            </w:trPr>
          </w:trPrChange>
        </w:trPr>
        <w:tc>
          <w:tcPr>
            <w:tcW w:w="0" w:type="auto"/>
            <w:tcPrChange w:id="5399" w:author="Geri Burgert" w:date="2026-02-02T17:13:00Z" w16du:dateUtc="2026-02-02T22:13:00Z">
              <w:tcPr>
                <w:tcW w:w="0" w:type="auto"/>
                <w:gridSpan w:val="2"/>
              </w:tcPr>
            </w:tcPrChange>
          </w:tcPr>
          <w:p w14:paraId="3A2E7C88" w14:textId="77777777" w:rsidR="00F55018" w:rsidRPr="00F55018" w:rsidRDefault="00F55018" w:rsidP="00F55018">
            <w:pP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End-point analysis</w:t>
            </w:r>
          </w:p>
        </w:tc>
        <w:tc>
          <w:tcPr>
            <w:tcW w:w="0" w:type="auto"/>
            <w:tcPrChange w:id="5405" w:author="Geri Burgert" w:date="2026-02-02T17:13:00Z" w16du:dateUtc="2026-02-02T22:13:00Z">
              <w:tcPr>
                <w:tcW w:w="0" w:type="auto"/>
                <w:gridSpan w:val="2"/>
              </w:tcPr>
            </w:tcPrChange>
          </w:tcPr>
          <w:p w14:paraId="246C3B7C"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Specimen</w:t>
            </w:r>
          </w:p>
        </w:tc>
        <w:tc>
          <w:tcPr>
            <w:tcW w:w="0" w:type="auto"/>
            <w:tcPrChange w:id="5411" w:author="Geri Burgert" w:date="2026-02-02T17:13:00Z" w16du:dateUtc="2026-02-02T22:13:00Z">
              <w:tcPr>
                <w:tcW w:w="0" w:type="auto"/>
              </w:tcPr>
            </w:tcPrChange>
          </w:tcPr>
          <w:p w14:paraId="6732C1DC"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Methods used</w:t>
            </w:r>
          </w:p>
        </w:tc>
        <w:tc>
          <w:tcPr>
            <w:tcW w:w="0" w:type="auto"/>
            <w:tcPrChange w:id="5417" w:author="Geri Burgert" w:date="2026-02-02T17:13:00Z" w16du:dateUtc="2026-02-02T22:13:00Z">
              <w:tcPr>
                <w:tcW w:w="0" w:type="auto"/>
              </w:tcPr>
            </w:tcPrChange>
          </w:tcPr>
          <w:p w14:paraId="21440F82"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Criteria</w:t>
            </w:r>
          </w:p>
        </w:tc>
        <w:tc>
          <w:tcPr>
            <w:tcW w:w="0" w:type="auto"/>
            <w:tcPrChange w:id="5423" w:author="Geri Burgert" w:date="2026-02-02T17:13:00Z" w16du:dateUtc="2026-02-02T22:13:00Z">
              <w:tcPr>
                <w:tcW w:w="0" w:type="auto"/>
                <w:gridSpan w:val="2"/>
              </w:tcPr>
            </w:tcPrChange>
          </w:tcPr>
          <w:p w14:paraId="4B13A7FF"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Limitations</w:t>
            </w:r>
          </w:p>
        </w:tc>
        <w:tc>
          <w:tcPr>
            <w:tcW w:w="0" w:type="auto"/>
            <w:tcPrChange w:id="5429" w:author="Geri Burgert" w:date="2026-02-02T17:13:00Z" w16du:dateUtc="2026-02-02T22:13:00Z">
              <w:tcPr>
                <w:tcW w:w="0" w:type="auto"/>
                <w:gridSpan w:val="2"/>
              </w:tcPr>
            </w:tcPrChange>
          </w:tcPr>
          <w:p w14:paraId="4C20BD33" w14:textId="77777777" w:rsidR="00F55018" w:rsidRPr="00F55018" w:rsidRDefault="00F55018" w:rsidP="00F55018">
            <w:pPr>
              <w:jc w:val="center"/>
              <w:rPr>
                <w:rFonts w:ascii="Times New Roman" w:eastAsia="Times New Roman" w:hAnsi="Times New Roman" w:cs="Times New Roman"/>
                <w:b/>
                <w:color w:val="auto"/>
                <w:kern w:val="0"/>
                <w14:ligatures w14:val="none"/>
              </w:rPr>
            </w:pPr>
            <w:r w:rsidRPr="00F55018">
              <w:rPr>
                <w:rFonts w:ascii="Times New Roman" w:eastAsia="Times New Roman" w:hAnsi="Times New Roman" w:cs="Times New Roman"/>
                <w:b/>
                <w:color w:val="auto"/>
                <w:kern w:val="0"/>
                <w14:ligatures w14:val="none"/>
              </w:rPr>
              <w:t>Reference</w:t>
            </w:r>
          </w:p>
        </w:tc>
      </w:tr>
      <w:tr w:rsidR="00F55018" w:rsidRPr="00F55018" w14:paraId="24EEC875" w14:textId="77777777" w:rsidTr="00BC2438">
        <w:trPr>
          <w:trPrChange w:id="5436" w:author="Geri Burgert" w:date="2026-02-02T17:13:00Z" w16du:dateUtc="2026-02-02T22:13:00Z">
            <w:trPr>
              <w:gridBefore w:val="1"/>
              <w:gridAfter w:val="0"/>
            </w:trPr>
          </w:trPrChange>
        </w:trPr>
        <w:tc>
          <w:tcPr>
            <w:tcW w:w="0" w:type="auto"/>
            <w:tcPrChange w:id="5437" w:author="Geri Burgert" w:date="2026-02-02T17:13:00Z" w16du:dateUtc="2026-02-02T22:13:00Z">
              <w:tcPr>
                <w:tcW w:w="0" w:type="auto"/>
                <w:gridSpan w:val="2"/>
              </w:tcPr>
            </w:tcPrChange>
          </w:tcPr>
          <w:p w14:paraId="704A5525"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Airway eosinophils</w:t>
            </w:r>
          </w:p>
        </w:tc>
        <w:tc>
          <w:tcPr>
            <w:tcW w:w="0" w:type="auto"/>
            <w:tcPrChange w:id="5443" w:author="Geri Burgert" w:date="2026-02-02T17:13:00Z" w16du:dateUtc="2026-02-02T22:13:00Z">
              <w:tcPr>
                <w:tcW w:w="0" w:type="auto"/>
                <w:gridSpan w:val="2"/>
              </w:tcPr>
            </w:tcPrChange>
          </w:tcPr>
          <w:p w14:paraId="6EB169A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Sputum plug (unprocessed: whole expectorate; induced or spontaneous)</w:t>
            </w:r>
          </w:p>
        </w:tc>
        <w:tc>
          <w:tcPr>
            <w:tcW w:w="0" w:type="auto"/>
            <w:tcPrChange w:id="5449" w:author="Geri Burgert" w:date="2026-02-02T17:13:00Z" w16du:dateUtc="2026-02-02T22:13:00Z">
              <w:tcPr>
                <w:tcW w:w="0" w:type="auto"/>
              </w:tcPr>
            </w:tcPrChange>
          </w:tcPr>
          <w:p w14:paraId="272ECCDD"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Enumeration of cell counts in formalin-fixed paraffin-embedded sputum plugs</w:t>
            </w:r>
          </w:p>
        </w:tc>
        <w:tc>
          <w:tcPr>
            <w:tcW w:w="0" w:type="auto"/>
            <w:tcPrChange w:id="5455" w:author="Geri Burgert" w:date="2026-02-02T17:13:00Z" w16du:dateUtc="2026-02-02T22:13:00Z">
              <w:tcPr>
                <w:tcW w:w="0" w:type="auto"/>
              </w:tcPr>
            </w:tcPrChange>
          </w:tcPr>
          <w:p w14:paraId="4975FFB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≥2.6% eosinophils indicate airway eosinophilia</w:t>
            </w:r>
          </w:p>
        </w:tc>
        <w:tc>
          <w:tcPr>
            <w:tcW w:w="0" w:type="auto"/>
            <w:tcPrChange w:id="5461" w:author="Geri Burgert" w:date="2026-02-02T17:13:00Z" w16du:dateUtc="2026-02-02T22:13:00Z">
              <w:tcPr>
                <w:tcW w:w="0" w:type="auto"/>
                <w:gridSpan w:val="2"/>
              </w:tcPr>
            </w:tcPrChange>
          </w:tcPr>
          <w:p w14:paraId="4EE10479"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specialized training; can only be used to discern eosinophilic from non-eosinophilic airway inflammation</w:t>
            </w:r>
          </w:p>
        </w:tc>
        <w:tc>
          <w:tcPr>
            <w:tcW w:w="0" w:type="auto"/>
            <w:tcPrChange w:id="5467" w:author="Geri Burgert" w:date="2026-02-02T17:13:00Z" w16du:dateUtc="2026-02-02T22:13:00Z">
              <w:tcPr>
                <w:tcW w:w="0" w:type="auto"/>
                <w:gridSpan w:val="2"/>
              </w:tcPr>
            </w:tcPrChange>
          </w:tcPr>
          <w:p w14:paraId="297577BD"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Patel et al</w:t>
            </w:r>
            <w:r>
              <w:rPr>
                <w:vertAlign w:val="superscript"/>
                <w:color w:val="FF0000"/>
                <w:strike/>
              </w:rPr>
              <w:t>95</w:t>
            </w:r>
            <w:r>
              <w:rPr>
                <w:vertAlign w:val="superscript"/>
                <w:color w:val="008000"/>
                <w:b/>
              </w:rPr>
              <w:t>94</w:t>
            </w:r>
          </w:p>
          <w:p w14:paraId="1A7F691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Pignatti and Spanevello</w:t>
            </w:r>
            <w:r>
              <w:rPr>
                <w:vertAlign w:val="superscript"/>
                <w:color w:val="FF0000"/>
                <w:strike/>
              </w:rPr>
              <w:t>96</w:t>
            </w:r>
            <w:r>
              <w:rPr>
                <w:vertAlign w:val="superscript"/>
                <w:color w:val="008000"/>
                <w:b/>
              </w:rPr>
              <w:t>46</w:t>
            </w:r>
          </w:p>
        </w:tc>
      </w:tr>
      <w:tr w:rsidR="00F55018" w:rsidRPr="00F55018" w14:paraId="18D48E87" w14:textId="77777777" w:rsidTr="00BC2438">
        <w:trPr>
          <w:trPrChange w:id="5481" w:author="Geri Burgert" w:date="2026-02-02T17:13:00Z" w16du:dateUtc="2026-02-02T22:13:00Z">
            <w:trPr>
              <w:gridBefore w:val="1"/>
              <w:gridAfter w:val="0"/>
            </w:trPr>
          </w:trPrChange>
        </w:trPr>
        <w:tc>
          <w:tcPr>
            <w:tcW w:w="0" w:type="auto"/>
            <w:tcPrChange w:id="5482" w:author="Geri Burgert" w:date="2026-02-02T17:13:00Z" w16du:dateUtc="2026-02-02T22:13:00Z">
              <w:tcPr>
                <w:tcW w:w="0" w:type="auto"/>
                <w:gridSpan w:val="2"/>
              </w:tcPr>
            </w:tcPrChange>
          </w:tcPr>
          <w:p w14:paraId="778D0013"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Eosinophil degranulation </w:t>
            </w:r>
          </w:p>
        </w:tc>
        <w:tc>
          <w:tcPr>
            <w:tcW w:w="0" w:type="auto"/>
            <w:tcPrChange w:id="5488" w:author="Geri Burgert" w:date="2026-02-02T17:13:00Z" w16du:dateUtc="2026-02-02T22:13:00Z">
              <w:tcPr>
                <w:tcW w:w="0" w:type="auto"/>
                <w:gridSpan w:val="2"/>
              </w:tcPr>
            </w:tcPrChange>
          </w:tcPr>
          <w:p w14:paraId="7748D55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Sputum (cytospin slides after dithiothreitol processing of sputum plugs)</w:t>
            </w:r>
          </w:p>
        </w:tc>
        <w:tc>
          <w:tcPr>
            <w:tcW w:w="0" w:type="auto"/>
            <w:tcPrChange w:id="5494" w:author="Geri Burgert" w:date="2026-02-02T17:13:00Z" w16du:dateUtc="2026-02-02T22:13:00Z">
              <w:tcPr>
                <w:tcW w:w="0" w:type="auto"/>
              </w:tcPr>
            </w:tcPrChange>
          </w:tcPr>
          <w:p w14:paraId="402DF90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Enumeration of free intact eosinophil granules counted per field on a semiquantitative scale on sputum cytospin</w:t>
            </w:r>
          </w:p>
        </w:tc>
        <w:tc>
          <w:tcPr>
            <w:tcW w:w="0" w:type="auto"/>
            <w:tcPrChange w:id="5500" w:author="Geri Burgert" w:date="2026-02-02T17:13:00Z" w16du:dateUtc="2026-02-02T22:13:00Z">
              <w:tcPr>
                <w:tcW w:w="0" w:type="auto"/>
              </w:tcPr>
            </w:tcPrChange>
          </w:tcPr>
          <w:p w14:paraId="3EB7237C"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Qualitative; presence indicates degranulation</w:t>
            </w:r>
          </w:p>
        </w:tc>
        <w:tc>
          <w:tcPr>
            <w:tcW w:w="0" w:type="auto"/>
            <w:tcPrChange w:id="5506" w:author="Geri Burgert" w:date="2026-02-02T17:13:00Z" w16du:dateUtc="2026-02-02T22:13:00Z">
              <w:tcPr>
                <w:tcW w:w="0" w:type="auto"/>
                <w:gridSpan w:val="2"/>
              </w:tcPr>
            </w:tcPrChange>
          </w:tcPr>
          <w:p w14:paraId="12D930C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Interobserver variability; dependent on sputum quality</w:t>
            </w:r>
          </w:p>
        </w:tc>
        <w:tc>
          <w:tcPr>
            <w:tcW w:w="0" w:type="auto"/>
            <w:tcPrChange w:id="5512" w:author="Geri Burgert" w:date="2026-02-02T17:13:00Z" w16du:dateUtc="2026-02-02T22:13:00Z">
              <w:tcPr>
                <w:tcW w:w="0" w:type="auto"/>
                <w:gridSpan w:val="2"/>
              </w:tcPr>
            </w:tcPrChange>
          </w:tcPr>
          <w:p w14:paraId="31301463"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Pizzichini et al</w:t>
            </w:r>
            <w:r>
              <w:rPr>
                <w:vertAlign w:val="superscript"/>
                <w:color w:val="FF0000"/>
                <w:strike/>
              </w:rPr>
              <w:t>97</w:t>
            </w:r>
            <w:r>
              <w:rPr>
                <w:vertAlign w:val="superscript"/>
                <w:color w:val="008000"/>
                <w:b/>
              </w:rPr>
              <w:t>95</w:t>
            </w:r>
          </w:p>
          <w:p w14:paraId="1C8ADD41"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Kjarsgaard et al</w:t>
            </w:r>
            <w:r>
              <w:rPr>
                <w:vertAlign w:val="superscript"/>
                <w:color w:val="FF0000"/>
                <w:strike/>
              </w:rPr>
              <w:t>98</w:t>
            </w:r>
            <w:r>
              <w:rPr>
                <w:vertAlign w:val="superscript"/>
                <w:color w:val="008000"/>
                <w:b/>
              </w:rPr>
              <w:t>96</w:t>
            </w:r>
          </w:p>
          <w:p w14:paraId="1656BE7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Klein et al</w:t>
            </w:r>
            <w:r>
              <w:rPr>
                <w:vertAlign w:val="superscript"/>
                <w:color w:val="FF0000"/>
                <w:strike/>
              </w:rPr>
              <w:t>99</w:t>
            </w:r>
            <w:r>
              <w:rPr>
                <w:vertAlign w:val="superscript"/>
                <w:color w:val="008000"/>
                <w:b/>
              </w:rPr>
              <w:t>97</w:t>
            </w:r>
          </w:p>
        </w:tc>
      </w:tr>
      <w:tr w:rsidR="00F55018" w:rsidRPr="00F55018" w14:paraId="3B8001CF" w14:textId="77777777" w:rsidTr="00BC2438">
        <w:trPr>
          <w:trPrChange w:id="5532" w:author="Geri Burgert" w:date="2026-02-02T17:13:00Z" w16du:dateUtc="2026-02-02T22:13:00Z">
            <w:trPr>
              <w:gridBefore w:val="1"/>
              <w:gridAfter w:val="0"/>
            </w:trPr>
          </w:trPrChange>
        </w:trPr>
        <w:tc>
          <w:tcPr>
            <w:tcW w:w="0" w:type="auto"/>
            <w:gridSpan w:val="6"/>
            <w:tcPrChange w:id="5533" w:author="Geri Burgert" w:date="2026-02-02T17:13:00Z" w16du:dateUtc="2026-02-02T22:13:00Z">
              <w:tcPr>
                <w:tcW w:w="0" w:type="auto"/>
                <w:gridSpan w:val="10"/>
              </w:tcPr>
            </w:tcPrChange>
          </w:tcPr>
          <w:p w14:paraId="2D6CA198" w14:textId="77777777" w:rsidR="00F55018" w:rsidRPr="00F55018" w:rsidRDefault="00F55018" w:rsidP="00F55018">
            <w:pPr>
              <w:rPr>
                <w:rFonts w:ascii="Times New Roman" w:eastAsia="Times New Roman" w:hAnsi="Times New Roman" w:cs="Times New Roman"/>
                <w:kern w:val="0"/>
                <w14:ligatures w14:val="none"/>
              </w:rPr>
            </w:pPr>
            <w:r w:rsidRPr="00F55018">
              <w:rPr>
                <w:rFonts w:ascii="Times New Roman" w:eastAsia="Times New Roman" w:hAnsi="Times New Roman" w:cs="Times New Roman"/>
                <w:color w:val="auto"/>
                <w:kern w:val="0"/>
                <w14:ligatures w14:val="none"/>
              </w:rPr>
              <w:t>Cells</w:t>
            </w:r>
          </w:p>
        </w:tc>
      </w:tr>
      <w:tr w:rsidR="00F55018" w:rsidRPr="00F55018" w14:paraId="5D03C172" w14:textId="77777777" w:rsidTr="00BC2438">
        <w:trPr>
          <w:trPrChange w:id="5540" w:author="Geri Burgert" w:date="2026-02-02T17:13:00Z" w16du:dateUtc="2026-02-02T22:13:00Z">
            <w:trPr>
              <w:gridBefore w:val="1"/>
              <w:gridAfter w:val="0"/>
            </w:trPr>
          </w:trPrChange>
        </w:trPr>
        <w:tc>
          <w:tcPr>
            <w:tcW w:w="0" w:type="auto"/>
            <w:tcPrChange w:id="5541" w:author="Geri Burgert" w:date="2026-02-02T17:13:00Z" w16du:dateUtc="2026-02-02T22:13:00Z">
              <w:tcPr>
                <w:tcW w:w="0" w:type="auto"/>
                <w:gridSpan w:val="2"/>
              </w:tcPr>
            </w:tcPrChange>
          </w:tcPr>
          <w:p w14:paraId="38D247E1"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Sputum transcriptome</w:t>
            </w:r>
          </w:p>
        </w:tc>
        <w:tc>
          <w:tcPr>
            <w:tcW w:w="0" w:type="auto"/>
            <w:tcPrChange w:id="5547" w:author="Geri Burgert" w:date="2026-02-02T17:13:00Z" w16du:dateUtc="2026-02-02T22:13:00Z">
              <w:tcPr>
                <w:tcW w:w="0" w:type="auto"/>
                <w:gridSpan w:val="2"/>
              </w:tcPr>
            </w:tcPrChange>
          </w:tcPr>
          <w:p w14:paraId="761C48D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Induced sputum</w:t>
            </w:r>
          </w:p>
        </w:tc>
        <w:tc>
          <w:tcPr>
            <w:tcW w:w="0" w:type="auto"/>
            <w:tcPrChange w:id="5553" w:author="Geri Burgert" w:date="2026-02-02T17:13:00Z" w16du:dateUtc="2026-02-02T22:13:00Z">
              <w:tcPr>
                <w:tcW w:w="0" w:type="auto"/>
              </w:tcPr>
            </w:tcPrChange>
          </w:tcPr>
          <w:p w14:paraId="36246D73" w14:textId="77777777" w:rsidR="00F55018" w:rsidRPr="00F55018" w:rsidRDefault="00F55018" w:rsidP="00F55018">
            <w:pPr>
              <w:jc w:val="center"/>
              <w:rPr>
                <w:rFonts w:ascii="Times New Roman" w:eastAsia="Times New Roman" w:hAnsi="Times New Roman" w:cs="Times New Roman"/>
                <w:i/>
                <w:iCs/>
                <w:color w:val="auto"/>
                <w:kern w:val="0"/>
                <w14:ligatures w14:val="none"/>
              </w:rPr>
            </w:pPr>
            <w:r w:rsidRPr="00F55018">
              <w:rPr>
                <w:rFonts w:ascii="Times New Roman" w:eastAsia="Times New Roman" w:hAnsi="Times New Roman" w:cs="Times New Roman"/>
                <w:color w:val="auto"/>
                <w:kern w:val="0"/>
                <w14:ligatures w14:val="none"/>
              </w:rPr>
              <w:t xml:space="preserve">qPCR of a six-gene sputum signature: </w:t>
            </w:r>
            <w:r w:rsidRPr="00F55018">
              <w:rPr>
                <w:rFonts w:ascii="Times New Roman" w:eastAsia="Times New Roman" w:hAnsi="Times New Roman" w:cs="Times New Roman"/>
                <w:i/>
                <w:iCs/>
                <w:color w:val="auto"/>
                <w:kern w:val="0"/>
                <w14:ligatures w14:val="none"/>
              </w:rPr>
              <w:t>CLC</w:t>
            </w:r>
            <w:r w:rsidRPr="00F55018">
              <w:rPr>
                <w:rFonts w:ascii="Times New Roman" w:eastAsia="Times New Roman" w:hAnsi="Times New Roman" w:cs="Times New Roman"/>
                <w:color w:val="auto"/>
                <w:kern w:val="0"/>
                <w14:ligatures w14:val="none"/>
              </w:rPr>
              <w:t>,</w:t>
            </w:r>
            <w:r w:rsidRPr="00F55018">
              <w:rPr>
                <w:rFonts w:ascii="Times New Roman" w:eastAsia="Times New Roman" w:hAnsi="Times New Roman" w:cs="Times New Roman"/>
                <w:i/>
                <w:iCs/>
                <w:color w:val="auto"/>
                <w:kern w:val="0"/>
                <w14:ligatures w14:val="none"/>
              </w:rPr>
              <w:t xml:space="preserve"> CPA3</w:t>
            </w:r>
            <w:r w:rsidRPr="00F55018">
              <w:rPr>
                <w:rFonts w:ascii="Times New Roman" w:eastAsia="Times New Roman" w:hAnsi="Times New Roman" w:cs="Times New Roman"/>
                <w:color w:val="auto"/>
                <w:kern w:val="0"/>
                <w14:ligatures w14:val="none"/>
              </w:rPr>
              <w:t>,</w:t>
            </w:r>
            <w:r w:rsidRPr="00F55018">
              <w:rPr>
                <w:rFonts w:ascii="Times New Roman" w:eastAsia="Times New Roman" w:hAnsi="Times New Roman" w:cs="Times New Roman"/>
                <w:i/>
                <w:iCs/>
                <w:color w:val="auto"/>
                <w:kern w:val="0"/>
                <w14:ligatures w14:val="none"/>
              </w:rPr>
              <w:t xml:space="preserve"> DNASE1L3</w:t>
            </w:r>
            <w:r w:rsidRPr="00F55018">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i/>
                <w:iCs/>
                <w:color w:val="auto"/>
                <w:kern w:val="0"/>
                <w14:ligatures w14:val="none"/>
              </w:rPr>
              <w:t>ALPL</w:t>
            </w:r>
            <w:r w:rsidRPr="00F55018">
              <w:rPr>
                <w:rFonts w:ascii="Times New Roman" w:eastAsia="Times New Roman" w:hAnsi="Times New Roman" w:cs="Times New Roman"/>
                <w:color w:val="auto"/>
                <w:kern w:val="0"/>
                <w14:ligatures w14:val="none"/>
              </w:rPr>
              <w:t>,</w:t>
            </w:r>
            <w:r w:rsidRPr="00F55018">
              <w:rPr>
                <w:rFonts w:ascii="Times New Roman" w:eastAsia="Times New Roman" w:hAnsi="Times New Roman" w:cs="Times New Roman"/>
                <w:i/>
                <w:iCs/>
                <w:color w:val="auto"/>
                <w:kern w:val="0"/>
                <w14:ligatures w14:val="none"/>
              </w:rPr>
              <w:t xml:space="preserve"> CXCR2</w:t>
            </w:r>
            <w:r w:rsidRPr="00F55018">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i/>
                <w:iCs/>
                <w:color w:val="auto"/>
                <w:kern w:val="0"/>
                <w14:ligatures w14:val="none"/>
              </w:rPr>
              <w:t>IL1B</w:t>
            </w:r>
          </w:p>
        </w:tc>
        <w:tc>
          <w:tcPr>
            <w:tcW w:w="0" w:type="auto"/>
            <w:tcPrChange w:id="5570" w:author="Geri Burgert" w:date="2026-02-02T17:13:00Z" w16du:dateUtc="2026-02-02T22:13:00Z">
              <w:tcPr>
                <w:tcW w:w="0" w:type="auto"/>
              </w:tcPr>
            </w:tcPrChange>
          </w:tcPr>
          <w:p w14:paraId="2E87B7E9"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Composite expression score predicts future exacerbations and airway inflammatory endotype</w:t>
            </w:r>
          </w:p>
        </w:tc>
        <w:tc>
          <w:tcPr>
            <w:tcW w:w="0" w:type="auto"/>
            <w:tcPrChange w:id="5576" w:author="Geri Burgert" w:date="2026-02-02T17:13:00Z" w16du:dateUtc="2026-02-02T22:13:00Z">
              <w:tcPr>
                <w:tcW w:w="0" w:type="auto"/>
                <w:gridSpan w:val="2"/>
              </w:tcPr>
            </w:tcPrChange>
          </w:tcPr>
          <w:p w14:paraId="27A72509"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sufficient quality and quantity of sputum RNA; validated primarily in asthma and chronic obstructive pulmonary disease</w:t>
            </w:r>
            <w:r w:rsidRPr="00F55018" w:rsidDel="00C62CCE">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color w:val="auto"/>
                <w:kern w:val="0"/>
                <w14:ligatures w14:val="none"/>
              </w:rPr>
              <w:t>only</w:t>
            </w:r>
          </w:p>
        </w:tc>
        <w:tc>
          <w:tcPr>
            <w:tcW w:w="0" w:type="auto"/>
            <w:tcPrChange w:id="5584" w:author="Geri Burgert" w:date="2026-02-02T17:13:00Z" w16du:dateUtc="2026-02-02T22:13:00Z">
              <w:tcPr>
                <w:tcW w:w="0" w:type="auto"/>
                <w:gridSpan w:val="2"/>
              </w:tcPr>
            </w:tcPrChange>
          </w:tcPr>
          <w:p w14:paraId="5244975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Baines et al</w:t>
            </w:r>
            <w:r>
              <w:rPr>
                <w:vertAlign w:val="superscript"/>
                <w:color w:val="FF0000"/>
                <w:strike/>
              </w:rPr>
              <w:t>100</w:t>
            </w:r>
            <w:r>
              <w:rPr>
                <w:vertAlign w:val="superscript"/>
                <w:color w:val="008000"/>
                <w:b/>
              </w:rPr>
              <w:t>98</w:t>
            </w:r>
          </w:p>
          <w:p w14:paraId="2C6FEDD5"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Fricker et al</w:t>
            </w:r>
            <w:r>
              <w:rPr>
                <w:vertAlign w:val="superscript"/>
                <w:color w:val="FF0000"/>
                <w:strike/>
              </w:rPr>
              <w:t>101</w:t>
            </w:r>
            <w:r>
              <w:rPr>
                <w:vertAlign w:val="superscript"/>
                <w:color w:val="008000"/>
                <w:b/>
              </w:rPr>
              <w:t>99</w:t>
            </w:r>
          </w:p>
        </w:tc>
      </w:tr>
      <w:tr w:rsidR="00F55018" w:rsidRPr="00F55018" w14:paraId="331688D4" w14:textId="77777777" w:rsidTr="00BC2438">
        <w:trPr>
          <w:trPrChange w:id="5598" w:author="Geri Burgert" w:date="2026-02-02T17:13:00Z" w16du:dateUtc="2026-02-02T22:13:00Z">
            <w:trPr>
              <w:gridBefore w:val="1"/>
              <w:gridAfter w:val="0"/>
            </w:trPr>
          </w:trPrChange>
        </w:trPr>
        <w:tc>
          <w:tcPr>
            <w:tcW w:w="0" w:type="auto"/>
            <w:gridSpan w:val="6"/>
            <w:tcPrChange w:id="5599" w:author="Geri Burgert" w:date="2026-02-02T17:13:00Z" w16du:dateUtc="2026-02-02T22:13:00Z">
              <w:tcPr>
                <w:tcW w:w="0" w:type="auto"/>
                <w:gridSpan w:val="10"/>
              </w:tcPr>
            </w:tcPrChange>
          </w:tcPr>
          <w:p w14:paraId="74210DAD" w14:textId="77777777" w:rsidR="00F55018" w:rsidRPr="00F55018" w:rsidRDefault="00F55018" w:rsidP="00F55018">
            <w:pPr>
              <w:rPr>
                <w:rFonts w:ascii="Times New Roman" w:eastAsia="Times New Roman" w:hAnsi="Times New Roman" w:cs="Times New Roman"/>
                <w:kern w:val="0"/>
                <w14:ligatures w14:val="none"/>
              </w:rPr>
            </w:pPr>
            <w:r w:rsidRPr="00F55018">
              <w:rPr>
                <w:rFonts w:ascii="Times New Roman" w:eastAsia="Times New Roman" w:hAnsi="Times New Roman" w:cs="Times New Roman"/>
                <w:color w:val="auto"/>
                <w:kern w:val="0"/>
                <w14:ligatures w14:val="none"/>
              </w:rPr>
              <w:t>Organic compounds</w:t>
            </w:r>
          </w:p>
        </w:tc>
      </w:tr>
      <w:tr w:rsidR="00F55018" w:rsidRPr="00F55018" w14:paraId="38C860AB" w14:textId="77777777" w:rsidTr="00BC2438">
        <w:trPr>
          <w:trPrChange w:id="5606" w:author="Geri Burgert" w:date="2026-02-02T17:13:00Z" w16du:dateUtc="2026-02-02T22:13:00Z">
            <w:trPr>
              <w:gridBefore w:val="1"/>
              <w:gridAfter w:val="0"/>
            </w:trPr>
          </w:trPrChange>
        </w:trPr>
        <w:tc>
          <w:tcPr>
            <w:tcW w:w="0" w:type="auto"/>
            <w:tcPrChange w:id="5607" w:author="Geri Burgert" w:date="2026-02-02T17:13:00Z" w16du:dateUtc="2026-02-02T22:13:00Z">
              <w:tcPr>
                <w:tcW w:w="0" w:type="auto"/>
                <w:gridSpan w:val="2"/>
              </w:tcPr>
            </w:tcPrChange>
          </w:tcPr>
          <w:p w14:paraId="028C04E9"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Airway phenotype</w:t>
            </w:r>
          </w:p>
        </w:tc>
        <w:tc>
          <w:tcPr>
            <w:tcW w:w="0" w:type="auto"/>
            <w:tcPrChange w:id="5613" w:author="Geri Burgert" w:date="2026-02-02T17:13:00Z" w16du:dateUtc="2026-02-02T22:13:00Z">
              <w:tcPr>
                <w:tcW w:w="0" w:type="auto"/>
                <w:gridSpan w:val="2"/>
              </w:tcPr>
            </w:tcPrChange>
          </w:tcPr>
          <w:p w14:paraId="50A51498"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Exhaled breath</w:t>
            </w:r>
          </w:p>
        </w:tc>
        <w:tc>
          <w:tcPr>
            <w:tcW w:w="0" w:type="auto"/>
            <w:tcPrChange w:id="5619" w:author="Geri Burgert" w:date="2026-02-02T17:13:00Z" w16du:dateUtc="2026-02-02T22:13:00Z">
              <w:tcPr>
                <w:tcW w:w="0" w:type="auto"/>
              </w:tcPr>
            </w:tcPrChange>
          </w:tcPr>
          <w:p w14:paraId="6813DCA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Volatile organic compound analysis with electronic nose</w:t>
            </w:r>
          </w:p>
        </w:tc>
        <w:tc>
          <w:tcPr>
            <w:tcW w:w="0" w:type="auto"/>
            <w:tcPrChange w:id="5625" w:author="Geri Burgert" w:date="2026-02-02T17:13:00Z" w16du:dateUtc="2026-02-02T22:13:00Z">
              <w:tcPr>
                <w:tcW w:w="0" w:type="auto"/>
              </w:tcPr>
            </w:tcPrChange>
          </w:tcPr>
          <w:p w14:paraId="5D05679B"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Pattern recognition of volatile organic compound signature using multiple sensor arrays</w:t>
            </w:r>
          </w:p>
        </w:tc>
        <w:tc>
          <w:tcPr>
            <w:tcW w:w="0" w:type="auto"/>
            <w:tcPrChange w:id="5631" w:author="Geri Burgert" w:date="2026-02-02T17:13:00Z" w16du:dateUtc="2026-02-02T22:13:00Z">
              <w:tcPr>
                <w:tcW w:w="0" w:type="auto"/>
                <w:gridSpan w:val="2"/>
              </w:tcPr>
            </w:tcPrChange>
          </w:tcPr>
          <w:p w14:paraId="33649D3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No absolute thresholds; requires special equipment and software</w:t>
            </w:r>
          </w:p>
        </w:tc>
        <w:tc>
          <w:tcPr>
            <w:tcW w:w="0" w:type="auto"/>
            <w:tcPrChange w:id="5637" w:author="Geri Burgert" w:date="2026-02-02T17:13:00Z" w16du:dateUtc="2026-02-02T22:13:00Z">
              <w:tcPr>
                <w:tcW w:w="0" w:type="auto"/>
                <w:gridSpan w:val="2"/>
              </w:tcPr>
            </w:tcPrChange>
          </w:tcPr>
          <w:p w14:paraId="35EF529E"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Ibrahim et al</w:t>
            </w:r>
            <w:r>
              <w:rPr>
                <w:vertAlign w:val="superscript"/>
                <w:color w:val="FF0000"/>
                <w:strike/>
              </w:rPr>
              <w:t>102</w:t>
            </w:r>
            <w:r>
              <w:rPr>
                <w:vertAlign w:val="superscript"/>
                <w:color w:val="008000"/>
                <w:b/>
              </w:rPr>
              <w:t>100</w:t>
            </w:r>
          </w:p>
          <w:p w14:paraId="39414DDE"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Peltrini et al</w:t>
            </w:r>
            <w:r>
              <w:rPr>
                <w:vertAlign w:val="superscript"/>
                <w:color w:val="FF0000"/>
                <w:strike/>
              </w:rPr>
              <w:t>103</w:t>
            </w:r>
            <w:r>
              <w:rPr>
                <w:vertAlign w:val="superscript"/>
                <w:color w:val="008000"/>
                <w:b/>
              </w:rPr>
              <w:t>101</w:t>
            </w:r>
          </w:p>
          <w:p w14:paraId="195508A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Dragonieri et al</w:t>
            </w:r>
            <w:r>
              <w:rPr>
                <w:vertAlign w:val="superscript"/>
                <w:color w:val="FF0000"/>
                <w:strike/>
              </w:rPr>
              <w:t>104</w:t>
            </w:r>
            <w:r>
              <w:rPr>
                <w:vertAlign w:val="superscript"/>
                <w:color w:val="008000"/>
                <w:b/>
              </w:rPr>
              <w:t>102</w:t>
            </w:r>
          </w:p>
          <w:p w14:paraId="6E39C1B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Fens et al</w:t>
            </w:r>
            <w:r>
              <w:rPr>
                <w:vertAlign w:val="superscript"/>
                <w:color w:val="FF0000"/>
                <w:strike/>
              </w:rPr>
              <w:t>105</w:t>
            </w:r>
            <w:r>
              <w:rPr>
                <w:vertAlign w:val="superscript"/>
                <w:color w:val="008000"/>
                <w:b/>
              </w:rPr>
              <w:t>103</w:t>
            </w:r>
          </w:p>
        </w:tc>
      </w:tr>
    </w:tbl>
    <w:p w14:paraId="7A3150F7" w14:textId="77777777" w:rsidR="00F55018" w:rsidRPr="00F55018" w:rsidRDefault="00F55018" w:rsidP="00F55018">
      <w:pPr>
        <w:spacing w:before="0" w:beforeAutospacing="0" w:after="0" w:afterAutospacing="0" w:line="240" w:lineRule="auto"/>
        <w:rPr>
          <w:rFonts w:eastAsia="Times New Roman"/>
          <w:b/>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663" w:author="Geri Burgert" w:date="2026-02-02T17:13:00Z" w16du:dateUtc="2026-02-02T22:13:00Z">
          <w:tblPr>
            <w:tblStyle w:val="TableGrid"/>
            <w:tblW w:w="0" w:type="auto"/>
            <w:tblLook w:val="04A0" w:firstRow="1" w:lastRow="0" w:firstColumn="1" w:lastColumn="0" w:noHBand="0" w:noVBand="1"/>
          </w:tblPr>
        </w:tblPrChange>
      </w:tblPr>
      <w:tblGrid>
        <w:gridCol w:w="1835"/>
        <w:gridCol w:w="1950"/>
        <w:gridCol w:w="2163"/>
        <w:gridCol w:w="2247"/>
        <w:gridCol w:w="1952"/>
        <w:gridCol w:w="2093"/>
        <w:tblGridChange w:id="5664">
          <w:tblGrid>
            <w:gridCol w:w="5"/>
            <w:gridCol w:w="1402"/>
            <w:gridCol w:w="1603"/>
            <w:gridCol w:w="2163"/>
            <w:gridCol w:w="1730"/>
            <w:gridCol w:w="3750"/>
            <w:gridCol w:w="1582"/>
            <w:gridCol w:w="5"/>
          </w:tblGrid>
        </w:tblGridChange>
      </w:tblGrid>
      <w:tr w:rsidR="00F55018" w:rsidRPr="00F55018" w14:paraId="71872A4A" w14:textId="77777777" w:rsidTr="00BC2438">
        <w:trPr>
          <w:trPrChange w:id="5666" w:author="Geri Burgert" w:date="2026-02-02T17:13:00Z" w16du:dateUtc="2026-02-02T22:13:00Z">
            <w:trPr>
              <w:gridBefore w:val="1"/>
              <w:gridAfter w:val="0"/>
            </w:trPr>
          </w:trPrChange>
        </w:trPr>
        <w:tc>
          <w:tcPr>
            <w:tcW w:w="12950" w:type="dxa"/>
            <w:gridSpan w:val="6"/>
            <w:tcPrChange w:id="5667" w:author="Geri Burgert" w:date="2026-02-02T17:13:00Z" w16du:dateUtc="2026-02-02T22:13:00Z">
              <w:tcPr>
                <w:tcW w:w="12950" w:type="dxa"/>
                <w:gridSpan w:val="6"/>
              </w:tcPr>
            </w:tcPrChange>
          </w:tcPr>
          <w:p w14:paraId="50FC138F"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Fluid-phase mediators in sputum samples</w:t>
            </w:r>
          </w:p>
        </w:tc>
      </w:tr>
      <w:tr w:rsidR="00F55018" w:rsidRPr="00F55018" w14:paraId="28E5F962" w14:textId="77777777" w:rsidTr="00BC2438">
        <w:trPr>
          <w:trPrChange w:id="5674" w:author="Geri Burgert" w:date="2026-02-02T17:13:00Z" w16du:dateUtc="2026-02-02T22:13:00Z">
            <w:trPr>
              <w:gridBefore w:val="1"/>
              <w:gridAfter w:val="0"/>
            </w:trPr>
          </w:trPrChange>
        </w:trPr>
        <w:tc>
          <w:tcPr>
            <w:tcW w:w="2019" w:type="dxa"/>
            <w:tcPrChange w:id="5675" w:author="Geri Burgert" w:date="2026-02-02T17:13:00Z" w16du:dateUtc="2026-02-02T22:13:00Z">
              <w:tcPr>
                <w:tcW w:w="2019" w:type="dxa"/>
              </w:tcPr>
            </w:tcPrChange>
          </w:tcPr>
          <w:p w14:paraId="696E54D0"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Cytokine mediators (eg, IL-5, IL-13, eotaxin-3, IL-18, IL-1b)</w:t>
            </w:r>
          </w:p>
        </w:tc>
        <w:tc>
          <w:tcPr>
            <w:tcW w:w="2096" w:type="dxa"/>
            <w:tcPrChange w:id="5681" w:author="Geri Burgert" w:date="2026-02-02T17:13:00Z" w16du:dateUtc="2026-02-02T22:13:00Z">
              <w:tcPr>
                <w:tcW w:w="2096" w:type="dxa"/>
              </w:tcPr>
            </w:tcPrChange>
          </w:tcPr>
          <w:p w14:paraId="48B89A2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Cell-free supernatant from selected sputum</w:t>
            </w:r>
          </w:p>
        </w:tc>
        <w:tc>
          <w:tcPr>
            <w:tcW w:w="2028" w:type="dxa"/>
            <w:tcPrChange w:id="5687" w:author="Geri Burgert" w:date="2026-02-02T17:13:00Z" w16du:dateUtc="2026-02-02T22:13:00Z">
              <w:tcPr>
                <w:tcW w:w="2028" w:type="dxa"/>
              </w:tcPr>
            </w:tcPrChange>
          </w:tcPr>
          <w:p w14:paraId="6CFFE91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Commercial ELISA</w:t>
            </w:r>
          </w:p>
          <w:p w14:paraId="309F2141" w14:textId="77777777" w:rsidR="00F55018" w:rsidRPr="00F55018" w:rsidRDefault="00F55018" w:rsidP="00F55018">
            <w:pPr>
              <w:jc w:val="center"/>
              <w:rPr>
                <w:rFonts w:ascii="Times New Roman" w:eastAsia="Times New Roman" w:hAnsi="Times New Roman" w:cs="Times New Roman"/>
                <w:color w:val="auto"/>
                <w:kern w:val="0"/>
                <w14:ligatures w14:val="none"/>
              </w:rPr>
            </w:pPr>
            <w:commentRangeStart w:id="5696"/>
            <w:r w:rsidRPr="00F55018">
              <w:rPr>
                <w:rFonts w:ascii="Times New Roman" w:eastAsia="Times New Roman" w:hAnsi="Times New Roman" w:cs="Times New Roman"/>
                <w:color w:val="auto"/>
                <w:kern w:val="0"/>
                <w14:ligatures w14:val="none"/>
              </w:rPr>
              <w:t xml:space="preserve">Ella </w:t>
            </w:r>
            <w:commentRangeEnd w:id="5696"/>
            <w:r w:rsidRPr="00F55018">
              <w:rPr>
                <w:rFonts w:ascii="Times New Roman" w:eastAsia="Times New Roman" w:hAnsi="Times New Roman" w:cs="Times New Roman"/>
                <w:color w:val="auto"/>
                <w:kern w:val="0"/>
                <w14:ligatures w14:val="none"/>
              </w:rPr>
              <w:commentReference w:id="5696"/>
            </w:r>
            <w:r w:rsidRPr="00F55018">
              <w:rPr>
                <w:rFonts w:ascii="Times New Roman" w:eastAsia="Times New Roman" w:hAnsi="Times New Roman" w:cs="Times New Roman"/>
                <w:color w:val="auto"/>
                <w:kern w:val="0"/>
                <w14:ligatures w14:val="none"/>
              </w:rPr>
              <w:t>automated ELISA</w:t>
            </w:r>
          </w:p>
        </w:tc>
        <w:tc>
          <w:tcPr>
            <w:tcW w:w="2465" w:type="dxa"/>
            <w:tcPrChange w:id="5701" w:author="Geri Burgert" w:date="2026-02-02T17:13:00Z" w16du:dateUtc="2026-02-02T22:13:00Z">
              <w:tcPr>
                <w:tcW w:w="2465" w:type="dxa"/>
              </w:tcPr>
            </w:tcPrChange>
          </w:tcPr>
          <w:p w14:paraId="63CB901B"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Quantitative measurement of cytokine concentration; levels reflect T2 inflammatory activity; and response to anti-T2 biologic treatment</w:t>
            </w:r>
          </w:p>
        </w:tc>
        <w:tc>
          <w:tcPr>
            <w:tcW w:w="2033" w:type="dxa"/>
            <w:tcPrChange w:id="5707" w:author="Geri Burgert" w:date="2026-02-02T17:13:00Z" w16du:dateUtc="2026-02-02T22:13:00Z">
              <w:tcPr>
                <w:tcW w:w="2033" w:type="dxa"/>
              </w:tcPr>
            </w:tcPrChange>
          </w:tcPr>
          <w:p w14:paraId="13643F5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Limited to select analytes; variability owing</w:t>
            </w:r>
            <w:r w:rsidRPr="00F55018">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color w:val="auto"/>
                <w:kern w:val="0"/>
                <w14:ligatures w14:val="none"/>
              </w:rPr>
              <w:t>to sample handling and dilution; upper limit of normal not yet established for analytes</w:t>
            </w:r>
          </w:p>
        </w:tc>
        <w:tc>
          <w:tcPr>
            <w:tcW w:w="2309" w:type="dxa"/>
            <w:tcPrChange w:id="5715" w:author="Geri Burgert" w:date="2026-02-02T17:13:00Z" w16du:dateUtc="2026-02-02T22:13:00Z">
              <w:tcPr>
                <w:tcW w:w="2309" w:type="dxa"/>
              </w:tcPr>
            </w:tcPrChange>
          </w:tcPr>
          <w:p w14:paraId="07DDC24C"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Kelly et al</w:t>
            </w:r>
            <w:r>
              <w:rPr>
                <w:vertAlign w:val="superscript"/>
                <w:color w:val="FF0000"/>
                <w:strike/>
              </w:rPr>
              <w:t>106</w:t>
            </w:r>
            <w:r>
              <w:rPr>
                <w:vertAlign w:val="superscript"/>
                <w:color w:val="008000"/>
                <w:b/>
              </w:rPr>
              <w:t>104</w:t>
            </w:r>
          </w:p>
          <w:p w14:paraId="6173961B"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Kim et al</w:t>
            </w:r>
            <w:r>
              <w:rPr>
                <w:vertAlign w:val="superscript"/>
                <w:color w:val="FF0000"/>
                <w:strike/>
              </w:rPr>
              <w:t>107</w:t>
            </w:r>
            <w:r>
              <w:rPr>
                <w:vertAlign w:val="superscript"/>
                <w:color w:val="008000"/>
                <w:b/>
              </w:rPr>
              <w:t>105</w:t>
            </w:r>
          </w:p>
          <w:p w14:paraId="2A52620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Mukherjee et al</w:t>
            </w:r>
            <w:r>
              <w:rPr>
                <w:vertAlign w:val="superscript"/>
                <w:color w:val="FF0000"/>
                <w:strike/>
              </w:rPr>
              <w:t>108</w:t>
            </w:r>
            <w:r>
              <w:rPr>
                <w:vertAlign w:val="superscript"/>
                <w:color w:val="008000"/>
                <w:b/>
              </w:rPr>
              <w:t>106</w:t>
            </w:r>
          </w:p>
          <w:p w14:paraId="35866BD3"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Hekking et al</w:t>
            </w:r>
            <w:r>
              <w:rPr>
                <w:vertAlign w:val="superscript"/>
                <w:color w:val="FF0000"/>
                <w:strike/>
              </w:rPr>
              <w:t>109</w:t>
            </w:r>
            <w:r>
              <w:rPr>
                <w:vertAlign w:val="superscript"/>
                <w:color w:val="008000"/>
                <w:b/>
              </w:rPr>
              <w:t>107</w:t>
            </w:r>
          </w:p>
          <w:p w14:paraId="00E33E9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Svenningsen et al</w:t>
            </w:r>
            <w:r>
              <w:rPr>
                <w:vertAlign w:val="superscript"/>
                <w:color w:val="FF0000"/>
                <w:strike/>
              </w:rPr>
              <w:t>110</w:t>
            </w:r>
            <w:r>
              <w:rPr>
                <w:vertAlign w:val="superscript"/>
                <w:color w:val="008000"/>
                <w:b/>
              </w:rPr>
              <w:t>108</w:t>
            </w:r>
          </w:p>
        </w:tc>
      </w:tr>
      <w:tr w:rsidR="00F55018" w:rsidRPr="00F55018" w14:paraId="5F6D75F1" w14:textId="77777777" w:rsidTr="00BC2438">
        <w:trPr>
          <w:trPrChange w:id="5747" w:author="Geri Burgert" w:date="2026-02-02T17:13:00Z" w16du:dateUtc="2026-02-02T22:13:00Z">
            <w:trPr>
              <w:gridBefore w:val="1"/>
              <w:gridAfter w:val="0"/>
            </w:trPr>
          </w:trPrChange>
        </w:trPr>
        <w:tc>
          <w:tcPr>
            <w:tcW w:w="2019" w:type="dxa"/>
            <w:tcPrChange w:id="5748" w:author="Geri Burgert" w:date="2026-02-02T17:13:00Z" w16du:dateUtc="2026-02-02T22:13:00Z">
              <w:tcPr>
                <w:tcW w:w="2019" w:type="dxa"/>
              </w:tcPr>
            </w:tcPrChange>
          </w:tcPr>
          <w:p w14:paraId="199CF11B"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Eosinophil peroxidase</w:t>
            </w:r>
          </w:p>
        </w:tc>
        <w:tc>
          <w:tcPr>
            <w:tcW w:w="2096" w:type="dxa"/>
            <w:tcPrChange w:id="5754" w:author="Geri Burgert" w:date="2026-02-02T17:13:00Z" w16du:dateUtc="2026-02-02T22:13:00Z">
              <w:tcPr>
                <w:tcW w:w="2096" w:type="dxa"/>
              </w:tcPr>
            </w:tcPrChange>
          </w:tcPr>
          <w:p w14:paraId="34DA693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Cell-free supernatant from selected sputum</w:t>
            </w:r>
          </w:p>
        </w:tc>
        <w:tc>
          <w:tcPr>
            <w:tcW w:w="2028" w:type="dxa"/>
            <w:tcPrChange w:id="5760" w:author="Geri Burgert" w:date="2026-02-02T17:13:00Z" w16du:dateUtc="2026-02-02T22:13:00Z">
              <w:tcPr>
                <w:tcW w:w="2028" w:type="dxa"/>
              </w:tcPr>
            </w:tcPrChange>
          </w:tcPr>
          <w:p w14:paraId="3A045C3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Noncommercial ELISA</w:t>
            </w:r>
          </w:p>
          <w:p w14:paraId="545235E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Aptamer/DNAzyme lateral flow device</w:t>
            </w:r>
          </w:p>
        </w:tc>
        <w:tc>
          <w:tcPr>
            <w:tcW w:w="2465" w:type="dxa"/>
            <w:tcPrChange w:id="5771" w:author="Geri Burgert" w:date="2026-02-02T17:13:00Z" w16du:dateUtc="2026-02-02T22:13:00Z">
              <w:tcPr>
                <w:tcW w:w="2465" w:type="dxa"/>
              </w:tcPr>
            </w:tcPrChange>
          </w:tcPr>
          <w:p w14:paraId="70EBD75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≥57 ng/mL correlates with ≥3% sputum eosinophils</w:t>
            </w:r>
          </w:p>
        </w:tc>
        <w:tc>
          <w:tcPr>
            <w:tcW w:w="2033" w:type="dxa"/>
            <w:tcPrChange w:id="5777" w:author="Geri Burgert" w:date="2026-02-02T17:13:00Z" w16du:dateUtc="2026-02-02T22:13:00Z">
              <w:tcPr>
                <w:tcW w:w="2033" w:type="dxa"/>
              </w:tcPr>
            </w:tcPrChange>
          </w:tcPr>
          <w:p w14:paraId="22B1AD7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noncommercial ELISA; endogenous anti-EPX IgG interferes with ELISA-based detection</w:t>
            </w:r>
          </w:p>
        </w:tc>
        <w:tc>
          <w:tcPr>
            <w:tcW w:w="2309" w:type="dxa"/>
            <w:tcPrChange w:id="5783" w:author="Geri Burgert" w:date="2026-02-02T17:13:00Z" w16du:dateUtc="2026-02-02T22:13:00Z">
              <w:tcPr>
                <w:tcW w:w="2309" w:type="dxa"/>
              </w:tcPr>
            </w:tcPrChange>
          </w:tcPr>
          <w:p w14:paraId="1558FF0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Nair et al</w:t>
            </w:r>
            <w:r>
              <w:rPr>
                <w:vertAlign w:val="superscript"/>
                <w:color w:val="FF0000"/>
                <w:strike/>
              </w:rPr>
              <w:t>111</w:t>
            </w:r>
            <w:r>
              <w:rPr>
                <w:vertAlign w:val="superscript"/>
                <w:color w:val="008000"/>
                <w:b/>
              </w:rPr>
              <w:t>109</w:t>
            </w:r>
          </w:p>
          <w:p w14:paraId="123D9ED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Wolfe et al</w:t>
            </w:r>
            <w:r>
              <w:rPr>
                <w:vertAlign w:val="superscript"/>
                <w:color w:val="FF0000"/>
                <w:strike/>
              </w:rPr>
              <w:t>112</w:t>
            </w:r>
            <w:r>
              <w:rPr>
                <w:vertAlign w:val="superscript"/>
                <w:color w:val="008000"/>
                <w:b/>
              </w:rPr>
              <w:t>110</w:t>
            </w:r>
          </w:p>
          <w:p w14:paraId="6103876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Ali et al</w:t>
            </w:r>
            <w:r>
              <w:rPr>
                <w:vertAlign w:val="superscript"/>
                <w:color w:val="FF0000"/>
                <w:strike/>
              </w:rPr>
              <w:t>113</w:t>
            </w:r>
            <w:r>
              <w:rPr>
                <w:vertAlign w:val="superscript"/>
                <w:color w:val="008000"/>
                <w:b/>
              </w:rPr>
              <w:t>111</w:t>
            </w:r>
          </w:p>
        </w:tc>
      </w:tr>
      <w:tr w:rsidR="00F55018" w:rsidRPr="00F55018" w14:paraId="3235D1E5" w14:textId="77777777" w:rsidTr="00BC2438">
        <w:trPr>
          <w:trPrChange w:id="5803" w:author="Geri Burgert" w:date="2026-02-02T17:13:00Z" w16du:dateUtc="2026-02-02T22:13:00Z">
            <w:trPr>
              <w:gridBefore w:val="1"/>
              <w:gridAfter w:val="0"/>
            </w:trPr>
          </w:trPrChange>
        </w:trPr>
        <w:tc>
          <w:tcPr>
            <w:tcW w:w="2019" w:type="dxa"/>
            <w:tcPrChange w:id="5804" w:author="Geri Burgert" w:date="2026-02-02T17:13:00Z" w16du:dateUtc="2026-02-02T22:13:00Z">
              <w:tcPr>
                <w:tcW w:w="2019" w:type="dxa"/>
              </w:tcPr>
            </w:tcPrChange>
          </w:tcPr>
          <w:p w14:paraId="0552995D"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Galectin-10/Charcot Leyden crystals</w:t>
            </w:r>
          </w:p>
        </w:tc>
        <w:tc>
          <w:tcPr>
            <w:tcW w:w="2096" w:type="dxa"/>
            <w:tcPrChange w:id="5810" w:author="Geri Burgert" w:date="2026-02-02T17:13:00Z" w16du:dateUtc="2026-02-02T22:13:00Z">
              <w:tcPr>
                <w:tcW w:w="2096" w:type="dxa"/>
              </w:tcPr>
            </w:tcPrChange>
          </w:tcPr>
          <w:p w14:paraId="4CD22D19"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Saline-homogenized sputum; sputum smears; processed sputum on cytospin slides; cell-free sputum supernatants</w:t>
            </w:r>
          </w:p>
        </w:tc>
        <w:tc>
          <w:tcPr>
            <w:tcW w:w="2028" w:type="dxa"/>
            <w:tcPrChange w:id="5816" w:author="Geri Burgert" w:date="2026-02-02T17:13:00Z" w16du:dateUtc="2026-02-02T22:13:00Z">
              <w:tcPr>
                <w:tcW w:w="2028" w:type="dxa"/>
              </w:tcPr>
            </w:tcPrChange>
          </w:tcPr>
          <w:p w14:paraId="3618E748"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Commercial ELISA</w:t>
            </w:r>
          </w:p>
          <w:p w14:paraId="746D8EC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Light microscopy</w:t>
            </w:r>
          </w:p>
        </w:tc>
        <w:tc>
          <w:tcPr>
            <w:tcW w:w="2465" w:type="dxa"/>
            <w:tcPrChange w:id="5827" w:author="Geri Burgert" w:date="2026-02-02T17:13:00Z" w16du:dateUtc="2026-02-02T22:13:00Z">
              <w:tcPr>
                <w:tcW w:w="2465" w:type="dxa"/>
              </w:tcPr>
            </w:tcPrChange>
          </w:tcPr>
          <w:p w14:paraId="2A0AFEB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Quantitative measurement of soluble galectin-10; visualization of crystals on microscope slide</w:t>
            </w:r>
          </w:p>
        </w:tc>
        <w:tc>
          <w:tcPr>
            <w:tcW w:w="2033" w:type="dxa"/>
            <w:tcPrChange w:id="5833" w:author="Geri Burgert" w:date="2026-02-02T17:13:00Z" w16du:dateUtc="2026-02-02T22:13:00Z">
              <w:tcPr>
                <w:tcW w:w="2033" w:type="dxa"/>
              </w:tcPr>
            </w:tcPrChange>
          </w:tcPr>
          <w:p w14:paraId="02D9D87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ELISA may not </w:t>
            </w:r>
            <w:commentRangeStart w:id="5839"/>
            <w:commentRangeStart w:id="5840"/>
            <w:commentRangeStart w:id="5841"/>
            <w:r w:rsidRPr="00F55018">
              <w:rPr>
                <w:rFonts w:ascii="Times New Roman" w:eastAsia="Times New Roman" w:hAnsi="Times New Roman" w:cs="Times New Roman"/>
                <w:color w:val="auto"/>
                <w:kern w:val="0"/>
                <w14:ligatures w14:val="none"/>
              </w:rPr>
              <w:t>distinguish</w:t>
            </w:r>
            <w:commentRangeEnd w:id="5839"/>
            <w:r w:rsidRPr="00F55018">
              <w:rPr>
                <w:rFonts w:ascii="Times New Roman" w:eastAsiaTheme="minorHAnsi" w:hAnsi="Times New Roman" w:cs="Times New Roman"/>
                <w:color w:val="auto"/>
              </w:rPr>
              <w:commentReference w:id="5839"/>
            </w:r>
            <w:commentRangeEnd w:id="5840"/>
            <w:r w:rsidRPr="00F55018">
              <w:rPr>
                <w:rFonts w:ascii="Times New Roman" w:eastAsiaTheme="minorHAnsi" w:hAnsi="Times New Roman" w:cs="Times New Roman"/>
                <w:color w:val="auto"/>
              </w:rPr>
              <w:commentReference w:id="5840"/>
            </w:r>
            <w:commentRangeEnd w:id="5841"/>
            <w:r w:rsidRPr="00F55018">
              <w:rPr>
                <w:rFonts w:ascii="Times New Roman" w:eastAsiaTheme="minorHAnsi" w:hAnsi="Times New Roman" w:cs="Times New Roman"/>
                <w:color w:val="auto"/>
              </w:rPr>
              <w:commentReference w:id="5841"/>
            </w:r>
            <w:r w:rsidRPr="00F55018">
              <w:rPr>
                <w:rFonts w:ascii="Times New Roman" w:eastAsia="Times New Roman" w:hAnsi="Times New Roman" w:cs="Times New Roman"/>
                <w:color w:val="auto"/>
                <w:kern w:val="0"/>
                <w14:ligatures w14:val="none"/>
              </w:rPr>
              <w:t xml:space="preserve"> free vs crystal-bound protein; crystals may be disrupted by sputum processing</w:t>
            </w:r>
          </w:p>
        </w:tc>
        <w:tc>
          <w:tcPr>
            <w:tcW w:w="2309" w:type="dxa"/>
            <w:tcPrChange w:id="5847" w:author="Geri Burgert" w:date="2026-02-02T17:13:00Z" w16du:dateUtc="2026-02-02T22:13:00Z">
              <w:tcPr>
                <w:tcW w:w="2309" w:type="dxa"/>
              </w:tcPr>
            </w:tcPrChange>
          </w:tcPr>
          <w:p w14:paraId="7A532DD7"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Dor et al</w:t>
            </w:r>
            <w:r>
              <w:rPr>
                <w:vertAlign w:val="superscript"/>
                <w:color w:val="FF0000"/>
                <w:strike/>
              </w:rPr>
              <w:t>114</w:t>
            </w:r>
            <w:r>
              <w:rPr>
                <w:vertAlign w:val="superscript"/>
                <w:color w:val="008000"/>
                <w:b/>
              </w:rPr>
              <w:t>112</w:t>
            </w:r>
          </w:p>
          <w:p w14:paraId="641289A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Dvorak et al</w:t>
            </w:r>
            <w:r>
              <w:rPr>
                <w:vertAlign w:val="superscript"/>
                <w:color w:val="FF0000"/>
                <w:strike/>
              </w:rPr>
              <w:t>115</w:t>
            </w:r>
            <w:r>
              <w:rPr>
                <w:vertAlign w:val="superscript"/>
                <w:color w:val="008000"/>
                <w:b/>
              </w:rPr>
              <w:t>113</w:t>
            </w:r>
          </w:p>
          <w:p w14:paraId="3638399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Persson et al</w:t>
            </w:r>
            <w:r>
              <w:rPr>
                <w:vertAlign w:val="superscript"/>
                <w:color w:val="FF0000"/>
                <w:strike/>
              </w:rPr>
              <w:t>116</w:t>
            </w:r>
            <w:r>
              <w:rPr>
                <w:vertAlign w:val="superscript"/>
                <w:color w:val="008000"/>
                <w:b/>
              </w:rPr>
              <w:t>114</w:t>
            </w:r>
          </w:p>
          <w:p w14:paraId="26053E5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Nyenhuis et al</w:t>
            </w:r>
            <w:r>
              <w:rPr>
                <w:vertAlign w:val="superscript"/>
                <w:color w:val="FF0000"/>
                <w:strike/>
              </w:rPr>
              <w:t>117</w:t>
            </w:r>
            <w:r>
              <w:rPr>
                <w:vertAlign w:val="superscript"/>
                <w:color w:val="008000"/>
                <w:b/>
              </w:rPr>
              <w:t>115</w:t>
            </w:r>
          </w:p>
        </w:tc>
      </w:tr>
      <w:tr w:rsidR="00F55018" w:rsidRPr="00F55018" w14:paraId="53D58A78" w14:textId="77777777" w:rsidTr="00BC2438">
        <w:trPr>
          <w:trPrChange w:id="5873" w:author="Geri Burgert" w:date="2026-02-02T17:13:00Z" w16du:dateUtc="2026-02-02T22:13:00Z">
            <w:trPr>
              <w:gridBefore w:val="1"/>
              <w:gridAfter w:val="0"/>
            </w:trPr>
          </w:trPrChange>
        </w:trPr>
        <w:tc>
          <w:tcPr>
            <w:tcW w:w="2019" w:type="dxa"/>
            <w:tcPrChange w:id="5874" w:author="Geri Burgert" w:date="2026-02-02T17:13:00Z" w16du:dateUtc="2026-02-02T22:13:00Z">
              <w:tcPr>
                <w:tcW w:w="2019" w:type="dxa"/>
              </w:tcPr>
            </w:tcPrChange>
          </w:tcPr>
          <w:p w14:paraId="55C217CE"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Sputum proteome</w:t>
            </w:r>
          </w:p>
        </w:tc>
        <w:tc>
          <w:tcPr>
            <w:tcW w:w="2096" w:type="dxa"/>
            <w:tcPrChange w:id="5880" w:author="Geri Burgert" w:date="2026-02-02T17:13:00Z" w16du:dateUtc="2026-02-02T22:13:00Z">
              <w:tcPr>
                <w:tcW w:w="2096" w:type="dxa"/>
              </w:tcPr>
            </w:tcPrChange>
          </w:tcPr>
          <w:p w14:paraId="12181CF8"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Cell-free supernatant from selected sputum</w:t>
            </w:r>
          </w:p>
        </w:tc>
        <w:tc>
          <w:tcPr>
            <w:tcW w:w="2028" w:type="dxa"/>
            <w:tcPrChange w:id="5886" w:author="Geri Burgert" w:date="2026-02-02T17:13:00Z" w16du:dateUtc="2026-02-02T22:13:00Z">
              <w:tcPr>
                <w:tcW w:w="2028" w:type="dxa"/>
              </w:tcPr>
            </w:tcPrChange>
          </w:tcPr>
          <w:p w14:paraId="421C157C"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Mass spectrometry</w:t>
            </w:r>
          </w:p>
          <w:p w14:paraId="4A71032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Aptamer-based multiplex assays (eg, </w:t>
            </w:r>
            <w:commentRangeStart w:id="5897"/>
            <w:r w:rsidRPr="00F55018">
              <w:rPr>
                <w:rFonts w:ascii="Times New Roman" w:eastAsia="Times New Roman" w:hAnsi="Times New Roman" w:cs="Times New Roman"/>
                <w:color w:val="auto"/>
                <w:kern w:val="0"/>
                <w14:ligatures w14:val="none"/>
              </w:rPr>
              <w:t>SomaLogic</w:t>
            </w:r>
            <w:commentRangeEnd w:id="5897"/>
            <w:r w:rsidRPr="00F55018">
              <w:rPr>
                <w:rFonts w:ascii="Times New Roman" w:eastAsia="Times New Roman" w:hAnsi="Times New Roman" w:cs="Times New Roman"/>
                <w:color w:val="auto"/>
                <w:kern w:val="0"/>
                <w14:ligatures w14:val="none"/>
              </w:rPr>
              <w:commentReference w:id="5897"/>
            </w:r>
            <w:r w:rsidRPr="00F55018">
              <w:rPr>
                <w:rFonts w:ascii="Times New Roman" w:eastAsia="Times New Roman" w:hAnsi="Times New Roman" w:cs="Times New Roman"/>
                <w:color w:val="auto"/>
                <w:kern w:val="0"/>
                <w14:ligatures w14:val="none"/>
              </w:rPr>
              <w:t>)</w:t>
            </w:r>
          </w:p>
          <w:p w14:paraId="6C929F1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Proximity extension assay (eg, Olink)</w:t>
            </w:r>
          </w:p>
        </w:tc>
        <w:tc>
          <w:tcPr>
            <w:tcW w:w="2465" w:type="dxa"/>
            <w:tcPrChange w:id="5906" w:author="Geri Burgert" w:date="2026-02-02T17:13:00Z" w16du:dateUtc="2026-02-02T22:13:00Z">
              <w:tcPr>
                <w:tcW w:w="2465" w:type="dxa"/>
              </w:tcPr>
            </w:tcPrChange>
          </w:tcPr>
          <w:p w14:paraId="4FEF4BB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 xml:space="preserve">Quantitative assessment of protein abundance and composition to </w:t>
            </w:r>
            <w:r w:rsidRPr="00F55018">
              <w:rPr>
                <w:rFonts w:ascii="Times New Roman" w:eastAsia="Times New Roman" w:hAnsi="Times New Roman" w:cs="Times New Roman"/>
                <w:color w:val="auto"/>
                <w:kern w:val="0"/>
                <w14:ligatures w14:val="none"/>
              </w:rPr>
              <w:lastRenderedPageBreak/>
              <w:t>identify disease-associated signatures, inflammatory pathways, or treatment response markers</w:t>
            </w:r>
          </w:p>
        </w:tc>
        <w:tc>
          <w:tcPr>
            <w:tcW w:w="2033" w:type="dxa"/>
            <w:tcPrChange w:id="5913" w:author="Geri Burgert" w:date="2026-02-02T17:13:00Z" w16du:dateUtc="2026-02-02T22:13:00Z">
              <w:tcPr>
                <w:tcW w:w="2033" w:type="dxa"/>
              </w:tcPr>
            </w:tcPrChange>
          </w:tcPr>
          <w:p w14:paraId="2A37A0A4"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Expensive; requires specialized bioinformatics; technical complexity</w:t>
            </w:r>
          </w:p>
        </w:tc>
        <w:tc>
          <w:tcPr>
            <w:tcW w:w="2309" w:type="dxa"/>
            <w:tcPrChange w:id="5919" w:author="Geri Burgert" w:date="2026-02-02T17:13:00Z" w16du:dateUtc="2026-02-02T22:13:00Z">
              <w:tcPr>
                <w:tcW w:w="2309" w:type="dxa"/>
              </w:tcPr>
            </w:tcPrChange>
          </w:tcPr>
          <w:p w14:paraId="331A772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Hastie et al</w:t>
            </w:r>
            <w:r>
              <w:rPr>
                <w:vertAlign w:val="superscript"/>
                <w:color w:val="FF0000"/>
                <w:strike/>
              </w:rPr>
              <w:t>118</w:t>
            </w:r>
            <w:r>
              <w:rPr>
                <w:vertAlign w:val="superscript"/>
                <w:color w:val="008000"/>
                <w:b/>
              </w:rPr>
              <w:t>116</w:t>
            </w:r>
          </w:p>
          <w:p w14:paraId="195A59F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Lin et al</w:t>
            </w:r>
            <w:r>
              <w:rPr>
                <w:vertAlign w:val="superscript"/>
                <w:color w:val="FF0000"/>
                <w:strike/>
              </w:rPr>
              <w:t>119</w:t>
            </w:r>
            <w:r>
              <w:rPr>
                <w:vertAlign w:val="superscript"/>
                <w:color w:val="008000"/>
                <w:b/>
              </w:rPr>
              <w:t>117</w:t>
            </w:r>
          </w:p>
          <w:p w14:paraId="3A39BB5C" w14:textId="77777777" w:rsidR="00F55018" w:rsidRPr="00F55018" w:rsidRDefault="00F55018" w:rsidP="00F55018">
            <w:pPr>
              <w:jc w:val="center"/>
              <w:rPr>
                <w:rFonts w:ascii="Times New Roman" w:eastAsia="Times New Roman" w:hAnsi="Times New Roman" w:cs="Times New Roman"/>
                <w:color w:val="auto"/>
                <w:kern w:val="0"/>
                <w14:ligatures w14:val="none"/>
              </w:rPr>
            </w:pPr>
          </w:p>
        </w:tc>
      </w:tr>
    </w:tbl>
    <w:p w14:paraId="422DF376" w14:textId="77777777" w:rsidR="00F55018" w:rsidRPr="00F55018" w:rsidRDefault="00F55018" w:rsidP="00F55018">
      <w:pPr>
        <w:spacing w:before="0" w:beforeAutospacing="0" w:after="0" w:afterAutospacing="0" w:line="240" w:lineRule="auto"/>
        <w:rPr>
          <w:rFonts w:eastAsia="Times New Roman"/>
          <w:bCs w:val="0"/>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936" w:author="Geri Burgert" w:date="2026-02-02T17:13:00Z" w16du:dateUtc="2026-02-02T22:13:00Z">
          <w:tblPr>
            <w:tblStyle w:val="TableGrid"/>
            <w:tblW w:w="0" w:type="auto"/>
            <w:tblLook w:val="04A0" w:firstRow="1" w:lastRow="0" w:firstColumn="1" w:lastColumn="0" w:noHBand="0" w:noVBand="1"/>
          </w:tblPr>
        </w:tblPrChange>
      </w:tblPr>
      <w:tblGrid>
        <w:gridCol w:w="1857"/>
        <w:gridCol w:w="2084"/>
        <w:gridCol w:w="1985"/>
        <w:gridCol w:w="2302"/>
        <w:gridCol w:w="1869"/>
        <w:gridCol w:w="2143"/>
        <w:tblGridChange w:id="5937">
          <w:tblGrid>
            <w:gridCol w:w="5"/>
            <w:gridCol w:w="1856"/>
            <w:gridCol w:w="2083"/>
            <w:gridCol w:w="1984"/>
            <w:gridCol w:w="2300"/>
            <w:gridCol w:w="1866"/>
            <w:gridCol w:w="2141"/>
            <w:gridCol w:w="5"/>
          </w:tblGrid>
        </w:tblGridChange>
      </w:tblGrid>
      <w:tr w:rsidR="00F55018" w:rsidRPr="00F55018" w14:paraId="2DD5D9D3" w14:textId="77777777" w:rsidTr="00BC2438">
        <w:trPr>
          <w:trPrChange w:id="5939" w:author="Geri Burgert" w:date="2026-02-02T17:13:00Z" w16du:dateUtc="2026-02-02T22:13:00Z">
            <w:trPr>
              <w:gridBefore w:val="1"/>
              <w:gridAfter w:val="0"/>
            </w:trPr>
          </w:trPrChange>
        </w:trPr>
        <w:tc>
          <w:tcPr>
            <w:tcW w:w="12950" w:type="dxa"/>
            <w:gridSpan w:val="6"/>
            <w:tcPrChange w:id="5940" w:author="Geri Burgert" w:date="2026-02-02T17:13:00Z" w16du:dateUtc="2026-02-02T22:13:00Z">
              <w:tcPr>
                <w:tcW w:w="12950" w:type="dxa"/>
                <w:gridSpan w:val="6"/>
              </w:tcPr>
            </w:tcPrChange>
          </w:tcPr>
          <w:p w14:paraId="77E1D5D9"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Imaging modalities</w:t>
            </w:r>
          </w:p>
        </w:tc>
      </w:tr>
      <w:tr w:rsidR="00F55018" w:rsidRPr="00F55018" w14:paraId="00B68049" w14:textId="77777777" w:rsidTr="00BC2438">
        <w:trPr>
          <w:trPrChange w:id="5947" w:author="Geri Burgert" w:date="2026-02-02T17:13:00Z" w16du:dateUtc="2026-02-02T22:13:00Z">
            <w:trPr>
              <w:gridBefore w:val="1"/>
              <w:gridAfter w:val="0"/>
            </w:trPr>
          </w:trPrChange>
        </w:trPr>
        <w:tc>
          <w:tcPr>
            <w:tcW w:w="2022" w:type="dxa"/>
            <w:tcPrChange w:id="5948" w:author="Geri Burgert" w:date="2026-02-02T17:13:00Z" w16du:dateUtc="2026-02-02T22:13:00Z">
              <w:tcPr>
                <w:tcW w:w="2022" w:type="dxa"/>
              </w:tcPr>
            </w:tcPrChange>
          </w:tcPr>
          <w:p w14:paraId="00122E07"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Airway remodeling</w:t>
            </w:r>
          </w:p>
        </w:tc>
        <w:tc>
          <w:tcPr>
            <w:tcW w:w="2096" w:type="dxa"/>
            <w:tcPrChange w:id="5954" w:author="Geri Burgert" w:date="2026-02-02T17:13:00Z" w16du:dateUtc="2026-02-02T22:13:00Z">
              <w:tcPr>
                <w:tcW w:w="2096" w:type="dxa"/>
              </w:tcPr>
            </w:tcPrChange>
          </w:tcPr>
          <w:p w14:paraId="547C62C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Chest CT</w:t>
            </w:r>
          </w:p>
        </w:tc>
        <w:tc>
          <w:tcPr>
            <w:tcW w:w="2027" w:type="dxa"/>
            <w:tcPrChange w:id="5960" w:author="Geri Burgert" w:date="2026-02-02T17:13:00Z" w16du:dateUtc="2026-02-02T22:13:00Z">
              <w:tcPr>
                <w:tcW w:w="2027" w:type="dxa"/>
              </w:tcPr>
            </w:tcPrChange>
          </w:tcPr>
          <w:p w14:paraId="42E5B0B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Quantitative CT airway analysis</w:t>
            </w:r>
          </w:p>
        </w:tc>
        <w:tc>
          <w:tcPr>
            <w:tcW w:w="2464" w:type="dxa"/>
            <w:tcPrChange w:id="5966" w:author="Geri Burgert" w:date="2026-02-02T17:13:00Z" w16du:dateUtc="2026-02-02T22:13:00Z">
              <w:tcPr>
                <w:tcW w:w="2464" w:type="dxa"/>
              </w:tcPr>
            </w:tcPrChange>
          </w:tcPr>
          <w:p w14:paraId="00B9A78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Global quantitative metrics of airway wall thickening (bronchial wall area, wall attenuation, perimeter-to-thickness ratio across airway generations); CT low attenuation area</w:t>
            </w:r>
            <w:r w:rsidRPr="00F55018" w:rsidDel="00C850D7">
              <w:rPr>
                <w:rFonts w:ascii="Times New Roman" w:eastAsia="Times New Roman" w:hAnsi="Times New Roman" w:cs="Times New Roman"/>
                <w:color w:val="auto"/>
                <w:kern w:val="0"/>
                <w14:ligatures w14:val="none"/>
              </w:rPr>
              <w:t xml:space="preserve"> </w:t>
            </w:r>
            <w:r w:rsidRPr="00F55018">
              <w:rPr>
                <w:rFonts w:ascii="Times New Roman" w:eastAsia="Times New Roman" w:hAnsi="Times New Roman" w:cs="Times New Roman"/>
                <w:color w:val="auto"/>
                <w:kern w:val="0"/>
                <w14:ligatures w14:val="none"/>
              </w:rPr>
              <w:t>≤950 is suggestive of emphysematous changes</w:t>
            </w:r>
          </w:p>
        </w:tc>
        <w:tc>
          <w:tcPr>
            <w:tcW w:w="2032" w:type="dxa"/>
            <w:tcPrChange w:id="5974" w:author="Geri Burgert" w:date="2026-02-02T17:13:00Z" w16du:dateUtc="2026-02-02T22:13:00Z">
              <w:tcPr>
                <w:tcW w:w="2032" w:type="dxa"/>
              </w:tcPr>
            </w:tcPrChange>
          </w:tcPr>
          <w:p w14:paraId="6D5D160C"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Radiation exposure, expensive</w:t>
            </w:r>
          </w:p>
        </w:tc>
        <w:tc>
          <w:tcPr>
            <w:tcW w:w="2309" w:type="dxa"/>
            <w:tcPrChange w:id="5980" w:author="Geri Burgert" w:date="2026-02-02T17:13:00Z" w16du:dateUtc="2026-02-02T22:13:00Z">
              <w:tcPr>
                <w:tcW w:w="2309" w:type="dxa"/>
              </w:tcPr>
            </w:tcPrChange>
          </w:tcPr>
          <w:p w14:paraId="2723BE0D"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Diaz et al</w:t>
            </w:r>
            <w:r>
              <w:rPr>
                <w:vertAlign w:val="superscript"/>
                <w:color w:val="FF0000"/>
                <w:strike/>
              </w:rPr>
              <w:t>120</w:t>
            </w:r>
            <w:r>
              <w:rPr>
                <w:vertAlign w:val="superscript"/>
                <w:color w:val="008000"/>
                <w:b/>
              </w:rPr>
              <w:t>118</w:t>
            </w:r>
          </w:p>
          <w:p w14:paraId="213EC91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Bhatt et al</w:t>
            </w:r>
            <w:r>
              <w:rPr>
                <w:vertAlign w:val="superscript"/>
                <w:color w:val="FF0000"/>
                <w:strike/>
              </w:rPr>
              <w:t>121</w:t>
            </w:r>
            <w:r>
              <w:rPr>
                <w:vertAlign w:val="superscript"/>
                <w:color w:val="008000"/>
                <w:b/>
              </w:rPr>
              <w:t>119</w:t>
            </w:r>
          </w:p>
        </w:tc>
      </w:tr>
      <w:tr w:rsidR="00F55018" w:rsidRPr="00F55018" w14:paraId="265640AE" w14:textId="77777777" w:rsidTr="00BC2438">
        <w:trPr>
          <w:trPrChange w:id="5994" w:author="Geri Burgert" w:date="2026-02-02T17:13:00Z" w16du:dateUtc="2026-02-02T22:13:00Z">
            <w:trPr>
              <w:gridBefore w:val="1"/>
              <w:gridAfter w:val="0"/>
            </w:trPr>
          </w:trPrChange>
        </w:trPr>
        <w:tc>
          <w:tcPr>
            <w:tcW w:w="2022" w:type="dxa"/>
            <w:tcPrChange w:id="5995" w:author="Geri Burgert" w:date="2026-02-02T17:13:00Z" w16du:dateUtc="2026-02-02T22:13:00Z">
              <w:tcPr>
                <w:tcW w:w="2022" w:type="dxa"/>
              </w:tcPr>
            </w:tcPrChange>
          </w:tcPr>
          <w:p w14:paraId="746411B6"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Mucus plugging</w:t>
            </w:r>
          </w:p>
        </w:tc>
        <w:tc>
          <w:tcPr>
            <w:tcW w:w="2096" w:type="dxa"/>
            <w:tcPrChange w:id="6001" w:author="Geri Burgert" w:date="2026-02-02T17:13:00Z" w16du:dateUtc="2026-02-02T22:13:00Z">
              <w:tcPr>
                <w:tcW w:w="2096" w:type="dxa"/>
              </w:tcPr>
            </w:tcPrChange>
          </w:tcPr>
          <w:p w14:paraId="3E085ED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Chest CT</w:t>
            </w:r>
          </w:p>
        </w:tc>
        <w:tc>
          <w:tcPr>
            <w:tcW w:w="2027" w:type="dxa"/>
            <w:tcPrChange w:id="6007" w:author="Geri Burgert" w:date="2026-02-02T17:13:00Z" w16du:dateUtc="2026-02-02T22:13:00Z">
              <w:tcPr>
                <w:tcW w:w="2027" w:type="dxa"/>
              </w:tcPr>
            </w:tcPrChange>
          </w:tcPr>
          <w:p w14:paraId="622C314E"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Semiquantitative CT assessment of airway mucus plugging</w:t>
            </w:r>
          </w:p>
        </w:tc>
        <w:tc>
          <w:tcPr>
            <w:tcW w:w="2464" w:type="dxa"/>
            <w:tcPrChange w:id="6013" w:author="Geri Burgert" w:date="2026-02-02T17:13:00Z" w16du:dateUtc="2026-02-02T22:13:00Z">
              <w:tcPr>
                <w:tcW w:w="2464" w:type="dxa"/>
              </w:tcPr>
            </w:tcPrChange>
          </w:tcPr>
          <w:p w14:paraId="546C6230"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Number and extent of mucus-plugged airways; higher burden correlates with worse lung function and reduced therapeutic response</w:t>
            </w:r>
          </w:p>
        </w:tc>
        <w:tc>
          <w:tcPr>
            <w:tcW w:w="2032" w:type="dxa"/>
            <w:tcPrChange w:id="6019" w:author="Geri Burgert" w:date="2026-02-02T17:13:00Z" w16du:dateUtc="2026-02-02T22:13:00Z">
              <w:tcPr>
                <w:tcW w:w="2032" w:type="dxa"/>
              </w:tcPr>
            </w:tcPrChange>
          </w:tcPr>
          <w:p w14:paraId="5CFFB80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Radiation exposure; inter-observer variability</w:t>
            </w:r>
          </w:p>
        </w:tc>
        <w:tc>
          <w:tcPr>
            <w:tcW w:w="2309" w:type="dxa"/>
            <w:tcPrChange w:id="6025" w:author="Geri Burgert" w:date="2026-02-02T17:13:00Z" w16du:dateUtc="2026-02-02T22:13:00Z">
              <w:tcPr>
                <w:tcW w:w="2309" w:type="dxa"/>
              </w:tcPr>
            </w:tcPrChange>
          </w:tcPr>
          <w:p w14:paraId="59430622"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Dunican et al</w:t>
            </w:r>
            <w:r>
              <w:rPr>
                <w:vertAlign w:val="superscript"/>
                <w:color w:val="FF0000"/>
                <w:strike/>
              </w:rPr>
              <w:t>122</w:t>
            </w:r>
            <w:r>
              <w:rPr>
                <w:vertAlign w:val="superscript"/>
                <w:color w:val="008000"/>
                <w:b/>
              </w:rPr>
              <w:t>120</w:t>
            </w:r>
          </w:p>
          <w:p w14:paraId="7B4F2548"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Götschke et al</w:t>
            </w:r>
            <w:r>
              <w:rPr>
                <w:vertAlign w:val="superscript"/>
                <w:color w:val="FF0000"/>
                <w:strike/>
              </w:rPr>
              <w:t>123</w:t>
            </w:r>
            <w:r>
              <w:rPr>
                <w:vertAlign w:val="superscript"/>
                <w:color w:val="008000"/>
                <w:b/>
              </w:rPr>
              <w:t>121</w:t>
            </w:r>
          </w:p>
        </w:tc>
      </w:tr>
      <w:tr w:rsidR="00F55018" w:rsidRPr="00F55018" w14:paraId="19EF4009" w14:textId="77777777" w:rsidTr="00BC2438">
        <w:trPr>
          <w:trPrChange w:id="6039" w:author="Geri Burgert" w:date="2026-02-02T17:13:00Z" w16du:dateUtc="2026-02-02T22:13:00Z">
            <w:trPr>
              <w:gridBefore w:val="1"/>
              <w:gridAfter w:val="0"/>
            </w:trPr>
          </w:trPrChange>
        </w:trPr>
        <w:tc>
          <w:tcPr>
            <w:tcW w:w="2022" w:type="dxa"/>
            <w:tcPrChange w:id="6040" w:author="Geri Burgert" w:date="2026-02-02T17:13:00Z" w16du:dateUtc="2026-02-02T22:13:00Z">
              <w:tcPr>
                <w:tcW w:w="2022" w:type="dxa"/>
              </w:tcPr>
            </w:tcPrChange>
          </w:tcPr>
          <w:p w14:paraId="55FC210F"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lastRenderedPageBreak/>
              <w:t xml:space="preserve">  Ventilation defect</w:t>
            </w:r>
          </w:p>
        </w:tc>
        <w:tc>
          <w:tcPr>
            <w:tcW w:w="2096" w:type="dxa"/>
            <w:tcPrChange w:id="6046" w:author="Geri Burgert" w:date="2026-02-02T17:13:00Z" w16du:dateUtc="2026-02-02T22:13:00Z">
              <w:tcPr>
                <w:tcW w:w="2096" w:type="dxa"/>
              </w:tcPr>
            </w:tcPrChange>
          </w:tcPr>
          <w:p w14:paraId="448D321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Inhaled gas (xenon, helium)</w:t>
            </w:r>
          </w:p>
        </w:tc>
        <w:tc>
          <w:tcPr>
            <w:tcW w:w="2027" w:type="dxa"/>
            <w:tcPrChange w:id="6052" w:author="Geri Burgert" w:date="2026-02-02T17:13:00Z" w16du:dateUtc="2026-02-02T22:13:00Z">
              <w:tcPr>
                <w:tcW w:w="2027" w:type="dxa"/>
              </w:tcPr>
            </w:tcPrChange>
          </w:tcPr>
          <w:p w14:paraId="77C75692"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Hyperpolarized gas MRI (</w:t>
            </w:r>
            <w:r>
              <w:rPr>
                <w:vertAlign w:val="superscript"/>
                <w:color w:val="FF0000"/>
                <w:strike/>
              </w:rPr>
              <w:t>129</w:t>
            </w:r>
            <w:r>
              <w:rPr>
                <w:vertAlign w:val="superscript"/>
                <w:color w:val="008000"/>
                <w:b/>
              </w:rPr>
              <w:t>127</w:t>
            </w:r>
            <w:r w:rsidRPr="00F55018">
              <w:rPr>
                <w:rFonts w:ascii="Times New Roman" w:eastAsia="Times New Roman" w:hAnsi="Times New Roman" w:cs="Times New Roman"/>
                <w:color w:val="auto"/>
                <w:kern w:val="0"/>
                <w14:ligatures w14:val="none"/>
              </w:rPr>
              <w:t xml:space="preserve">Xe, </w:t>
            </w:r>
            <w:r w:rsidRPr="00F55018">
              <w:rPr>
                <w:rFonts w:ascii="Times New Roman" w:eastAsia="Times New Roman" w:hAnsi="Times New Roman" w:cs="Times New Roman"/>
                <w:color w:val="auto"/>
                <w:kern w:val="0"/>
                <w:vertAlign w:val="superscript"/>
                <w14:ligatures w14:val="none"/>
              </w:rPr>
              <w:t>3</w:t>
            </w:r>
            <w:r w:rsidRPr="00F55018">
              <w:rPr>
                <w:rFonts w:ascii="Times New Roman" w:eastAsia="Times New Roman" w:hAnsi="Times New Roman" w:cs="Times New Roman"/>
                <w:color w:val="auto"/>
                <w:kern w:val="0"/>
                <w14:ligatures w14:val="none"/>
              </w:rPr>
              <w:t>He)</w:t>
            </w:r>
          </w:p>
        </w:tc>
        <w:tc>
          <w:tcPr>
            <w:tcW w:w="2464" w:type="dxa"/>
            <w:tcPrChange w:id="6062" w:author="Geri Burgert" w:date="2026-02-02T17:13:00Z" w16du:dateUtc="2026-02-02T22:13:00Z">
              <w:tcPr>
                <w:tcW w:w="2464" w:type="dxa"/>
              </w:tcPr>
            </w:tcPrChange>
          </w:tcPr>
          <w:p w14:paraId="3551246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Presence and extent of ventilation defects; xenon dissolved-phase signal for gas exchange; no standardized cutoffs</w:t>
            </w:r>
          </w:p>
        </w:tc>
        <w:tc>
          <w:tcPr>
            <w:tcW w:w="2032" w:type="dxa"/>
            <w:tcPrChange w:id="6068" w:author="Geri Burgert" w:date="2026-02-02T17:13:00Z" w16du:dateUtc="2026-02-02T22:13:00Z">
              <w:tcPr>
                <w:tcW w:w="2032" w:type="dxa"/>
              </w:tcPr>
            </w:tcPrChange>
          </w:tcPr>
          <w:p w14:paraId="04EEB647"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Expensive; requires specialized coils and gases; limited availability</w:t>
            </w:r>
          </w:p>
        </w:tc>
        <w:tc>
          <w:tcPr>
            <w:tcW w:w="2309" w:type="dxa"/>
            <w:tcPrChange w:id="6074" w:author="Geri Burgert" w:date="2026-02-02T17:13:00Z" w16du:dateUtc="2026-02-02T22:13:00Z">
              <w:tcPr>
                <w:tcW w:w="2309" w:type="dxa"/>
              </w:tcPr>
            </w:tcPrChange>
          </w:tcPr>
          <w:p w14:paraId="54D36502"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Roos et al</w:t>
            </w:r>
            <w:r>
              <w:rPr>
                <w:vertAlign w:val="superscript"/>
                <w:color w:val="FF0000"/>
                <w:strike/>
              </w:rPr>
              <w:t>124</w:t>
            </w:r>
            <w:r>
              <w:rPr>
                <w:vertAlign w:val="superscript"/>
                <w:color w:val="008000"/>
                <w:b/>
              </w:rPr>
              <w:t>122</w:t>
            </w:r>
          </w:p>
          <w:p w14:paraId="4CD6E5CD"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McIntosh et al</w:t>
            </w:r>
            <w:r>
              <w:rPr>
                <w:vertAlign w:val="superscript"/>
                <w:color w:val="FF0000"/>
                <w:strike/>
              </w:rPr>
              <w:t>125</w:t>
            </w:r>
            <w:r>
              <w:rPr>
                <w:vertAlign w:val="superscript"/>
                <w:color w:val="008000"/>
                <w:b/>
              </w:rPr>
              <w:t>123</w:t>
            </w:r>
          </w:p>
          <w:p w14:paraId="6B3ACEC6"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Hahn et al</w:t>
            </w:r>
            <w:r>
              <w:rPr>
                <w:vertAlign w:val="superscript"/>
                <w:color w:val="FF0000"/>
                <w:strike/>
              </w:rPr>
              <w:t>126</w:t>
            </w:r>
            <w:r>
              <w:rPr>
                <w:vertAlign w:val="superscript"/>
                <w:color w:val="008000"/>
                <w:b/>
              </w:rPr>
              <w:t>124</w:t>
            </w:r>
          </w:p>
          <w:p w14:paraId="4A1B71F2"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Pippard et al</w:t>
            </w:r>
            <w:r>
              <w:rPr>
                <w:vertAlign w:val="superscript"/>
                <w:color w:val="FF0000"/>
                <w:strike/>
              </w:rPr>
              <w:t>127</w:t>
            </w:r>
            <w:r>
              <w:rPr>
                <w:vertAlign w:val="superscript"/>
                <w:color w:val="008000"/>
                <w:b/>
              </w:rPr>
              <w:t>125</w:t>
            </w:r>
          </w:p>
        </w:tc>
      </w:tr>
      <w:tr w:rsidR="00F55018" w:rsidRPr="00F55018" w14:paraId="4CAF6E63" w14:textId="77777777" w:rsidTr="00BC2438">
        <w:trPr>
          <w:trPrChange w:id="6100" w:author="Geri Burgert" w:date="2026-02-02T17:13:00Z" w16du:dateUtc="2026-02-02T22:13:00Z">
            <w:trPr>
              <w:gridBefore w:val="1"/>
              <w:gridAfter w:val="0"/>
            </w:trPr>
          </w:trPrChange>
        </w:trPr>
        <w:tc>
          <w:tcPr>
            <w:tcW w:w="2022" w:type="dxa"/>
            <w:tcPrChange w:id="6101" w:author="Geri Burgert" w:date="2026-02-02T17:13:00Z" w16du:dateUtc="2026-02-02T22:13:00Z">
              <w:tcPr>
                <w:tcW w:w="2022" w:type="dxa"/>
              </w:tcPr>
            </w:tcPrChange>
          </w:tcPr>
          <w:p w14:paraId="0A785B0F"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Ventilation defect</w:t>
            </w:r>
          </w:p>
        </w:tc>
        <w:tc>
          <w:tcPr>
            <w:tcW w:w="2096" w:type="dxa"/>
            <w:tcPrChange w:id="6107" w:author="Geri Burgert" w:date="2026-02-02T17:13:00Z" w16du:dateUtc="2026-02-02T22:13:00Z">
              <w:tcPr>
                <w:tcW w:w="2096" w:type="dxa"/>
              </w:tcPr>
            </w:tcPrChange>
          </w:tcPr>
          <w:p w14:paraId="464A145B"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Inhaled gas (perfluoropropane)</w:t>
            </w:r>
          </w:p>
        </w:tc>
        <w:tc>
          <w:tcPr>
            <w:tcW w:w="2027" w:type="dxa"/>
            <w:tcPrChange w:id="6113" w:author="Geri Burgert" w:date="2026-02-02T17:13:00Z" w16du:dateUtc="2026-02-02T22:13:00Z">
              <w:tcPr>
                <w:tcW w:w="2027" w:type="dxa"/>
              </w:tcPr>
            </w:tcPrChange>
          </w:tcPr>
          <w:p w14:paraId="22FBD2F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vertAlign w:val="superscript"/>
                <w14:ligatures w14:val="none"/>
              </w:rPr>
              <w:t>19</w:t>
            </w:r>
            <w:r w:rsidRPr="00F55018">
              <w:rPr>
                <w:rFonts w:ascii="Times New Roman" w:eastAsia="Times New Roman" w:hAnsi="Times New Roman" w:cs="Times New Roman"/>
                <w:color w:val="auto"/>
                <w:kern w:val="0"/>
                <w14:ligatures w14:val="none"/>
              </w:rPr>
              <w:t>F MRI</w:t>
            </w:r>
          </w:p>
        </w:tc>
        <w:tc>
          <w:tcPr>
            <w:tcW w:w="2464" w:type="dxa"/>
            <w:tcPrChange w:id="6120" w:author="Geri Burgert" w:date="2026-02-02T17:13:00Z" w16du:dateUtc="2026-02-02T22:13:00Z">
              <w:tcPr>
                <w:tcW w:w="2464" w:type="dxa"/>
              </w:tcPr>
            </w:tcPrChange>
          </w:tcPr>
          <w:p w14:paraId="31D8CA0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Ventilation defect visualization and bronchodilator response; no established thresholds</w:t>
            </w:r>
          </w:p>
        </w:tc>
        <w:tc>
          <w:tcPr>
            <w:tcW w:w="2032" w:type="dxa"/>
            <w:tcPrChange w:id="6126" w:author="Geri Burgert" w:date="2026-02-02T17:13:00Z" w16du:dateUtc="2026-02-02T22:13:00Z">
              <w:tcPr>
                <w:tcW w:w="2032" w:type="dxa"/>
              </w:tcPr>
            </w:tcPrChange>
          </w:tcPr>
          <w:p w14:paraId="64CC7F1C"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Specialized equipment required; limited clinical validation</w:t>
            </w:r>
          </w:p>
        </w:tc>
        <w:tc>
          <w:tcPr>
            <w:tcW w:w="2309" w:type="dxa"/>
            <w:tcPrChange w:id="6132" w:author="Geri Burgert" w:date="2026-02-02T17:13:00Z" w16du:dateUtc="2026-02-02T22:13:00Z">
              <w:tcPr>
                <w:tcW w:w="2309" w:type="dxa"/>
              </w:tcPr>
            </w:tcPrChange>
          </w:tcPr>
          <w:p w14:paraId="143530F6"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Pippard et al</w:t>
            </w:r>
            <w:r>
              <w:rPr>
                <w:vertAlign w:val="superscript"/>
                <w:color w:val="FF0000"/>
                <w:strike/>
              </w:rPr>
              <w:t>127</w:t>
            </w:r>
            <w:r>
              <w:rPr>
                <w:vertAlign w:val="superscript"/>
                <w:color w:val="008000"/>
                <w:b/>
              </w:rPr>
              <w:t>125</w:t>
            </w:r>
          </w:p>
          <w:p w14:paraId="57A41466"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Voskrebenzev et al</w:t>
            </w:r>
            <w:r>
              <w:rPr>
                <w:vertAlign w:val="superscript"/>
                <w:color w:val="FF0000"/>
                <w:strike/>
              </w:rPr>
              <w:t>128</w:t>
            </w:r>
            <w:r>
              <w:rPr>
                <w:vertAlign w:val="superscript"/>
                <w:color w:val="008000"/>
                <w:b/>
              </w:rPr>
              <w:t>126</w:t>
            </w:r>
          </w:p>
        </w:tc>
      </w:tr>
    </w:tbl>
    <w:p w14:paraId="012AA3EF" w14:textId="77777777" w:rsidR="00F55018" w:rsidRPr="00F55018" w:rsidRDefault="00F55018" w:rsidP="00F55018">
      <w:pPr>
        <w:spacing w:before="0" w:beforeAutospacing="0" w:after="0" w:afterAutospacing="0" w:line="240" w:lineRule="auto"/>
        <w:rPr>
          <w:rFonts w:eastAsia="Times New Roman"/>
          <w:bCs w:val="0"/>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146" w:author="Geri Burgert" w:date="2026-02-02T17:13:00Z" w16du:dateUtc="2026-02-02T22:13:00Z">
          <w:tblPr>
            <w:tblStyle w:val="TableGrid"/>
            <w:tblW w:w="0" w:type="auto"/>
            <w:tblLook w:val="04A0" w:firstRow="1" w:lastRow="0" w:firstColumn="1" w:lastColumn="0" w:noHBand="0" w:noVBand="1"/>
          </w:tblPr>
        </w:tblPrChange>
      </w:tblPr>
      <w:tblGrid>
        <w:gridCol w:w="1931"/>
        <w:gridCol w:w="1882"/>
        <w:gridCol w:w="1883"/>
        <w:gridCol w:w="2431"/>
        <w:gridCol w:w="1929"/>
        <w:gridCol w:w="2184"/>
        <w:tblGridChange w:id="6147">
          <w:tblGrid>
            <w:gridCol w:w="5"/>
            <w:gridCol w:w="1926"/>
            <w:gridCol w:w="3"/>
            <w:gridCol w:w="1879"/>
            <w:gridCol w:w="1881"/>
            <w:gridCol w:w="2"/>
            <w:gridCol w:w="2429"/>
            <w:gridCol w:w="2"/>
            <w:gridCol w:w="1925"/>
            <w:gridCol w:w="4"/>
            <w:gridCol w:w="2179"/>
            <w:gridCol w:w="5"/>
          </w:tblGrid>
        </w:tblGridChange>
      </w:tblGrid>
      <w:tr w:rsidR="00F55018" w:rsidRPr="00F55018" w14:paraId="0F2E7E6A" w14:textId="77777777" w:rsidTr="00BC2438">
        <w:trPr>
          <w:trPrChange w:id="6149" w:author="Geri Burgert" w:date="2026-02-02T17:13:00Z" w16du:dateUtc="2026-02-02T22:13:00Z">
            <w:trPr>
              <w:gridBefore w:val="1"/>
              <w:gridAfter w:val="0"/>
            </w:trPr>
          </w:trPrChange>
        </w:trPr>
        <w:tc>
          <w:tcPr>
            <w:tcW w:w="2019" w:type="dxa"/>
            <w:tcPrChange w:id="6150" w:author="Geri Burgert" w:date="2026-02-02T17:13:00Z" w16du:dateUtc="2026-02-02T22:13:00Z">
              <w:tcPr>
                <w:tcW w:w="2019" w:type="dxa"/>
                <w:gridSpan w:val="2"/>
              </w:tcPr>
            </w:tcPrChange>
          </w:tcPr>
          <w:p w14:paraId="5BDFC4BD"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Regional ventilation and perfusion</w:t>
            </w:r>
          </w:p>
        </w:tc>
        <w:tc>
          <w:tcPr>
            <w:tcW w:w="2096" w:type="dxa"/>
            <w:tcPrChange w:id="6156" w:author="Geri Burgert" w:date="2026-02-02T17:13:00Z" w16du:dateUtc="2026-02-02T22:13:00Z">
              <w:tcPr>
                <w:tcW w:w="2096" w:type="dxa"/>
              </w:tcPr>
            </w:tcPrChange>
          </w:tcPr>
          <w:p w14:paraId="328B7A5A"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Proton MRI</w:t>
            </w:r>
          </w:p>
        </w:tc>
        <w:tc>
          <w:tcPr>
            <w:tcW w:w="2028" w:type="dxa"/>
            <w:tcPrChange w:id="6162" w:author="Geri Burgert" w:date="2026-02-02T17:13:00Z" w16du:dateUtc="2026-02-02T22:13:00Z">
              <w:tcPr>
                <w:tcW w:w="2028" w:type="dxa"/>
              </w:tcPr>
            </w:tcPrChange>
          </w:tcPr>
          <w:p w14:paraId="2BE19F05"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Phase-resolved functional lung MRI</w:t>
            </w:r>
          </w:p>
        </w:tc>
        <w:tc>
          <w:tcPr>
            <w:tcW w:w="2465" w:type="dxa"/>
            <w:tcPrChange w:id="6168" w:author="Geri Burgert" w:date="2026-02-02T17:13:00Z" w16du:dateUtc="2026-02-02T22:13:00Z">
              <w:tcPr>
                <w:tcW w:w="2465" w:type="dxa"/>
                <w:gridSpan w:val="2"/>
              </w:tcPr>
            </w:tcPrChange>
          </w:tcPr>
          <w:p w14:paraId="099E51D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Regional ventilation and perfusion maps derived from respiratory/cardiac signal variation; qualitative/relative metrics</w:t>
            </w:r>
          </w:p>
        </w:tc>
        <w:tc>
          <w:tcPr>
            <w:tcW w:w="2033" w:type="dxa"/>
            <w:tcPrChange w:id="6174" w:author="Geri Burgert" w:date="2026-02-02T17:13:00Z" w16du:dateUtc="2026-02-02T22:13:00Z">
              <w:tcPr>
                <w:tcW w:w="2033" w:type="dxa"/>
                <w:gridSpan w:val="2"/>
              </w:tcPr>
            </w:tcPrChange>
          </w:tcPr>
          <w:p w14:paraId="19B77D54"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Requires specialized post-processing; limited clinical validation</w:t>
            </w:r>
          </w:p>
        </w:tc>
        <w:tc>
          <w:tcPr>
            <w:tcW w:w="2309" w:type="dxa"/>
            <w:tcPrChange w:id="6180" w:author="Geri Burgert" w:date="2026-02-02T17:13:00Z" w16du:dateUtc="2026-02-02T22:13:00Z">
              <w:tcPr>
                <w:tcW w:w="2309" w:type="dxa"/>
                <w:gridSpan w:val="2"/>
              </w:tcPr>
            </w:tcPrChange>
          </w:tcPr>
          <w:p w14:paraId="2F4FC487" w14:textId="4CFA97FD"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Voskrebenzev et al</w:t>
            </w:r>
            <w:r>
              <w:rPr>
                <w:vertAlign w:val="superscript"/>
                <w:color w:val="FF0000"/>
                <w:strike/>
              </w:rPr>
              <w:t>129</w:t>
            </w:r>
            <w:r>
              <w:rPr>
                <w:vertAlign w:val="superscript"/>
                <w:color w:val="008000"/>
                <w:b/>
              </w:rPr>
              <w:t>127</w:t>
            </w:r>
          </w:p>
          <w:p w14:paraId="22332DAF"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Kairet et al</w:t>
            </w:r>
            <w:r>
              <w:rPr>
                <w:vertAlign w:val="superscript"/>
                <w:color w:val="FF0000"/>
                <w:strike/>
              </w:rPr>
              <w:t>130</w:t>
            </w:r>
            <w:r>
              <w:rPr>
                <w:vertAlign w:val="superscript"/>
                <w:color w:val="008000"/>
                <w:b/>
              </w:rPr>
              <w:t>128</w:t>
            </w:r>
          </w:p>
          <w:p w14:paraId="206C66B9"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Friedlander et al</w:t>
            </w:r>
            <w:r>
              <w:rPr>
                <w:vertAlign w:val="superscript"/>
                <w:color w:val="FF0000"/>
                <w:strike/>
              </w:rPr>
              <w:t>131</w:t>
            </w:r>
            <w:r>
              <w:rPr>
                <w:vertAlign w:val="superscript"/>
                <w:color w:val="008000"/>
                <w:b/>
              </w:rPr>
              <w:t>129</w:t>
            </w:r>
          </w:p>
          <w:p w14:paraId="79AD7A01"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Benlala et al</w:t>
            </w:r>
            <w:r>
              <w:rPr>
                <w:vertAlign w:val="superscript"/>
                <w:color w:val="FF0000"/>
                <w:strike/>
              </w:rPr>
              <w:t>132</w:t>
            </w:r>
            <w:r>
              <w:rPr>
                <w:vertAlign w:val="superscript"/>
                <w:color w:val="008000"/>
                <w:b/>
              </w:rPr>
              <w:t>130</w:t>
            </w:r>
          </w:p>
        </w:tc>
      </w:tr>
      <w:tr w:rsidR="00F55018" w:rsidRPr="00F55018" w14:paraId="67667823" w14:textId="77777777" w:rsidTr="00BC2438">
        <w:trPr>
          <w:trPrChange w:id="6206" w:author="Geri Burgert" w:date="2026-02-02T17:13:00Z" w16du:dateUtc="2026-02-02T22:13:00Z">
            <w:trPr>
              <w:gridBefore w:val="1"/>
              <w:gridAfter w:val="0"/>
            </w:trPr>
          </w:trPrChange>
        </w:trPr>
        <w:tc>
          <w:tcPr>
            <w:tcW w:w="2019" w:type="dxa"/>
            <w:tcPrChange w:id="6207" w:author="Geri Burgert" w:date="2026-02-02T17:13:00Z" w16du:dateUtc="2026-02-02T22:13:00Z">
              <w:tcPr>
                <w:tcW w:w="2019" w:type="dxa"/>
                <w:gridSpan w:val="2"/>
              </w:tcPr>
            </w:tcPrChange>
          </w:tcPr>
          <w:p w14:paraId="05B45A57" w14:textId="77777777" w:rsidR="00F55018" w:rsidRPr="00F55018" w:rsidRDefault="00F55018" w:rsidP="00F55018">
            <w:pP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 xml:space="preserve">  Airway inflammation</w:t>
            </w:r>
          </w:p>
        </w:tc>
        <w:tc>
          <w:tcPr>
            <w:tcW w:w="2096" w:type="dxa"/>
            <w:tcPrChange w:id="6213" w:author="Geri Burgert" w:date="2026-02-02T17:13:00Z" w16du:dateUtc="2026-02-02T22:13:00Z">
              <w:tcPr>
                <w:tcW w:w="2096" w:type="dxa"/>
              </w:tcPr>
            </w:tcPrChange>
          </w:tcPr>
          <w:p w14:paraId="72FA6710"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Proton MRI</w:t>
            </w:r>
          </w:p>
        </w:tc>
        <w:tc>
          <w:tcPr>
            <w:tcW w:w="2028" w:type="dxa"/>
            <w:tcPrChange w:id="6219" w:author="Geri Burgert" w:date="2026-02-02T17:13:00Z" w16du:dateUtc="2026-02-02T22:13:00Z">
              <w:tcPr>
                <w:tcW w:w="2028" w:type="dxa"/>
              </w:tcPr>
            </w:tcPrChange>
          </w:tcPr>
          <w:p w14:paraId="0B50B824"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T2-weighted airway MRI</w:t>
            </w:r>
          </w:p>
        </w:tc>
        <w:tc>
          <w:tcPr>
            <w:tcW w:w="2465" w:type="dxa"/>
            <w:tcPrChange w:id="6225" w:author="Geri Burgert" w:date="2026-02-02T17:13:00Z" w16du:dateUtc="2026-02-02T22:13:00Z">
              <w:tcPr>
                <w:tcW w:w="2465" w:type="dxa"/>
                <w:gridSpan w:val="2"/>
              </w:tcPr>
            </w:tcPrChange>
          </w:tcPr>
          <w:p w14:paraId="32B50323"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Increased T2 signal in bronchial walls indicating edema/inflammation; no validated thresholds</w:t>
            </w:r>
          </w:p>
        </w:tc>
        <w:tc>
          <w:tcPr>
            <w:tcW w:w="2033" w:type="dxa"/>
            <w:tcPrChange w:id="6231" w:author="Geri Burgert" w:date="2026-02-02T17:13:00Z" w16du:dateUtc="2026-02-02T22:13:00Z">
              <w:tcPr>
                <w:tcW w:w="2033" w:type="dxa"/>
                <w:gridSpan w:val="2"/>
              </w:tcPr>
            </w:tcPrChange>
          </w:tcPr>
          <w:p w14:paraId="6546292F"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color w:val="auto"/>
                <w:kern w:val="0"/>
                <w14:ligatures w14:val="none"/>
              </w:rPr>
              <w:t>No standardized cut-offs; limited clinical validation</w:t>
            </w:r>
          </w:p>
        </w:tc>
        <w:tc>
          <w:tcPr>
            <w:tcW w:w="2309" w:type="dxa"/>
            <w:tcPrChange w:id="6237" w:author="Geri Burgert" w:date="2026-02-02T17:13:00Z" w16du:dateUtc="2026-02-02T22:13:00Z">
              <w:tcPr>
                <w:tcW w:w="2309" w:type="dxa"/>
                <w:gridSpan w:val="2"/>
              </w:tcPr>
            </w:tcPrChange>
          </w:tcPr>
          <w:p w14:paraId="4FA6D740" w14:textId="77777777" w:rsidR="00F55018" w:rsidRPr="00F55018" w:rsidRDefault="00F55018" w:rsidP="00F55018">
            <w:pPr>
              <w:jc w:val="center"/>
              <w:rPr>
                <w:rFonts w:ascii="Times New Roman" w:eastAsia="Times New Roman" w:hAnsi="Times New Roman" w:cs="Times New Roman"/>
                <w:kern w:val="0"/>
                <w14:ligatures w14:val="none"/>
              </w:rPr>
            </w:pPr>
            <w:r w:rsidRPr="00F55018">
              <w:rPr>
                <w:rFonts w:ascii="Times New Roman" w:eastAsia="Times New Roman" w:hAnsi="Times New Roman" w:cs="Times New Roman"/>
                <w:kern w:val="0"/>
                <w14:ligatures w14:val="none"/>
              </w:rPr>
              <w:t>Vogel-Claussen et al</w:t>
            </w:r>
            <w:r>
              <w:rPr>
                <w:vertAlign w:val="superscript"/>
                <w:color w:val="FF0000"/>
                <w:strike/>
              </w:rPr>
              <w:t>133</w:t>
            </w:r>
            <w:r>
              <w:rPr>
                <w:vertAlign w:val="superscript"/>
                <w:color w:val="008000"/>
                <w:b/>
              </w:rPr>
              <w:t>131</w:t>
            </w:r>
          </w:p>
          <w:p w14:paraId="4E9C90A9" w14:textId="77777777" w:rsidR="00F55018" w:rsidRPr="00F55018" w:rsidRDefault="00F55018" w:rsidP="00F55018">
            <w:pPr>
              <w:jc w:val="center"/>
              <w:rPr>
                <w:rFonts w:ascii="Times New Roman" w:eastAsia="Times New Roman" w:hAnsi="Times New Roman" w:cs="Times New Roman"/>
                <w:color w:val="auto"/>
                <w:kern w:val="0"/>
                <w14:ligatures w14:val="none"/>
              </w:rPr>
            </w:pPr>
            <w:r w:rsidRPr="00F55018">
              <w:rPr>
                <w:rFonts w:ascii="Times New Roman" w:eastAsia="Times New Roman" w:hAnsi="Times New Roman" w:cs="Times New Roman"/>
                <w:kern w:val="0"/>
                <w14:ligatures w14:val="none"/>
              </w:rPr>
              <w:t>Benlala et al</w:t>
            </w:r>
            <w:r>
              <w:rPr>
                <w:vertAlign w:val="superscript"/>
                <w:color w:val="FF0000"/>
                <w:strike/>
              </w:rPr>
              <w:t>134</w:t>
            </w:r>
            <w:r>
              <w:rPr>
                <w:vertAlign w:val="superscript"/>
                <w:color w:val="008000"/>
                <w:b/>
              </w:rPr>
              <w:t>132</w:t>
            </w:r>
          </w:p>
        </w:tc>
      </w:tr>
    </w:tbl>
    <w:p w14:paraId="611BC143" w14:textId="77777777" w:rsidR="00F55018" w:rsidRPr="00F55018" w:rsidRDefault="00F55018" w:rsidP="00F55018">
      <w:pPr>
        <w:spacing w:before="0" w:beforeAutospacing="0" w:after="0" w:afterAutospacing="0" w:line="240" w:lineRule="auto"/>
        <w:rPr>
          <w:rFonts w:eastAsia="Times New Roman"/>
          <w:bCs w:val="0"/>
          <w:color w:val="auto"/>
          <w:kern w:val="0"/>
          <w14:ligatures w14:val="none"/>
        </w:rPr>
      </w:pPr>
      <w:r w:rsidRPr="00F55018">
        <w:rPr>
          <w:rFonts w:eastAsia="Times New Roman"/>
          <w:bCs w:val="0"/>
          <w:i/>
          <w:iCs/>
          <w:color w:val="auto"/>
          <w:kern w:val="0"/>
          <w14:ligatures w14:val="none"/>
        </w:rPr>
        <w:t>ABPA</w:t>
      </w:r>
      <w:r w:rsidRPr="00F55018">
        <w:rPr>
          <w:rFonts w:eastAsia="Times New Roman"/>
          <w:bCs w:val="0"/>
          <w:color w:val="auto"/>
          <w:kern w:val="0"/>
          <w14:ligatures w14:val="none"/>
        </w:rPr>
        <w:t xml:space="preserve">, allergic bronchopulmonary aspergillosis; </w:t>
      </w:r>
      <w:r w:rsidRPr="00F55018">
        <w:rPr>
          <w:rFonts w:eastAsia="Times New Roman"/>
          <w:bCs w:val="0"/>
          <w:i/>
          <w:iCs/>
          <w:color w:val="auto"/>
          <w:kern w:val="0"/>
          <w14:ligatures w14:val="none"/>
        </w:rPr>
        <w:t>AEP</w:t>
      </w:r>
      <w:r w:rsidRPr="00F55018">
        <w:rPr>
          <w:rFonts w:eastAsia="Times New Roman"/>
          <w:bCs w:val="0"/>
          <w:color w:val="auto"/>
          <w:kern w:val="0"/>
          <w14:ligatures w14:val="none"/>
        </w:rPr>
        <w:t xml:space="preserve">, acute eosinophilic pneumonia; </w:t>
      </w:r>
      <w:r w:rsidRPr="00F55018">
        <w:rPr>
          <w:rFonts w:eastAsia="Times New Roman"/>
          <w:bCs w:val="0"/>
          <w:i/>
          <w:iCs/>
          <w:color w:val="auto"/>
          <w:kern w:val="0"/>
          <w14:ligatures w14:val="none"/>
        </w:rPr>
        <w:t>CEP</w:t>
      </w:r>
      <w:r w:rsidRPr="00F55018">
        <w:rPr>
          <w:rFonts w:eastAsia="Times New Roman"/>
          <w:bCs w:val="0"/>
          <w:color w:val="auto"/>
          <w:kern w:val="0"/>
          <w14:ligatures w14:val="none"/>
        </w:rPr>
        <w:t xml:space="preserve">, chronic eosinophilic pneumonia; </w:t>
      </w:r>
      <w:r w:rsidRPr="00F55018">
        <w:rPr>
          <w:rFonts w:eastAsia="Times New Roman"/>
          <w:bCs w:val="0"/>
          <w:i/>
          <w:iCs/>
          <w:color w:val="auto"/>
          <w:kern w:val="0"/>
          <w14:ligatures w14:val="none"/>
        </w:rPr>
        <w:t>CT</w:t>
      </w:r>
      <w:r w:rsidRPr="00F55018">
        <w:rPr>
          <w:rFonts w:eastAsia="Times New Roman"/>
          <w:bCs w:val="0"/>
          <w:color w:val="auto"/>
          <w:kern w:val="0"/>
          <w14:ligatures w14:val="none"/>
        </w:rPr>
        <w:t xml:space="preserve">, computed tomography; EGPA, eosinophilic granulomatosis with polyangiitis; </w:t>
      </w:r>
      <w:r w:rsidRPr="00F55018">
        <w:rPr>
          <w:rFonts w:eastAsia="Times New Roman"/>
          <w:bCs w:val="0"/>
          <w:i/>
          <w:iCs/>
          <w:color w:val="auto"/>
          <w:kern w:val="0"/>
          <w14:ligatures w14:val="none"/>
        </w:rPr>
        <w:t>MRI</w:t>
      </w:r>
      <w:r w:rsidRPr="00F55018">
        <w:rPr>
          <w:rFonts w:eastAsia="Times New Roman"/>
          <w:bCs w:val="0"/>
          <w:color w:val="auto"/>
          <w:kern w:val="0"/>
          <w14:ligatures w14:val="none"/>
        </w:rPr>
        <w:t xml:space="preserve">, magnetic resonance imaging; </w:t>
      </w:r>
      <w:r w:rsidRPr="00F55018">
        <w:rPr>
          <w:rFonts w:eastAsia="Times New Roman"/>
          <w:bCs w:val="0"/>
          <w:i/>
          <w:iCs/>
          <w:color w:val="auto"/>
          <w:kern w:val="0"/>
          <w14:ligatures w14:val="none"/>
        </w:rPr>
        <w:t>qPCR</w:t>
      </w:r>
      <w:r w:rsidRPr="00F55018">
        <w:rPr>
          <w:rFonts w:eastAsia="Times New Roman"/>
          <w:bCs w:val="0"/>
          <w:color w:val="auto"/>
          <w:kern w:val="0"/>
          <w14:ligatures w14:val="none"/>
        </w:rPr>
        <w:t xml:space="preserve">, quantitative polymerase chain reaction; </w:t>
      </w:r>
      <w:r w:rsidRPr="00F55018">
        <w:rPr>
          <w:rFonts w:eastAsia="Times New Roman"/>
          <w:bCs w:val="0"/>
          <w:i/>
          <w:iCs/>
          <w:color w:val="auto"/>
          <w:kern w:val="0"/>
          <w14:ligatures w14:val="none"/>
        </w:rPr>
        <w:t>T2</w:t>
      </w:r>
      <w:r w:rsidRPr="00F55018">
        <w:rPr>
          <w:rFonts w:eastAsia="Times New Roman"/>
          <w:bCs w:val="0"/>
          <w:color w:val="auto"/>
          <w:kern w:val="0"/>
          <w14:ligatures w14:val="none"/>
        </w:rPr>
        <w:t xml:space="preserve">, type 2. </w:t>
      </w:r>
    </w:p>
    <w:p w14:paraId="3182D581" w14:textId="4FF34440" w:rsidR="00A21AB8" w:rsidRPr="00F55018" w:rsidDel="002251BE" w:rsidRDefault="00A21AB8" w:rsidP="00084A20">
      <w:pPr>
        <w:rPr>
          <w:moveTo w:id="6253" w:author="Geri Burgert" w:date="2026-02-01T16:05:00Z" w16du:dateUtc="2026-02-01T21:05:00Z"/>
        </w:rPr>
      </w:pPr>
    </w:p>
    <w:moveToRangeEnd w:id="4827"/>
    <w:p w14:paraId="39AE4054" w14:textId="0EEB9365" w:rsidR="00527305" w:rsidRPr="00F55018" w:rsidDel="002251BE" w:rsidRDefault="00527305" w:rsidP="004170FA">
      <w:pPr>
        <w:rPr/>
      </w:pPr>
    </w:p>
    <w:p w14:paraId="6C4BE6B3" w14:textId="77777777" w:rsidR="008B0B62" w:rsidRPr="00F55018" w:rsidRDefault="008B0B62"/>
    <w:sectPr w:rsidR="008B0B62" w:rsidRPr="00F55018" w:rsidSect="00084A20">
      <w:pgSz w:w="15840" w:h="12240" w:orient="landscape" w:code="1"/>
      <w:pgMar w:top="1440" w:right="1440" w:bottom="1440" w:left="1440" w:header="720" w:footer="720" w:gutter="720"/>
      <w:cols w:space="720"/>
      <w:docGrid w:linePitch="326"/>
      <w:sectPrChange w:id="6255" w:author="Geri Burgert" w:date="2026-02-02T17:10:00Z" w16du:dateUtc="2026-02-02T22:10:00Z">
        <w:sectPr w:rsidR="008B0B62" w:rsidRPr="00F55018" w:rsidSect="00084A20">
          <w:pgSz w:w="12240" w:h="15840" w:orient="portrait"/>
          <w:pgMar w:top="1440" w:right="1440" w:bottom="1440" w:left="1440" w:header="720" w:footer="720" w:gutter="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Geri Burgert" w:date="2026-02-01T12:06:00Z" w:initials="GB">
    <w:p w14:paraId="672A7213" w14:textId="77777777" w:rsidR="00685D53" w:rsidRDefault="00685D53" w:rsidP="00685D53">
      <w:pPr>
        <w:pStyle w:val="CommentText"/>
      </w:pPr>
      <w:r>
        <w:rPr>
          <w:rStyle w:val="CommentReference"/>
        </w:rPr>
        <w:annotationRef/>
      </w:r>
      <w:r>
        <w:t>AU: The order of authors differed between the electronic manuscript file and the title page of the manuscript. Please provide a signed letter from all authors acknowledging this change. The running head may need to be changed if there will be an alteration.</w:t>
      </w:r>
    </w:p>
  </w:comment>
  <w:comment w:id="88" w:author="Geri Burgert" w:date="2026-02-01T16:05:00Z" w:initials="GB">
    <w:p w14:paraId="6826D04F" w14:textId="77777777" w:rsidR="00B50C4B" w:rsidRDefault="00B50C4B" w:rsidP="00B50C4B">
      <w:pPr>
        <w:pStyle w:val="CommentText"/>
      </w:pPr>
      <w:r>
        <w:rPr>
          <w:rStyle w:val="CommentReference"/>
        </w:rPr>
        <w:annotationRef/>
      </w:r>
      <w:r>
        <w:rPr>
          <w:color w:val="000000"/>
        </w:rPr>
        <w:t>AU: Please confirm that the conflicts of interest statement is complete and accurate.</w:t>
      </w:r>
    </w:p>
  </w:comment>
  <w:comment w:id="281" w:author="Geri Burgert" w:date="2026-02-01T14:42:00Z" w:initials="GB">
    <w:p w14:paraId="480F259A" w14:textId="34264D59" w:rsidR="00221B6E" w:rsidRDefault="00221B6E" w:rsidP="00221B6E">
      <w:pPr>
        <w:pStyle w:val="CommentText"/>
      </w:pPr>
      <w:r>
        <w:rPr>
          <w:rStyle w:val="CommentReference"/>
        </w:rPr>
        <w:annotationRef/>
      </w:r>
      <w:r>
        <w:t>AU: The hierarchy of headings was not clear in the manuscript. Please check throughout for accuracy.</w:t>
      </w:r>
    </w:p>
  </w:comment>
  <w:comment w:id="1272" w:author="Geri Burgert" w:date="2026-02-01T15:15:00Z" w:initials="GB">
    <w:p w14:paraId="07F7A437" w14:textId="77777777" w:rsidR="002A28E6" w:rsidRDefault="002A28E6" w:rsidP="002A28E6">
      <w:pPr>
        <w:pStyle w:val="CommentText"/>
        <w:ind w:left="360"/>
      </w:pPr>
      <w:r>
        <w:rPr>
          <w:rStyle w:val="CommentReference"/>
        </w:rPr>
        <w:annotationRef/>
      </w:r>
      <w:r>
        <w:t>AU: In the sentence beginning “</w:t>
      </w:r>
      <w:r>
        <w:rPr>
          <w:color w:val="000000"/>
        </w:rPr>
        <w:t>Bronchoalveolar lavage eosinophils greater</w:t>
      </w:r>
      <w:r>
        <w:t>” for “steroid” do you mean “corticosteroid”?</w:t>
      </w:r>
    </w:p>
  </w:comment>
  <w:comment w:id="1889" w:author="Geri Burgert" w:date="2026-02-01T15:45:00Z" w:initials="GB">
    <w:p w14:paraId="622F9DA6" w14:textId="77777777" w:rsidR="000060D7" w:rsidRDefault="000060D7" w:rsidP="000060D7">
      <w:pPr>
        <w:pStyle w:val="CommentText"/>
      </w:pPr>
      <w:r>
        <w:rPr>
          <w:rStyle w:val="CommentReference"/>
        </w:rPr>
        <w:annotationRef/>
      </w:r>
      <w:r>
        <w:t xml:space="preserve">AU: If </w:t>
      </w:r>
      <w:r>
        <w:rPr>
          <w:color w:val="000000"/>
        </w:rPr>
        <w:t xml:space="preserve"> SomaLogic/SOMAscan and Olink are trade names, please provide the names and locations of the companies.</w:t>
      </w:r>
    </w:p>
  </w:comment>
  <w:comment w:id="2873" w:author="Geri Burgert" w:date="2026-01-29T16:58:00Z" w:initials="GB">
    <w:p w14:paraId="57768E82" w14:textId="68E08695" w:rsidR="00283AE7" w:rsidRDefault="00283AE7" w:rsidP="00283AE7">
      <w:pPr>
        <w:pStyle w:val="CommentText"/>
      </w:pPr>
      <w:r>
        <w:rPr>
          <w:rStyle w:val="CommentReference"/>
        </w:rPr>
        <w:annotationRef/>
      </w:r>
      <w:r>
        <w:t>AU: Reference 42: Please supply the missing information. If this is a physical publication, please provide the name of the editors (or authors) and the name and location of the publisher. If this is from a Web site, please provide the URL and the date (month, date, year) it was last accessed.</w:t>
      </w:r>
    </w:p>
  </w:comment>
  <w:comment w:id="2902" w:author="Geri Burgert" w:date="2026-01-29T16:59:00Z" w:initials="GB">
    <w:p w14:paraId="7B4ABAEA" w14:textId="77777777" w:rsidR="00617F29" w:rsidRDefault="007A20D7" w:rsidP="00617F29">
      <w:pPr>
        <w:pStyle w:val="CommentText"/>
      </w:pPr>
      <w:r>
        <w:rPr>
          <w:rStyle w:val="CommentReference"/>
        </w:rPr>
        <w:annotationRef/>
      </w:r>
      <w:r w:rsidR="00617F29">
        <w:rPr>
          <w:color w:val="000000"/>
        </w:rPr>
        <w:t>AU: Reference 52: Please supply the missing information. If this is a physical publication, please provide the name of the editors (or authors) and the name and location of the publisher. If this is from a Web site, please provide the URL and the date (month, date, year) it was last accessed.</w:t>
      </w:r>
    </w:p>
  </w:comment>
  <w:comment w:id="3753" w:author="Geri Burgert" w:date="2026-02-02T17:55:00Z" w:initials="GB">
    <w:p w14:paraId="2F023160" w14:textId="77777777" w:rsidR="00EE3853" w:rsidRDefault="00EE3853" w:rsidP="00EE3853">
      <w:pPr>
        <w:pStyle w:val="CommentText"/>
      </w:pPr>
      <w:r>
        <w:rPr>
          <w:rStyle w:val="CommentReference"/>
        </w:rPr>
        <w:annotationRef/>
      </w:r>
      <w:r>
        <w:t>AU: Reference 128: Please provide up to six author names and the article title.</w:t>
      </w:r>
    </w:p>
  </w:comment>
  <w:comment w:id="4910" w:author="Mukherjee, Manali" w:date="2026-01-23T09:18:00Z" w:initials="MM">
    <w:p w14:paraId="15333FFD" w14:textId="2C987058"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In general check see the global atlas table I have attached with this email - and update some of the references as well - these early seminal papers should be added - new ones are ok</w:t>
      </w:r>
    </w:p>
  </w:comment>
  <w:comment w:id="5042" w:author="Geri Burgert" w:date="2026-02-02T16:41:00Z" w:initials="GB">
    <w:p w14:paraId="6A2A7B97" w14:textId="77777777" w:rsidR="00F55018" w:rsidRDefault="00F55018" w:rsidP="00F55018">
      <w:pPr>
        <w:pStyle w:val="CommentText"/>
      </w:pPr>
      <w:r>
        <w:rPr>
          <w:rStyle w:val="CommentReference"/>
        </w:rPr>
        <w:annotationRef/>
      </w:r>
      <w:r>
        <w:t>AU: Please provide the expansion for “HES.”</w:t>
      </w:r>
    </w:p>
  </w:comment>
  <w:comment w:id="5285" w:author="Geri Burgert" w:date="2026-02-02T12:36:00Z" w:initials="GB">
    <w:p w14:paraId="7AD43B69" w14:textId="77777777" w:rsidR="00F55018" w:rsidRDefault="00F55018" w:rsidP="00F55018">
      <w:pPr>
        <w:pStyle w:val="CommentText"/>
      </w:pPr>
      <w:r>
        <w:rPr>
          <w:rStyle w:val="CommentReference"/>
        </w:rPr>
        <w:annotationRef/>
      </w:r>
      <w:r>
        <w:t>AU: NIOX VERO is a trade name. Please provide the name and location of the manufacturer.</w:t>
      </w:r>
    </w:p>
  </w:comment>
  <w:comment w:id="5696" w:author="Geri Burgert" w:date="2026-02-02T16:46:00Z" w:initials="GB">
    <w:p w14:paraId="3AF834B7" w14:textId="77777777" w:rsidR="00F55018" w:rsidRDefault="00F55018" w:rsidP="00F55018">
      <w:pPr>
        <w:pStyle w:val="CommentText"/>
      </w:pPr>
      <w:r>
        <w:rPr>
          <w:rStyle w:val="CommentReference"/>
        </w:rPr>
        <w:annotationRef/>
      </w:r>
      <w:r>
        <w:t>AU: Please provide the manufacturer's name and location for Ella.</w:t>
      </w:r>
    </w:p>
  </w:comment>
  <w:comment w:id="5839" w:author="Mukherjee, Manali" w:date="2026-01-23T09:03:00Z" w:initials="MM">
    <w:p w14:paraId="5F0B16D6"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ADD THIS REFERENCE: Charcot-Leyden crystal protein and eosinophil granule major basic protein in sputum of patients with respiratory diseases.</w:t>
      </w:r>
    </w:p>
    <w:p w14:paraId="4777FF16" w14:textId="77777777" w:rsidR="00F55018" w:rsidRPr="00DA3477" w:rsidRDefault="00F55018" w:rsidP="00F55018">
      <w:r w:rsidRPr="00DA3477">
        <w:rPr>
          <w:rFonts w:asciiTheme="minorHAnsi" w:eastAsiaTheme="minorHAnsi" w:hAnsiTheme="minorHAnsi" w:cstheme="minorBidi"/>
          <w:color w:val="000000"/>
          <w:sz w:val="20"/>
          <w:szCs w:val="20"/>
        </w:rPr>
        <w:t>Dor PJ, Ackerman SJ, Gleich GJ.</w:t>
      </w:r>
    </w:p>
    <w:p w14:paraId="6181C5AF" w14:textId="77777777" w:rsidR="00F55018" w:rsidRPr="00DA3477" w:rsidRDefault="00F55018" w:rsidP="00F55018">
      <w:r w:rsidRPr="00DA3477">
        <w:rPr>
          <w:rFonts w:asciiTheme="minorHAnsi" w:eastAsiaTheme="minorHAnsi" w:hAnsiTheme="minorHAnsi" w:cstheme="minorBidi"/>
          <w:color w:val="000000"/>
          <w:sz w:val="20"/>
          <w:szCs w:val="20"/>
        </w:rPr>
        <w:t>Am Rev Respir Dis. 1984 Dec;130(6):1072-7. doi: 10.1164/arrd.1984.130.6.1072.</w:t>
      </w:r>
    </w:p>
    <w:p w14:paraId="4A89AA7B" w14:textId="77777777" w:rsidR="00F55018" w:rsidRPr="00DA3477" w:rsidRDefault="00F55018" w:rsidP="00F55018">
      <w:r w:rsidRPr="00DA3477">
        <w:rPr>
          <w:rFonts w:asciiTheme="minorHAnsi" w:eastAsiaTheme="minorHAnsi" w:hAnsiTheme="minorHAnsi" w:cstheme="minorBidi"/>
          <w:color w:val="000000"/>
          <w:sz w:val="20"/>
          <w:szCs w:val="20"/>
        </w:rPr>
        <w:t>PMID: 6508005</w:t>
      </w:r>
    </w:p>
  </w:comment>
  <w:comment w:id="5840" w:author="Mukherjee, Manali" w:date="2026-01-23T09:12:00Z" w:initials="MM">
    <w:p w14:paraId="1E5E1DB5"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Ultrastructural localization of the Charcot-Leyden crystal protein (lysophospholipase) to a distinct crystalloid-free granule population in mature human eosinophils.</w:t>
      </w:r>
    </w:p>
    <w:p w14:paraId="1BA6673F" w14:textId="77777777" w:rsidR="00F55018" w:rsidRPr="00DA3477" w:rsidRDefault="00F55018" w:rsidP="00F55018">
      <w:r w:rsidRPr="00DA3477">
        <w:rPr>
          <w:rFonts w:asciiTheme="minorHAnsi" w:eastAsiaTheme="minorHAnsi" w:hAnsiTheme="minorHAnsi" w:cstheme="minorBidi"/>
          <w:color w:val="000000"/>
          <w:sz w:val="20"/>
          <w:szCs w:val="20"/>
        </w:rPr>
        <w:t>Dvorak AM, Letourneau L, Login GR, Weller PF, Ackerman SJ.</w:t>
      </w:r>
    </w:p>
    <w:p w14:paraId="59D3A218" w14:textId="77777777" w:rsidR="00F55018" w:rsidRPr="00DA3477" w:rsidRDefault="00F55018" w:rsidP="00F55018">
      <w:r w:rsidRPr="00DA3477">
        <w:rPr>
          <w:rFonts w:asciiTheme="minorHAnsi" w:eastAsiaTheme="minorHAnsi" w:hAnsiTheme="minorHAnsi" w:cstheme="minorBidi"/>
          <w:color w:val="000000"/>
          <w:sz w:val="20"/>
          <w:szCs w:val="20"/>
        </w:rPr>
        <w:t>Blood. 1988 Jul;72(1):150-8</w:t>
      </w:r>
    </w:p>
  </w:comment>
  <w:comment w:id="5841" w:author="Mukherjee, Manali" w:date="2026-01-23T09:12:00Z" w:initials="MM">
    <w:p w14:paraId="26FE5421"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Protein crystallization promotes type 2 immunity and is reversible by antibody treatment.</w:t>
      </w:r>
    </w:p>
    <w:p w14:paraId="05EE2E90" w14:textId="77777777" w:rsidR="00F55018" w:rsidRPr="00DA3477" w:rsidRDefault="00F55018" w:rsidP="00F55018">
      <w:r w:rsidRPr="00DA3477">
        <w:rPr>
          <w:rFonts w:asciiTheme="minorHAnsi" w:eastAsiaTheme="minorHAnsi" w:hAnsiTheme="minorHAnsi" w:cstheme="minorBidi"/>
          <w:color w:val="000000"/>
          <w:sz w:val="20"/>
          <w:szCs w:val="20"/>
        </w:rPr>
        <w:t>Persson EK, Verstraete K, Heyndrickx I, Gevaert E, Aegerter H, Percier JM, Deswarte K, Verschueren KHG, Dansercoer A, Gras D, Chanez P, Bachert C, Gonçalves A, Van Gorp H, De Haard H, Blanchetot C, Saunders M, Hammad H, Savvides SN, Lambrecht BN.</w:t>
      </w:r>
    </w:p>
    <w:p w14:paraId="1D7D031C" w14:textId="77777777" w:rsidR="00F55018" w:rsidRPr="00DA3477" w:rsidRDefault="00F55018" w:rsidP="00F55018">
      <w:r w:rsidRPr="00DA3477">
        <w:rPr>
          <w:rFonts w:asciiTheme="minorHAnsi" w:eastAsiaTheme="minorHAnsi" w:hAnsiTheme="minorHAnsi" w:cstheme="minorBidi"/>
          <w:color w:val="000000"/>
          <w:sz w:val="20"/>
          <w:szCs w:val="20"/>
        </w:rPr>
        <w:t>Science. 2019 May 24;364(6442):eaaw4295. doi: 10.1126/science.aaw4295.</w:t>
      </w:r>
    </w:p>
    <w:p w14:paraId="5FED16DF" w14:textId="77777777" w:rsidR="00F55018" w:rsidRDefault="00F55018" w:rsidP="00F55018">
      <w:r w:rsidRPr="00DA3477">
        <w:rPr>
          <w:rFonts w:asciiTheme="minorHAnsi" w:eastAsiaTheme="minorHAnsi" w:hAnsiTheme="minorHAnsi" w:cstheme="minorBidi"/>
          <w:color w:val="000000"/>
          <w:sz w:val="20"/>
          <w:szCs w:val="20"/>
        </w:rPr>
        <w:t>PMID: 31123109</w:t>
      </w:r>
    </w:p>
  </w:comment>
  <w:comment w:id="5897" w:author="Geri Burgert" w:date="2026-02-02T16:47:00Z" w:initials="GB">
    <w:p w14:paraId="259350B7" w14:textId="77777777" w:rsidR="00F55018" w:rsidRDefault="00F55018" w:rsidP="00F55018">
      <w:pPr>
        <w:pStyle w:val="CommentText"/>
      </w:pPr>
      <w:r>
        <w:rPr>
          <w:rStyle w:val="CommentReference"/>
        </w:rPr>
        <w:annotationRef/>
      </w:r>
      <w:r>
        <w:t>AU: Please provide the manufacturer's name and location for SomaLogic.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2A7213" w15:done="0"/>
  <w15:commentEx w15:paraId="6826D04F" w15:done="0"/>
  <w15:commentEx w15:paraId="480F259A" w15:done="0"/>
  <w15:commentEx w15:paraId="07F7A437" w15:done="0"/>
  <w15:commentEx w15:paraId="622F9DA6" w15:done="0"/>
  <w15:commentEx w15:paraId="57768E82" w15:done="0"/>
  <w15:commentEx w15:paraId="7B4ABAEA" w15:done="0"/>
  <w15:commentEx w15:paraId="2F023160" w15:done="0"/>
  <w15:commentEx w15:paraId="15333FFD" w15:done="1"/>
  <w15:commentEx w15:paraId="6A2A7B97" w15:done="0"/>
  <w15:commentEx w15:paraId="7AD43B69" w15:done="0"/>
  <w15:commentEx w15:paraId="3AF834B7" w15:done="0"/>
  <w15:commentEx w15:paraId="4A89AA7B" w15:done="1"/>
  <w15:commentEx w15:paraId="59D3A218" w15:paraIdParent="4A89AA7B" w15:done="1"/>
  <w15:commentEx w15:paraId="5FED16DF" w15:paraIdParent="4A89AA7B" w15:done="1"/>
  <w15:commentEx w15:paraId="25935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A348F" w16cex:dateUtc="2026-02-01T17:06:00Z"/>
  <w16cex:commentExtensible w16cex:durableId="1225537A" w16cex:dateUtc="2026-02-01T21:05:00Z"/>
  <w16cex:commentExtensible w16cex:durableId="461D1605" w16cex:dateUtc="2026-02-01T19:42:00Z"/>
  <w16cex:commentExtensible w16cex:durableId="13D96CBF" w16cex:dateUtc="2026-02-01T20:15:00Z"/>
  <w16cex:commentExtensible w16cex:durableId="11B7E148" w16cex:dateUtc="2026-02-01T20:45:00Z"/>
  <w16cex:commentExtensible w16cex:durableId="7714E832" w16cex:dateUtc="2026-01-29T21:58:00Z"/>
  <w16cex:commentExtensible w16cex:durableId="2E51CAC3" w16cex:dateUtc="2026-01-29T21:59:00Z"/>
  <w16cex:commentExtensible w16cex:durableId="4FF1E899" w16cex:dateUtc="2026-02-02T22:55:00Z"/>
  <w16cex:commentExtensible w16cex:durableId="1BAE37BC" w16cex:dateUtc="2026-01-23T14:18:00Z"/>
  <w16cex:commentExtensible w16cex:durableId="50219520" w16cex:dateUtc="2026-02-02T21:41:00Z"/>
  <w16cex:commentExtensible w16cex:durableId="145F6BCE" w16cex:dateUtc="2026-02-02T17:36:00Z"/>
  <w16cex:commentExtensible w16cex:durableId="3E404CE6" w16cex:dateUtc="2026-02-02T21:46:00Z"/>
  <w16cex:commentExtensible w16cex:durableId="64B7AD04" w16cex:dateUtc="2026-01-23T14:03:00Z"/>
  <w16cex:commentExtensible w16cex:durableId="314CA6F7" w16cex:dateUtc="2026-01-23T14:12:00Z"/>
  <w16cex:commentExtensible w16cex:durableId="06F92BDD" w16cex:dateUtc="2026-01-23T14:12:00Z"/>
  <w16cex:commentExtensible w16cex:durableId="12487A36" w16cex:dateUtc="2026-02-02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2A7213" w16cid:durableId="751A348F"/>
  <w16cid:commentId w16cid:paraId="6826D04F" w16cid:durableId="1225537A"/>
  <w16cid:commentId w16cid:paraId="480F259A" w16cid:durableId="461D1605"/>
  <w16cid:commentId w16cid:paraId="07F7A437" w16cid:durableId="13D96CBF"/>
  <w16cid:commentId w16cid:paraId="622F9DA6" w16cid:durableId="11B7E148"/>
  <w16cid:commentId w16cid:paraId="57768E82" w16cid:durableId="7714E832"/>
  <w16cid:commentId w16cid:paraId="7B4ABAEA" w16cid:durableId="2E51CAC3"/>
  <w16cid:commentId w16cid:paraId="2F023160" w16cid:durableId="4FF1E899"/>
  <w16cid:commentId w16cid:paraId="15333FFD" w16cid:durableId="1BAE37BC"/>
  <w16cid:commentId w16cid:paraId="6A2A7B97" w16cid:durableId="50219520"/>
  <w16cid:commentId w16cid:paraId="7AD43B69" w16cid:durableId="145F6BCE"/>
  <w16cid:commentId w16cid:paraId="3AF834B7" w16cid:durableId="3E404CE6"/>
  <w16cid:commentId w16cid:paraId="4A89AA7B" w16cid:durableId="64B7AD04"/>
  <w16cid:commentId w16cid:paraId="59D3A218" w16cid:durableId="314CA6F7"/>
  <w16cid:commentId w16cid:paraId="5FED16DF" w16cid:durableId="06F92BDD"/>
  <w16cid:commentId w16cid:paraId="259350B7" w16cid:durableId="12487A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i Burgert">
    <w15:presenceInfo w15:providerId="Windows Live" w15:userId="8c122a98704cd4bd"/>
  </w15:person>
  <w15:person w15:author="Mukherjee, Manali">
    <w15:presenceInfo w15:providerId="AD" w15:userId="S::mukherj@mcmaster.ca::c1132628-3806-47ca-b14d-c4ff346e7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FA"/>
    <w:rsid w:val="000003C5"/>
    <w:rsid w:val="000042BD"/>
    <w:rsid w:val="00005CCD"/>
    <w:rsid w:val="000060D7"/>
    <w:rsid w:val="00012521"/>
    <w:rsid w:val="00016B89"/>
    <w:rsid w:val="000220F0"/>
    <w:rsid w:val="00022FC6"/>
    <w:rsid w:val="00024B98"/>
    <w:rsid w:val="00026649"/>
    <w:rsid w:val="00030D82"/>
    <w:rsid w:val="00037D54"/>
    <w:rsid w:val="00040D40"/>
    <w:rsid w:val="00040F32"/>
    <w:rsid w:val="00041507"/>
    <w:rsid w:val="00041F09"/>
    <w:rsid w:val="00042D33"/>
    <w:rsid w:val="000452D8"/>
    <w:rsid w:val="00046A2D"/>
    <w:rsid w:val="00047F76"/>
    <w:rsid w:val="00057BE6"/>
    <w:rsid w:val="000721BD"/>
    <w:rsid w:val="00075B10"/>
    <w:rsid w:val="000772F6"/>
    <w:rsid w:val="00080C4B"/>
    <w:rsid w:val="00080EB8"/>
    <w:rsid w:val="00084A20"/>
    <w:rsid w:val="00086A72"/>
    <w:rsid w:val="000A17E7"/>
    <w:rsid w:val="000A2C53"/>
    <w:rsid w:val="000A4C2C"/>
    <w:rsid w:val="000A53F3"/>
    <w:rsid w:val="000C690A"/>
    <w:rsid w:val="000C71C1"/>
    <w:rsid w:val="000D1DF1"/>
    <w:rsid w:val="000D2772"/>
    <w:rsid w:val="000E2538"/>
    <w:rsid w:val="000E3A28"/>
    <w:rsid w:val="000E3F6A"/>
    <w:rsid w:val="000E5091"/>
    <w:rsid w:val="000F1675"/>
    <w:rsid w:val="000F28B3"/>
    <w:rsid w:val="000F2A9F"/>
    <w:rsid w:val="000F5A0C"/>
    <w:rsid w:val="00104B95"/>
    <w:rsid w:val="00106176"/>
    <w:rsid w:val="00106B03"/>
    <w:rsid w:val="00106FAE"/>
    <w:rsid w:val="001175A3"/>
    <w:rsid w:val="00120658"/>
    <w:rsid w:val="00121B76"/>
    <w:rsid w:val="00125A12"/>
    <w:rsid w:val="00126509"/>
    <w:rsid w:val="00130CC1"/>
    <w:rsid w:val="0014110A"/>
    <w:rsid w:val="001428BD"/>
    <w:rsid w:val="00152DD5"/>
    <w:rsid w:val="00155442"/>
    <w:rsid w:val="001563A8"/>
    <w:rsid w:val="00162E96"/>
    <w:rsid w:val="0016553B"/>
    <w:rsid w:val="00165CC7"/>
    <w:rsid w:val="00171E31"/>
    <w:rsid w:val="0017333E"/>
    <w:rsid w:val="0017591E"/>
    <w:rsid w:val="001767B2"/>
    <w:rsid w:val="00195314"/>
    <w:rsid w:val="001971EF"/>
    <w:rsid w:val="001A4C6E"/>
    <w:rsid w:val="001A4F74"/>
    <w:rsid w:val="001A7348"/>
    <w:rsid w:val="001B6847"/>
    <w:rsid w:val="001C00CB"/>
    <w:rsid w:val="001C05DF"/>
    <w:rsid w:val="001C2C8A"/>
    <w:rsid w:val="001C6563"/>
    <w:rsid w:val="001C74B3"/>
    <w:rsid w:val="001D2306"/>
    <w:rsid w:val="001E1E59"/>
    <w:rsid w:val="001E48A8"/>
    <w:rsid w:val="001E5AAE"/>
    <w:rsid w:val="001E5DA1"/>
    <w:rsid w:val="001F0534"/>
    <w:rsid w:val="001F1D8F"/>
    <w:rsid w:val="001F1F37"/>
    <w:rsid w:val="001F79B3"/>
    <w:rsid w:val="00202E1F"/>
    <w:rsid w:val="00214880"/>
    <w:rsid w:val="00221B6E"/>
    <w:rsid w:val="002226D5"/>
    <w:rsid w:val="002251BE"/>
    <w:rsid w:val="0023116D"/>
    <w:rsid w:val="00240173"/>
    <w:rsid w:val="00240548"/>
    <w:rsid w:val="002510FC"/>
    <w:rsid w:val="00261C0D"/>
    <w:rsid w:val="00266C95"/>
    <w:rsid w:val="0027190C"/>
    <w:rsid w:val="00275690"/>
    <w:rsid w:val="00275779"/>
    <w:rsid w:val="00277608"/>
    <w:rsid w:val="00283AE7"/>
    <w:rsid w:val="002843D5"/>
    <w:rsid w:val="00293FA6"/>
    <w:rsid w:val="002A0277"/>
    <w:rsid w:val="002A28E6"/>
    <w:rsid w:val="002A4A04"/>
    <w:rsid w:val="002A4C21"/>
    <w:rsid w:val="002A644E"/>
    <w:rsid w:val="002C3033"/>
    <w:rsid w:val="002C462F"/>
    <w:rsid w:val="002C53CB"/>
    <w:rsid w:val="002C55BC"/>
    <w:rsid w:val="002D1A09"/>
    <w:rsid w:val="002D7139"/>
    <w:rsid w:val="002E79B8"/>
    <w:rsid w:val="002F1104"/>
    <w:rsid w:val="002F1E78"/>
    <w:rsid w:val="002F5937"/>
    <w:rsid w:val="002F7FFB"/>
    <w:rsid w:val="00302334"/>
    <w:rsid w:val="0030726D"/>
    <w:rsid w:val="003100D0"/>
    <w:rsid w:val="003115B8"/>
    <w:rsid w:val="003159A9"/>
    <w:rsid w:val="00322639"/>
    <w:rsid w:val="0032709D"/>
    <w:rsid w:val="0033728A"/>
    <w:rsid w:val="0034052B"/>
    <w:rsid w:val="00342237"/>
    <w:rsid w:val="00343109"/>
    <w:rsid w:val="00346891"/>
    <w:rsid w:val="00347E63"/>
    <w:rsid w:val="00357E67"/>
    <w:rsid w:val="00360F3F"/>
    <w:rsid w:val="0036216C"/>
    <w:rsid w:val="00365B06"/>
    <w:rsid w:val="00370487"/>
    <w:rsid w:val="003707BE"/>
    <w:rsid w:val="00370A55"/>
    <w:rsid w:val="00372E82"/>
    <w:rsid w:val="003809C3"/>
    <w:rsid w:val="00386C53"/>
    <w:rsid w:val="00391E46"/>
    <w:rsid w:val="00393738"/>
    <w:rsid w:val="003945F3"/>
    <w:rsid w:val="00397122"/>
    <w:rsid w:val="003A0962"/>
    <w:rsid w:val="003A13B7"/>
    <w:rsid w:val="003A3567"/>
    <w:rsid w:val="003A4CF8"/>
    <w:rsid w:val="003A6B3E"/>
    <w:rsid w:val="003A6E2A"/>
    <w:rsid w:val="003A7827"/>
    <w:rsid w:val="003B228E"/>
    <w:rsid w:val="003B3720"/>
    <w:rsid w:val="003B4A19"/>
    <w:rsid w:val="003B509D"/>
    <w:rsid w:val="003B6746"/>
    <w:rsid w:val="003B6AEF"/>
    <w:rsid w:val="003C08C3"/>
    <w:rsid w:val="003C41F9"/>
    <w:rsid w:val="003C4517"/>
    <w:rsid w:val="003D04B0"/>
    <w:rsid w:val="003D3ACA"/>
    <w:rsid w:val="003D4F28"/>
    <w:rsid w:val="003D7231"/>
    <w:rsid w:val="003D76A3"/>
    <w:rsid w:val="003E305E"/>
    <w:rsid w:val="003E4005"/>
    <w:rsid w:val="003E779B"/>
    <w:rsid w:val="003F14E7"/>
    <w:rsid w:val="003F3199"/>
    <w:rsid w:val="003F4D49"/>
    <w:rsid w:val="003F6031"/>
    <w:rsid w:val="003F75CD"/>
    <w:rsid w:val="004001BD"/>
    <w:rsid w:val="00400A54"/>
    <w:rsid w:val="00400E73"/>
    <w:rsid w:val="00401256"/>
    <w:rsid w:val="00402C3D"/>
    <w:rsid w:val="00413FD7"/>
    <w:rsid w:val="0041506B"/>
    <w:rsid w:val="0041589C"/>
    <w:rsid w:val="004170FA"/>
    <w:rsid w:val="00420697"/>
    <w:rsid w:val="00424F9D"/>
    <w:rsid w:val="00426095"/>
    <w:rsid w:val="004351EE"/>
    <w:rsid w:val="00443906"/>
    <w:rsid w:val="00447A88"/>
    <w:rsid w:val="004502C6"/>
    <w:rsid w:val="00452221"/>
    <w:rsid w:val="004525CE"/>
    <w:rsid w:val="00454C75"/>
    <w:rsid w:val="00477C15"/>
    <w:rsid w:val="00481A09"/>
    <w:rsid w:val="00495CEF"/>
    <w:rsid w:val="0049676A"/>
    <w:rsid w:val="004A1B55"/>
    <w:rsid w:val="004A1C22"/>
    <w:rsid w:val="004A1E0E"/>
    <w:rsid w:val="004A24AC"/>
    <w:rsid w:val="004A3830"/>
    <w:rsid w:val="004B32BF"/>
    <w:rsid w:val="004B5841"/>
    <w:rsid w:val="004B6897"/>
    <w:rsid w:val="004C0900"/>
    <w:rsid w:val="004C0BEF"/>
    <w:rsid w:val="004C354A"/>
    <w:rsid w:val="004C6221"/>
    <w:rsid w:val="004D068E"/>
    <w:rsid w:val="004D522D"/>
    <w:rsid w:val="004D6AB6"/>
    <w:rsid w:val="004E0374"/>
    <w:rsid w:val="004E1791"/>
    <w:rsid w:val="004F31CD"/>
    <w:rsid w:val="004F35EC"/>
    <w:rsid w:val="004F3AF8"/>
    <w:rsid w:val="004F5FB0"/>
    <w:rsid w:val="004F7078"/>
    <w:rsid w:val="00515392"/>
    <w:rsid w:val="00521C44"/>
    <w:rsid w:val="00526FF1"/>
    <w:rsid w:val="00527305"/>
    <w:rsid w:val="00534DF5"/>
    <w:rsid w:val="00535085"/>
    <w:rsid w:val="00535B35"/>
    <w:rsid w:val="005362D5"/>
    <w:rsid w:val="00544405"/>
    <w:rsid w:val="005447EB"/>
    <w:rsid w:val="00546530"/>
    <w:rsid w:val="00553FFB"/>
    <w:rsid w:val="00554ECE"/>
    <w:rsid w:val="005568E7"/>
    <w:rsid w:val="00560B5F"/>
    <w:rsid w:val="0056362E"/>
    <w:rsid w:val="005742FA"/>
    <w:rsid w:val="005806B3"/>
    <w:rsid w:val="00580FDC"/>
    <w:rsid w:val="005818A4"/>
    <w:rsid w:val="005820D6"/>
    <w:rsid w:val="00585053"/>
    <w:rsid w:val="00587C46"/>
    <w:rsid w:val="00590B1B"/>
    <w:rsid w:val="00593430"/>
    <w:rsid w:val="00596CC7"/>
    <w:rsid w:val="005A0E91"/>
    <w:rsid w:val="005A1135"/>
    <w:rsid w:val="005A3F3C"/>
    <w:rsid w:val="005A76A5"/>
    <w:rsid w:val="005B01C7"/>
    <w:rsid w:val="005C0EB0"/>
    <w:rsid w:val="005D4824"/>
    <w:rsid w:val="005D5E81"/>
    <w:rsid w:val="005E23E8"/>
    <w:rsid w:val="005E7715"/>
    <w:rsid w:val="005F30DE"/>
    <w:rsid w:val="005F5015"/>
    <w:rsid w:val="006039CB"/>
    <w:rsid w:val="006072DA"/>
    <w:rsid w:val="006074CC"/>
    <w:rsid w:val="00610D57"/>
    <w:rsid w:val="00617F29"/>
    <w:rsid w:val="006243F3"/>
    <w:rsid w:val="00624C53"/>
    <w:rsid w:val="00633E97"/>
    <w:rsid w:val="00636F41"/>
    <w:rsid w:val="00640290"/>
    <w:rsid w:val="00642FA5"/>
    <w:rsid w:val="00653205"/>
    <w:rsid w:val="00653532"/>
    <w:rsid w:val="006566F1"/>
    <w:rsid w:val="00660F9E"/>
    <w:rsid w:val="00662D83"/>
    <w:rsid w:val="00665E26"/>
    <w:rsid w:val="00666E50"/>
    <w:rsid w:val="006705BE"/>
    <w:rsid w:val="00670797"/>
    <w:rsid w:val="00671499"/>
    <w:rsid w:val="006778AF"/>
    <w:rsid w:val="006807D0"/>
    <w:rsid w:val="00685D53"/>
    <w:rsid w:val="006876A2"/>
    <w:rsid w:val="006877B0"/>
    <w:rsid w:val="006B267F"/>
    <w:rsid w:val="006B26E2"/>
    <w:rsid w:val="006B50F2"/>
    <w:rsid w:val="006C0B9F"/>
    <w:rsid w:val="006C2495"/>
    <w:rsid w:val="006C5D40"/>
    <w:rsid w:val="006C6A58"/>
    <w:rsid w:val="006D5F55"/>
    <w:rsid w:val="006D7A6A"/>
    <w:rsid w:val="006E55F6"/>
    <w:rsid w:val="006F11C5"/>
    <w:rsid w:val="006F2213"/>
    <w:rsid w:val="006F374F"/>
    <w:rsid w:val="006F654A"/>
    <w:rsid w:val="007005D8"/>
    <w:rsid w:val="00700918"/>
    <w:rsid w:val="007014BA"/>
    <w:rsid w:val="00703CC1"/>
    <w:rsid w:val="00705D9A"/>
    <w:rsid w:val="00707833"/>
    <w:rsid w:val="00707CE1"/>
    <w:rsid w:val="00707DC8"/>
    <w:rsid w:val="0071129F"/>
    <w:rsid w:val="00716A36"/>
    <w:rsid w:val="00725194"/>
    <w:rsid w:val="00727C20"/>
    <w:rsid w:val="00730643"/>
    <w:rsid w:val="007369E0"/>
    <w:rsid w:val="00742CE6"/>
    <w:rsid w:val="00744D9E"/>
    <w:rsid w:val="007503BF"/>
    <w:rsid w:val="00755B3C"/>
    <w:rsid w:val="00757351"/>
    <w:rsid w:val="00757D4E"/>
    <w:rsid w:val="00760F2B"/>
    <w:rsid w:val="00764F94"/>
    <w:rsid w:val="007651B2"/>
    <w:rsid w:val="007656D0"/>
    <w:rsid w:val="00766EFA"/>
    <w:rsid w:val="0077055D"/>
    <w:rsid w:val="00777AA4"/>
    <w:rsid w:val="00777D41"/>
    <w:rsid w:val="007827B1"/>
    <w:rsid w:val="00782AAD"/>
    <w:rsid w:val="00783011"/>
    <w:rsid w:val="00783298"/>
    <w:rsid w:val="007917C6"/>
    <w:rsid w:val="00796C09"/>
    <w:rsid w:val="007A20D7"/>
    <w:rsid w:val="007A7510"/>
    <w:rsid w:val="007B1117"/>
    <w:rsid w:val="007B449B"/>
    <w:rsid w:val="007B6223"/>
    <w:rsid w:val="007B692F"/>
    <w:rsid w:val="007C1258"/>
    <w:rsid w:val="007C30B2"/>
    <w:rsid w:val="007C3DFE"/>
    <w:rsid w:val="007C6AB8"/>
    <w:rsid w:val="007D00E4"/>
    <w:rsid w:val="007D784E"/>
    <w:rsid w:val="007E4C0B"/>
    <w:rsid w:val="007E57C6"/>
    <w:rsid w:val="0080050E"/>
    <w:rsid w:val="008026A3"/>
    <w:rsid w:val="008034CB"/>
    <w:rsid w:val="00812A4A"/>
    <w:rsid w:val="0081696F"/>
    <w:rsid w:val="00822E51"/>
    <w:rsid w:val="0082358B"/>
    <w:rsid w:val="00832796"/>
    <w:rsid w:val="008364B6"/>
    <w:rsid w:val="008420A4"/>
    <w:rsid w:val="008444B9"/>
    <w:rsid w:val="008450E7"/>
    <w:rsid w:val="008515AA"/>
    <w:rsid w:val="00857424"/>
    <w:rsid w:val="00871174"/>
    <w:rsid w:val="0087501F"/>
    <w:rsid w:val="008755E3"/>
    <w:rsid w:val="00877AEB"/>
    <w:rsid w:val="00880190"/>
    <w:rsid w:val="008839F3"/>
    <w:rsid w:val="00886106"/>
    <w:rsid w:val="008964C7"/>
    <w:rsid w:val="00897232"/>
    <w:rsid w:val="0089723A"/>
    <w:rsid w:val="008A15F0"/>
    <w:rsid w:val="008B01E8"/>
    <w:rsid w:val="008B0B62"/>
    <w:rsid w:val="008B26CD"/>
    <w:rsid w:val="008B7D61"/>
    <w:rsid w:val="008C1524"/>
    <w:rsid w:val="008C2FB1"/>
    <w:rsid w:val="008C67CD"/>
    <w:rsid w:val="008E5225"/>
    <w:rsid w:val="008E7C2B"/>
    <w:rsid w:val="008F0D57"/>
    <w:rsid w:val="00900458"/>
    <w:rsid w:val="00912B68"/>
    <w:rsid w:val="00915E0F"/>
    <w:rsid w:val="009169C2"/>
    <w:rsid w:val="00917CA1"/>
    <w:rsid w:val="00923EC6"/>
    <w:rsid w:val="00924861"/>
    <w:rsid w:val="00924D09"/>
    <w:rsid w:val="009310A2"/>
    <w:rsid w:val="0093119D"/>
    <w:rsid w:val="00933FCF"/>
    <w:rsid w:val="009342CE"/>
    <w:rsid w:val="00936AF6"/>
    <w:rsid w:val="00952740"/>
    <w:rsid w:val="0095543A"/>
    <w:rsid w:val="009560AD"/>
    <w:rsid w:val="00956833"/>
    <w:rsid w:val="00964919"/>
    <w:rsid w:val="00967AC3"/>
    <w:rsid w:val="009778D7"/>
    <w:rsid w:val="00977967"/>
    <w:rsid w:val="009862A9"/>
    <w:rsid w:val="00990347"/>
    <w:rsid w:val="00990726"/>
    <w:rsid w:val="00993922"/>
    <w:rsid w:val="00997CBC"/>
    <w:rsid w:val="009A6541"/>
    <w:rsid w:val="009A7191"/>
    <w:rsid w:val="009B584C"/>
    <w:rsid w:val="009B5CA8"/>
    <w:rsid w:val="009B5D6D"/>
    <w:rsid w:val="009C189C"/>
    <w:rsid w:val="009C2EED"/>
    <w:rsid w:val="009C630A"/>
    <w:rsid w:val="009C7C71"/>
    <w:rsid w:val="009D14C8"/>
    <w:rsid w:val="009D1751"/>
    <w:rsid w:val="009D1E75"/>
    <w:rsid w:val="009D62D9"/>
    <w:rsid w:val="009E4EAD"/>
    <w:rsid w:val="009E5BFE"/>
    <w:rsid w:val="009E5E44"/>
    <w:rsid w:val="009E7E20"/>
    <w:rsid w:val="009F0563"/>
    <w:rsid w:val="009F4EAD"/>
    <w:rsid w:val="00A01E6C"/>
    <w:rsid w:val="00A057AC"/>
    <w:rsid w:val="00A0625C"/>
    <w:rsid w:val="00A079C2"/>
    <w:rsid w:val="00A13837"/>
    <w:rsid w:val="00A21AB8"/>
    <w:rsid w:val="00A22C96"/>
    <w:rsid w:val="00A26C31"/>
    <w:rsid w:val="00A327AA"/>
    <w:rsid w:val="00A341FF"/>
    <w:rsid w:val="00A43E2B"/>
    <w:rsid w:val="00A50B64"/>
    <w:rsid w:val="00A515FF"/>
    <w:rsid w:val="00A52984"/>
    <w:rsid w:val="00A54C8C"/>
    <w:rsid w:val="00A5530A"/>
    <w:rsid w:val="00A65230"/>
    <w:rsid w:val="00A67EE5"/>
    <w:rsid w:val="00A81390"/>
    <w:rsid w:val="00A84913"/>
    <w:rsid w:val="00A86281"/>
    <w:rsid w:val="00A948D6"/>
    <w:rsid w:val="00A97BD9"/>
    <w:rsid w:val="00AA346F"/>
    <w:rsid w:val="00AC1088"/>
    <w:rsid w:val="00AC1F49"/>
    <w:rsid w:val="00AC4A7F"/>
    <w:rsid w:val="00AD1CD3"/>
    <w:rsid w:val="00AD3CB2"/>
    <w:rsid w:val="00AD5F05"/>
    <w:rsid w:val="00AE1756"/>
    <w:rsid w:val="00AE3812"/>
    <w:rsid w:val="00AE56E8"/>
    <w:rsid w:val="00AF6606"/>
    <w:rsid w:val="00AF793B"/>
    <w:rsid w:val="00B02B1C"/>
    <w:rsid w:val="00B03665"/>
    <w:rsid w:val="00B048BC"/>
    <w:rsid w:val="00B06214"/>
    <w:rsid w:val="00B07E17"/>
    <w:rsid w:val="00B1032E"/>
    <w:rsid w:val="00B12A88"/>
    <w:rsid w:val="00B17A93"/>
    <w:rsid w:val="00B26F8A"/>
    <w:rsid w:val="00B430B1"/>
    <w:rsid w:val="00B50C4B"/>
    <w:rsid w:val="00B52766"/>
    <w:rsid w:val="00B57625"/>
    <w:rsid w:val="00B61038"/>
    <w:rsid w:val="00B61FED"/>
    <w:rsid w:val="00B63FAB"/>
    <w:rsid w:val="00B64AB9"/>
    <w:rsid w:val="00B6516D"/>
    <w:rsid w:val="00B665C2"/>
    <w:rsid w:val="00B723FC"/>
    <w:rsid w:val="00B7459F"/>
    <w:rsid w:val="00B82591"/>
    <w:rsid w:val="00B83F20"/>
    <w:rsid w:val="00B9224B"/>
    <w:rsid w:val="00B956A4"/>
    <w:rsid w:val="00B95A3D"/>
    <w:rsid w:val="00BB26F0"/>
    <w:rsid w:val="00BB5B95"/>
    <w:rsid w:val="00BC1A47"/>
    <w:rsid w:val="00BC2438"/>
    <w:rsid w:val="00BD0A66"/>
    <w:rsid w:val="00BD4B80"/>
    <w:rsid w:val="00BD694E"/>
    <w:rsid w:val="00BE2FFD"/>
    <w:rsid w:val="00BF1652"/>
    <w:rsid w:val="00BF3094"/>
    <w:rsid w:val="00BF4A61"/>
    <w:rsid w:val="00BF6182"/>
    <w:rsid w:val="00C0420F"/>
    <w:rsid w:val="00C06D2D"/>
    <w:rsid w:val="00C107DB"/>
    <w:rsid w:val="00C15981"/>
    <w:rsid w:val="00C164D9"/>
    <w:rsid w:val="00C3065E"/>
    <w:rsid w:val="00C3235C"/>
    <w:rsid w:val="00C332D5"/>
    <w:rsid w:val="00C44DBB"/>
    <w:rsid w:val="00C75CC3"/>
    <w:rsid w:val="00C76286"/>
    <w:rsid w:val="00C84435"/>
    <w:rsid w:val="00C91D54"/>
    <w:rsid w:val="00C96981"/>
    <w:rsid w:val="00CA1E3D"/>
    <w:rsid w:val="00CA3992"/>
    <w:rsid w:val="00CA5183"/>
    <w:rsid w:val="00CB0B3A"/>
    <w:rsid w:val="00CB3BC5"/>
    <w:rsid w:val="00CB3CDA"/>
    <w:rsid w:val="00CC3005"/>
    <w:rsid w:val="00CD024F"/>
    <w:rsid w:val="00CD12B9"/>
    <w:rsid w:val="00CD28EF"/>
    <w:rsid w:val="00CD29E8"/>
    <w:rsid w:val="00CD4470"/>
    <w:rsid w:val="00CD7880"/>
    <w:rsid w:val="00CE04D3"/>
    <w:rsid w:val="00CF0446"/>
    <w:rsid w:val="00CF3AFE"/>
    <w:rsid w:val="00CF4100"/>
    <w:rsid w:val="00CF416A"/>
    <w:rsid w:val="00CF57E0"/>
    <w:rsid w:val="00D00B82"/>
    <w:rsid w:val="00D07CE9"/>
    <w:rsid w:val="00D1366A"/>
    <w:rsid w:val="00D13C5B"/>
    <w:rsid w:val="00D160C2"/>
    <w:rsid w:val="00D2048B"/>
    <w:rsid w:val="00D23B90"/>
    <w:rsid w:val="00D25D41"/>
    <w:rsid w:val="00D33FE3"/>
    <w:rsid w:val="00D36A17"/>
    <w:rsid w:val="00D43DC4"/>
    <w:rsid w:val="00D46062"/>
    <w:rsid w:val="00D50002"/>
    <w:rsid w:val="00D51288"/>
    <w:rsid w:val="00D515AC"/>
    <w:rsid w:val="00D51A34"/>
    <w:rsid w:val="00D56E8C"/>
    <w:rsid w:val="00D57146"/>
    <w:rsid w:val="00D57EAC"/>
    <w:rsid w:val="00D6007E"/>
    <w:rsid w:val="00D65A51"/>
    <w:rsid w:val="00D67B5C"/>
    <w:rsid w:val="00D71D4F"/>
    <w:rsid w:val="00D72037"/>
    <w:rsid w:val="00D90494"/>
    <w:rsid w:val="00D90F00"/>
    <w:rsid w:val="00D93F47"/>
    <w:rsid w:val="00D9564C"/>
    <w:rsid w:val="00D96638"/>
    <w:rsid w:val="00D96D7A"/>
    <w:rsid w:val="00D97EB1"/>
    <w:rsid w:val="00DA01CA"/>
    <w:rsid w:val="00DA44FC"/>
    <w:rsid w:val="00DA531E"/>
    <w:rsid w:val="00DA5B86"/>
    <w:rsid w:val="00DB621F"/>
    <w:rsid w:val="00DC1927"/>
    <w:rsid w:val="00DC376B"/>
    <w:rsid w:val="00DC63B9"/>
    <w:rsid w:val="00DC6A9F"/>
    <w:rsid w:val="00DC6CDD"/>
    <w:rsid w:val="00DD3FF4"/>
    <w:rsid w:val="00DD4A50"/>
    <w:rsid w:val="00DD4BB9"/>
    <w:rsid w:val="00DD77D7"/>
    <w:rsid w:val="00DE002A"/>
    <w:rsid w:val="00DE0677"/>
    <w:rsid w:val="00DE198F"/>
    <w:rsid w:val="00DE28F6"/>
    <w:rsid w:val="00DE5B56"/>
    <w:rsid w:val="00DF0B17"/>
    <w:rsid w:val="00DF2394"/>
    <w:rsid w:val="00DF560D"/>
    <w:rsid w:val="00DF67D3"/>
    <w:rsid w:val="00DF6D26"/>
    <w:rsid w:val="00E00F68"/>
    <w:rsid w:val="00E01C76"/>
    <w:rsid w:val="00E07316"/>
    <w:rsid w:val="00E07E5C"/>
    <w:rsid w:val="00E101E7"/>
    <w:rsid w:val="00E14B86"/>
    <w:rsid w:val="00E1501E"/>
    <w:rsid w:val="00E1709A"/>
    <w:rsid w:val="00E27EF6"/>
    <w:rsid w:val="00E34812"/>
    <w:rsid w:val="00E367A8"/>
    <w:rsid w:val="00E408A4"/>
    <w:rsid w:val="00E42558"/>
    <w:rsid w:val="00E5316D"/>
    <w:rsid w:val="00E620D3"/>
    <w:rsid w:val="00E7175B"/>
    <w:rsid w:val="00E75FD7"/>
    <w:rsid w:val="00E765AB"/>
    <w:rsid w:val="00E82FDA"/>
    <w:rsid w:val="00E83A48"/>
    <w:rsid w:val="00E844DA"/>
    <w:rsid w:val="00EA10CD"/>
    <w:rsid w:val="00EA464A"/>
    <w:rsid w:val="00EA5381"/>
    <w:rsid w:val="00ED4AE0"/>
    <w:rsid w:val="00EE3853"/>
    <w:rsid w:val="00EE54C7"/>
    <w:rsid w:val="00EE6946"/>
    <w:rsid w:val="00EF05D9"/>
    <w:rsid w:val="00EF4BD8"/>
    <w:rsid w:val="00F00540"/>
    <w:rsid w:val="00F00965"/>
    <w:rsid w:val="00F106D4"/>
    <w:rsid w:val="00F110AC"/>
    <w:rsid w:val="00F2446F"/>
    <w:rsid w:val="00F245A1"/>
    <w:rsid w:val="00F27833"/>
    <w:rsid w:val="00F340CD"/>
    <w:rsid w:val="00F351B3"/>
    <w:rsid w:val="00F37B53"/>
    <w:rsid w:val="00F42147"/>
    <w:rsid w:val="00F43C32"/>
    <w:rsid w:val="00F4630E"/>
    <w:rsid w:val="00F50726"/>
    <w:rsid w:val="00F51377"/>
    <w:rsid w:val="00F517E7"/>
    <w:rsid w:val="00F55018"/>
    <w:rsid w:val="00F556DB"/>
    <w:rsid w:val="00F5595E"/>
    <w:rsid w:val="00F55AF3"/>
    <w:rsid w:val="00F564D3"/>
    <w:rsid w:val="00F57654"/>
    <w:rsid w:val="00F61359"/>
    <w:rsid w:val="00F61AE8"/>
    <w:rsid w:val="00F636DF"/>
    <w:rsid w:val="00F67275"/>
    <w:rsid w:val="00F718A6"/>
    <w:rsid w:val="00F721A8"/>
    <w:rsid w:val="00F75753"/>
    <w:rsid w:val="00F90AB7"/>
    <w:rsid w:val="00F96539"/>
    <w:rsid w:val="00F97B0F"/>
    <w:rsid w:val="00FA11A2"/>
    <w:rsid w:val="00FB2ADF"/>
    <w:rsid w:val="00FB71DA"/>
    <w:rsid w:val="00FC04F3"/>
    <w:rsid w:val="00FC6795"/>
    <w:rsid w:val="00FC77CF"/>
    <w:rsid w:val="00FD163E"/>
    <w:rsid w:val="00FD2BEF"/>
    <w:rsid w:val="00FD4D3B"/>
    <w:rsid w:val="00FD59B6"/>
    <w:rsid w:val="00FD6D4E"/>
    <w:rsid w:val="00FE0E91"/>
    <w:rsid w:val="00FE5048"/>
    <w:rsid w:val="00FF0451"/>
    <w:rsid w:val="00FF2152"/>
    <w:rsid w:val="00FF2702"/>
    <w:rsid w:val="00FF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48CE"/>
  <w15:chartTrackingRefBased/>
  <w15:docId w15:val="{644AC16E-1912-4DC9-9818-3B4C39E9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line="480" w:lineRule="auto"/>
        <w:ind w:left="360" w:hanging="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FFD"/>
    <w:pPr>
      <w:ind w:left="0" w:firstLine="0"/>
    </w:pPr>
    <w:rPr>
      <w:rFonts w:eastAsia="Malgun Gothic"/>
      <w:bCs/>
      <w:color w:val="000000" w:themeColor="text1"/>
    </w:rPr>
  </w:style>
  <w:style w:type="paragraph" w:styleId="Heading1">
    <w:name w:val="heading 1"/>
    <w:basedOn w:val="Normal"/>
    <w:next w:val="Normal"/>
    <w:link w:val="Heading1Char"/>
    <w:autoRedefine/>
    <w:qFormat/>
    <w:rsid w:val="006074CC"/>
    <w:pPr>
      <w:keepNext/>
      <w:keepLines/>
      <w:outlineLvl w:val="0"/>
    </w:pPr>
    <w:rPr>
      <w:rFonts w:eastAsiaTheme="majorEastAsia" w:cstheme="majorBidi"/>
      <w:bCs w:val="0"/>
      <w:szCs w:val="40"/>
    </w:rPr>
  </w:style>
  <w:style w:type="paragraph" w:styleId="Heading2">
    <w:name w:val="heading 2"/>
    <w:basedOn w:val="Normal"/>
    <w:next w:val="Normal"/>
    <w:link w:val="Heading2Char"/>
    <w:autoRedefine/>
    <w:unhideWhenUsed/>
    <w:qFormat/>
    <w:rsid w:val="006074CC"/>
    <w:pPr>
      <w:keepNext/>
      <w:keepLines/>
      <w:outlineLvl w:val="1"/>
    </w:pPr>
    <w:rPr>
      <w:rFonts w:eastAsiaTheme="majorEastAsia" w:cstheme="majorBidi"/>
      <w:bCs w:val="0"/>
      <w:szCs w:val="32"/>
    </w:rPr>
  </w:style>
  <w:style w:type="paragraph" w:styleId="Heading3">
    <w:name w:val="heading 3"/>
    <w:basedOn w:val="Normal"/>
    <w:next w:val="Normal"/>
    <w:link w:val="Heading3Char"/>
    <w:uiPriority w:val="9"/>
    <w:semiHidden/>
    <w:unhideWhenUsed/>
    <w:qFormat/>
    <w:rsid w:val="004170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0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70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70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70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70F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70F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4CC"/>
    <w:rPr>
      <w:rFonts w:eastAsiaTheme="majorEastAsia" w:cstheme="majorBidi"/>
      <w:bCs/>
      <w:szCs w:val="40"/>
      <w:lang w:eastAsia="ko-KR"/>
    </w:rPr>
  </w:style>
  <w:style w:type="character" w:customStyle="1" w:styleId="Heading2Char">
    <w:name w:val="Heading 2 Char"/>
    <w:basedOn w:val="DefaultParagraphFont"/>
    <w:link w:val="Heading2"/>
    <w:rsid w:val="006074CC"/>
    <w:rPr>
      <w:rFonts w:eastAsiaTheme="majorEastAsia" w:cstheme="majorBidi"/>
      <w:bCs/>
      <w:szCs w:val="32"/>
      <w:lang w:eastAsia="ko-KR"/>
    </w:rPr>
  </w:style>
  <w:style w:type="character" w:customStyle="1" w:styleId="Heading3Char">
    <w:name w:val="Heading 3 Char"/>
    <w:basedOn w:val="DefaultParagraphFont"/>
    <w:link w:val="Heading3"/>
    <w:uiPriority w:val="9"/>
    <w:semiHidden/>
    <w:rsid w:val="004170FA"/>
    <w:rPr>
      <w:rFonts w:asciiTheme="minorHAnsi" w:eastAsiaTheme="majorEastAsia" w:hAnsiTheme="minorHAnsi" w:cstheme="majorBidi"/>
      <w:bCs/>
      <w:color w:val="0F4761" w:themeColor="accent1" w:themeShade="BF"/>
      <w:sz w:val="28"/>
      <w:szCs w:val="28"/>
    </w:rPr>
  </w:style>
  <w:style w:type="character" w:customStyle="1" w:styleId="Heading4Char">
    <w:name w:val="Heading 4 Char"/>
    <w:basedOn w:val="DefaultParagraphFont"/>
    <w:link w:val="Heading4"/>
    <w:uiPriority w:val="9"/>
    <w:semiHidden/>
    <w:rsid w:val="004170FA"/>
    <w:rPr>
      <w:rFonts w:asciiTheme="minorHAnsi" w:eastAsiaTheme="majorEastAsia" w:hAnsiTheme="minorHAnsi" w:cstheme="majorBidi"/>
      <w:bCs/>
      <w:i/>
      <w:iCs/>
      <w:color w:val="0F4761" w:themeColor="accent1" w:themeShade="BF"/>
    </w:rPr>
  </w:style>
  <w:style w:type="character" w:customStyle="1" w:styleId="Heading5Char">
    <w:name w:val="Heading 5 Char"/>
    <w:basedOn w:val="DefaultParagraphFont"/>
    <w:link w:val="Heading5"/>
    <w:uiPriority w:val="9"/>
    <w:semiHidden/>
    <w:rsid w:val="004170FA"/>
    <w:rPr>
      <w:rFonts w:asciiTheme="minorHAnsi" w:eastAsiaTheme="majorEastAsia" w:hAnsiTheme="minorHAnsi" w:cstheme="majorBidi"/>
      <w:bCs/>
      <w:color w:val="0F4761" w:themeColor="accent1" w:themeShade="BF"/>
    </w:rPr>
  </w:style>
  <w:style w:type="character" w:customStyle="1" w:styleId="Heading6Char">
    <w:name w:val="Heading 6 Char"/>
    <w:basedOn w:val="DefaultParagraphFont"/>
    <w:link w:val="Heading6"/>
    <w:uiPriority w:val="9"/>
    <w:semiHidden/>
    <w:rsid w:val="004170FA"/>
    <w:rPr>
      <w:rFonts w:asciiTheme="minorHAnsi" w:eastAsiaTheme="majorEastAsia" w:hAnsiTheme="minorHAnsi" w:cstheme="majorBidi"/>
      <w:bCs/>
      <w:i/>
      <w:iCs/>
      <w:color w:val="595959" w:themeColor="text1" w:themeTint="A6"/>
    </w:rPr>
  </w:style>
  <w:style w:type="character" w:customStyle="1" w:styleId="Heading7Char">
    <w:name w:val="Heading 7 Char"/>
    <w:basedOn w:val="DefaultParagraphFont"/>
    <w:link w:val="Heading7"/>
    <w:uiPriority w:val="9"/>
    <w:semiHidden/>
    <w:rsid w:val="004170FA"/>
    <w:rPr>
      <w:rFonts w:asciiTheme="minorHAnsi" w:eastAsiaTheme="majorEastAsia" w:hAnsiTheme="minorHAnsi" w:cstheme="majorBidi"/>
      <w:bCs/>
      <w:color w:val="595959" w:themeColor="text1" w:themeTint="A6"/>
    </w:rPr>
  </w:style>
  <w:style w:type="character" w:customStyle="1" w:styleId="Heading8Char">
    <w:name w:val="Heading 8 Char"/>
    <w:basedOn w:val="DefaultParagraphFont"/>
    <w:link w:val="Heading8"/>
    <w:uiPriority w:val="9"/>
    <w:semiHidden/>
    <w:rsid w:val="004170FA"/>
    <w:rPr>
      <w:rFonts w:asciiTheme="minorHAnsi" w:eastAsiaTheme="majorEastAsia" w:hAnsiTheme="minorHAnsi" w:cstheme="majorBidi"/>
      <w:bCs/>
      <w:i/>
      <w:iCs/>
      <w:color w:val="272727" w:themeColor="text1" w:themeTint="D8"/>
    </w:rPr>
  </w:style>
  <w:style w:type="character" w:customStyle="1" w:styleId="Heading9Char">
    <w:name w:val="Heading 9 Char"/>
    <w:basedOn w:val="DefaultParagraphFont"/>
    <w:link w:val="Heading9"/>
    <w:uiPriority w:val="9"/>
    <w:semiHidden/>
    <w:rsid w:val="004170FA"/>
    <w:rPr>
      <w:rFonts w:asciiTheme="minorHAnsi" w:eastAsiaTheme="majorEastAsia" w:hAnsiTheme="minorHAnsi" w:cstheme="majorBidi"/>
      <w:bCs/>
      <w:color w:val="272727" w:themeColor="text1" w:themeTint="D8"/>
    </w:rPr>
  </w:style>
  <w:style w:type="paragraph" w:styleId="Title">
    <w:name w:val="Title"/>
    <w:basedOn w:val="Normal"/>
    <w:next w:val="Normal"/>
    <w:link w:val="TitleChar"/>
    <w:uiPriority w:val="10"/>
    <w:qFormat/>
    <w:rsid w:val="004170FA"/>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170FA"/>
    <w:rPr>
      <w:rFonts w:asciiTheme="majorHAnsi" w:eastAsiaTheme="majorEastAsia" w:hAnsiTheme="majorHAnsi" w:cstheme="majorBidi"/>
      <w:bCs/>
      <w:spacing w:val="-10"/>
      <w:kern w:val="28"/>
      <w:sz w:val="56"/>
      <w:szCs w:val="56"/>
    </w:rPr>
  </w:style>
  <w:style w:type="paragraph" w:styleId="Subtitle">
    <w:name w:val="Subtitle"/>
    <w:basedOn w:val="Normal"/>
    <w:next w:val="Normal"/>
    <w:link w:val="SubtitleChar"/>
    <w:uiPriority w:val="11"/>
    <w:qFormat/>
    <w:rsid w:val="004170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FA"/>
    <w:rPr>
      <w:rFonts w:asciiTheme="minorHAnsi" w:eastAsiaTheme="majorEastAsia" w:hAnsiTheme="minorHAnsi" w:cstheme="majorBidi"/>
      <w:bCs/>
      <w:color w:val="595959" w:themeColor="text1" w:themeTint="A6"/>
      <w:spacing w:val="15"/>
      <w:sz w:val="28"/>
      <w:szCs w:val="28"/>
    </w:rPr>
  </w:style>
  <w:style w:type="paragraph" w:styleId="Quote">
    <w:name w:val="Quote"/>
    <w:basedOn w:val="Normal"/>
    <w:next w:val="Normal"/>
    <w:link w:val="QuoteChar"/>
    <w:uiPriority w:val="29"/>
    <w:qFormat/>
    <w:rsid w:val="004170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70FA"/>
    <w:rPr>
      <w:rFonts w:eastAsia="Malgun Gothic"/>
      <w:bCs/>
      <w:i/>
      <w:iCs/>
      <w:color w:val="404040" w:themeColor="text1" w:themeTint="BF"/>
    </w:rPr>
  </w:style>
  <w:style w:type="paragraph" w:styleId="ListParagraph">
    <w:name w:val="List Paragraph"/>
    <w:basedOn w:val="Normal"/>
    <w:uiPriority w:val="34"/>
    <w:qFormat/>
    <w:rsid w:val="004170FA"/>
    <w:pPr>
      <w:ind w:left="720"/>
      <w:contextualSpacing/>
    </w:pPr>
  </w:style>
  <w:style w:type="character" w:styleId="IntenseEmphasis">
    <w:name w:val="Intense Emphasis"/>
    <w:basedOn w:val="DefaultParagraphFont"/>
    <w:uiPriority w:val="21"/>
    <w:qFormat/>
    <w:rsid w:val="004170FA"/>
    <w:rPr>
      <w:i/>
      <w:iCs/>
      <w:color w:val="0F4761" w:themeColor="accent1" w:themeShade="BF"/>
    </w:rPr>
  </w:style>
  <w:style w:type="paragraph" w:styleId="IntenseQuote">
    <w:name w:val="Intense Quote"/>
    <w:basedOn w:val="Normal"/>
    <w:next w:val="Normal"/>
    <w:link w:val="IntenseQuoteChar"/>
    <w:uiPriority w:val="30"/>
    <w:qFormat/>
    <w:rsid w:val="0041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0FA"/>
    <w:rPr>
      <w:rFonts w:eastAsia="Malgun Gothic"/>
      <w:bCs/>
      <w:i/>
      <w:iCs/>
      <w:color w:val="0F4761" w:themeColor="accent1" w:themeShade="BF"/>
    </w:rPr>
  </w:style>
  <w:style w:type="character" w:styleId="IntenseReference">
    <w:name w:val="Intense Reference"/>
    <w:basedOn w:val="DefaultParagraphFont"/>
    <w:uiPriority w:val="32"/>
    <w:qFormat/>
    <w:rsid w:val="004170FA"/>
    <w:rPr>
      <w:b/>
      <w:bCs/>
      <w:smallCaps/>
      <w:color w:val="0F4761" w:themeColor="accent1" w:themeShade="BF"/>
      <w:spacing w:val="5"/>
    </w:rPr>
  </w:style>
  <w:style w:type="paragraph" w:styleId="Revision">
    <w:name w:val="Revision"/>
    <w:hidden/>
    <w:uiPriority w:val="99"/>
    <w:semiHidden/>
    <w:rsid w:val="004170FA"/>
    <w:pPr>
      <w:spacing w:before="0" w:beforeAutospacing="0" w:after="0" w:afterAutospacing="0" w:line="240" w:lineRule="auto"/>
      <w:ind w:left="0" w:firstLine="0"/>
    </w:pPr>
    <w:rPr>
      <w:rFonts w:eastAsia="Malgun Gothic"/>
      <w:bCs/>
      <w:color w:val="000000" w:themeColor="text1"/>
    </w:rPr>
  </w:style>
  <w:style w:type="character" w:styleId="CommentReference">
    <w:name w:val="annotation reference"/>
    <w:basedOn w:val="DefaultParagraphFont"/>
    <w:uiPriority w:val="99"/>
    <w:semiHidden/>
    <w:unhideWhenUsed/>
    <w:rsid w:val="00283AE7"/>
    <w:rPr>
      <w:sz w:val="16"/>
      <w:szCs w:val="16"/>
    </w:rPr>
  </w:style>
  <w:style w:type="paragraph" w:styleId="CommentText">
    <w:name w:val="annotation text"/>
    <w:basedOn w:val="Normal"/>
    <w:link w:val="CommentTextChar"/>
    <w:uiPriority w:val="99"/>
    <w:unhideWhenUsed/>
    <w:rsid w:val="00283AE7"/>
    <w:pPr>
      <w:spacing w:line="240" w:lineRule="auto"/>
    </w:pPr>
    <w:rPr>
      <w:sz w:val="20"/>
      <w:szCs w:val="20"/>
    </w:rPr>
  </w:style>
  <w:style w:type="character" w:customStyle="1" w:styleId="CommentTextChar">
    <w:name w:val="Comment Text Char"/>
    <w:basedOn w:val="DefaultParagraphFont"/>
    <w:link w:val="CommentText"/>
    <w:uiPriority w:val="99"/>
    <w:rsid w:val="00283AE7"/>
    <w:rPr>
      <w:rFonts w:eastAsia="Malgun Gothic"/>
      <w:bCs/>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83AE7"/>
    <w:rPr>
      <w:b/>
    </w:rPr>
  </w:style>
  <w:style w:type="character" w:customStyle="1" w:styleId="CommentSubjectChar">
    <w:name w:val="Comment Subject Char"/>
    <w:basedOn w:val="CommentTextChar"/>
    <w:link w:val="CommentSubject"/>
    <w:uiPriority w:val="99"/>
    <w:semiHidden/>
    <w:rsid w:val="00283AE7"/>
    <w:rPr>
      <w:rFonts w:eastAsia="Malgun Gothic"/>
      <w:b/>
      <w:bCs/>
      <w:color w:val="000000" w:themeColor="text1"/>
      <w:sz w:val="20"/>
      <w:szCs w:val="20"/>
    </w:rPr>
  </w:style>
  <w:style w:type="character" w:styleId="Hyperlink">
    <w:name w:val="Hyperlink"/>
    <w:basedOn w:val="DefaultParagraphFont"/>
    <w:uiPriority w:val="99"/>
    <w:unhideWhenUsed/>
    <w:rsid w:val="00391E46"/>
    <w:rPr>
      <w:color w:val="467886" w:themeColor="hyperlink"/>
      <w:u w:val="single"/>
    </w:rPr>
  </w:style>
  <w:style w:type="character" w:styleId="UnresolvedMention">
    <w:name w:val="Unresolved Mention"/>
    <w:basedOn w:val="DefaultParagraphFont"/>
    <w:uiPriority w:val="99"/>
    <w:semiHidden/>
    <w:unhideWhenUsed/>
    <w:rsid w:val="00391E46"/>
    <w:rPr>
      <w:color w:val="605E5C"/>
      <w:shd w:val="clear" w:color="auto" w:fill="E1DFDD"/>
    </w:rPr>
  </w:style>
  <w:style w:type="table" w:styleId="TableGrid">
    <w:name w:val="Table Grid"/>
    <w:basedOn w:val="TableNormal"/>
    <w:uiPriority w:val="39"/>
    <w:rsid w:val="00F55018"/>
    <w:pPr>
      <w:spacing w:before="0" w:beforeAutospacing="0" w:after="0" w:afterAutospacing="0" w:line="240" w:lineRule="auto"/>
      <w:ind w:left="0" w:firstLine="0"/>
    </w:pPr>
    <w:rPr>
      <w:rFonts w:asciiTheme="minorHAnsi" w:hAnsiTheme="minorHAnsi" w:cstheme="minorBidi"/>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65</Pages>
  <Words>15312</Words>
  <Characters>87285</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 Burgert</dc:creator>
  <cp:keywords/>
  <dc:description/>
  <cp:lastModifiedBy>Geri Burgert</cp:lastModifiedBy>
  <cp:revision>297</cp:revision>
  <dcterms:created xsi:type="dcterms:W3CDTF">2026-02-01T17:00:00Z</dcterms:created>
  <dcterms:modified xsi:type="dcterms:W3CDTF">2026-02-02T23:53:00Z</dcterms:modified>
</cp:coreProperties>
</file>