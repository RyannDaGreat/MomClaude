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885AC" w14:textId="67B1CAE1" w:rsidR="00C0420F" w:rsidRPr="00F55018" w:rsidRDefault="00C0420F">
      <w:pPr>
        <w:tabs>
          <w:tab w:val="center" w:pos="4320"/>
        </w:tabs>
        <w:rPr>
          <w:ins w:id="0" w:author="Geri Burgert" w:date="2026-02-01T12:04:00Z" w16du:dateUtc="2026-02-01T17:04:00Z"/>
        </w:rPr>
        <w:pPrChange w:id="1" w:author="Geri Burgert" w:date="2026-02-01T14:36:00Z" w16du:dateUtc="2026-02-01T19:36:00Z">
          <w:pPr/>
        </w:pPrChange>
      </w:pPr>
      <w:ins w:id="2" w:author="Geri Burgert" w:date="2026-02-01T12:04:00Z" w16du:dateUtc="2026-02-01T17:04:00Z">
        <w:r w:rsidRPr="00F55018">
          <w:t>&lt;DOC&gt;Clinical Management Review</w:t>
        </w:r>
      </w:ins>
    </w:p>
    <w:p w14:paraId="2CFF6867" w14:textId="3A23010B" w:rsidR="00C0420F" w:rsidRPr="00F55018" w:rsidRDefault="00C0420F" w:rsidP="004170FA">
      <w:pPr>
        <w:rPr>
          <w:ins w:id="3" w:author="Geri Burgert" w:date="2026-02-01T12:04:00Z" w16du:dateUtc="2026-02-01T17:04:00Z"/>
        </w:rPr>
      </w:pPr>
      <w:ins w:id="4" w:author="Geri Burgert" w:date="2026-02-01T12:04:00Z" w16du:dateUtc="2026-02-01T17:04:00Z">
        <w:r w:rsidRPr="00F55018">
          <w:t>&lt;RRH&gt;</w:t>
        </w:r>
      </w:ins>
      <w:ins w:id="5" w:author="Geri Burgert" w:date="2026-02-01T12:05:00Z" w16du:dateUtc="2026-02-01T17:05:00Z">
        <w:r w:rsidR="00685D53" w:rsidRPr="00F55018">
          <w:t>RUZIC ET AL</w:t>
        </w:r>
      </w:ins>
    </w:p>
    <w:p w14:paraId="457EEF86" w14:textId="52CD2975" w:rsidR="004170FA" w:rsidRPr="00F55018" w:rsidDel="00685D53" w:rsidRDefault="004170FA" w:rsidP="004170FA">
      <w:pPr>
        <w:rPr>
          <w:del w:id="6" w:author="Geri Burgert" w:date="2026-02-01T12:07:00Z" w16du:dateUtc="2026-02-01T17:07:00Z"/>
        </w:rPr>
      </w:pPr>
      <w:del w:id="7" w:author="Geri Burgert" w:date="2026-02-01T12:07:00Z" w16du:dateUtc="2026-02-01T17:07:00Z">
        <w:r w:rsidRPr="00F55018" w:rsidDel="00685D53">
          <w:delText xml:space="preserve">The Journal of Allergy and Clinical Immunology: In Practice would like to invite you to co-write a Clinical Commentary Review Article on the subject of “Novel Diagnostics for the Diagnosis of Eosinophilic Lung Disease” for our upcoming theme issue on Eosinophilic Lung Diseases Beyond Asthma. Elliot Israel and Amy Klion, who are coordinating the review articles for this issue, recommended you as experts on that subject. </w:delText>
        </w:r>
      </w:del>
    </w:p>
    <w:p w14:paraId="31B7B741" w14:textId="32690CAF" w:rsidR="004170FA" w:rsidRPr="00F55018" w:rsidDel="00685D53" w:rsidRDefault="004170FA" w:rsidP="004170FA">
      <w:pPr>
        <w:rPr>
          <w:del w:id="8" w:author="Geri Burgert" w:date="2026-02-01T12:07:00Z" w16du:dateUtc="2026-02-01T17:07:00Z"/>
        </w:rPr>
      </w:pPr>
      <w:del w:id="9" w:author="Geri Burgert" w:date="2026-02-01T12:07:00Z" w16du:dateUtc="2026-02-01T17:07:00Z">
        <w:r w:rsidRPr="00F55018" w:rsidDel="00685D53">
          <w:delText xml:space="preserve"> </w:delText>
        </w:r>
      </w:del>
    </w:p>
    <w:p w14:paraId="6FFE0EB4" w14:textId="52FD8A1E" w:rsidR="004170FA" w:rsidRPr="00F55018" w:rsidDel="00685D53" w:rsidRDefault="004170FA" w:rsidP="004170FA">
      <w:pPr>
        <w:rPr>
          <w:del w:id="10" w:author="Geri Burgert" w:date="2026-02-01T12:07:00Z" w16du:dateUtc="2026-02-01T17:07:00Z"/>
        </w:rPr>
      </w:pPr>
      <w:del w:id="11" w:author="Geri Burgert" w:date="2026-02-01T12:07:00Z" w16du:dateUtc="2026-02-01T17:07:00Z">
        <w:r w:rsidRPr="00F55018" w:rsidDel="00685D53">
          <w:delText xml:space="preserve">A Clinical Commentary review presents an overview of a limited, high-interest subject. The article should present both pro and con views, as well as provide an analysis of relevant current literature, focused conclusions and management recommendations, and discussion of existing knowledge gaps that must be addressed by future research. The overall length of the manuscript should be limited to 3000 words (not counting the title page, abstract, key words, abbreviations, and references) and should include relevant figures and tables. Please also include in the manuscript file a conflict of interest disclosure statement (guidelines can be found in our Instructions for Authors), an unstructured abstract of approximately 200 words, as well as a list of keywords and abbreviations used in your manuscript. Clinical Commentary contributions should adhere to JACI: In Practice’s Instructions for Authors (available at www.jaci-inpractice.org) for bibliographic style, general format, and other matters. All manuscripts will be subject to peer review and some revisions may be requested prior to acceptance. </w:delText>
        </w:r>
      </w:del>
    </w:p>
    <w:p w14:paraId="00870448" w14:textId="597D3E81" w:rsidR="004170FA" w:rsidRPr="00F55018" w:rsidDel="00685D53" w:rsidRDefault="004170FA" w:rsidP="004170FA">
      <w:pPr>
        <w:rPr>
          <w:del w:id="12" w:author="Geri Burgert" w:date="2026-02-01T12:07:00Z" w16du:dateUtc="2026-02-01T17:07:00Z"/>
        </w:rPr>
      </w:pPr>
    </w:p>
    <w:p w14:paraId="56BBFF6B" w14:textId="6741196F" w:rsidR="004170FA" w:rsidRPr="00F55018" w:rsidDel="00685D53" w:rsidRDefault="004170FA" w:rsidP="004170FA">
      <w:pPr>
        <w:rPr>
          <w:del w:id="13" w:author="Geri Burgert" w:date="2026-02-01T12:07:00Z" w16du:dateUtc="2026-02-01T17:07:00Z"/>
        </w:rPr>
      </w:pPr>
    </w:p>
    <w:p w14:paraId="05428DBC" w14:textId="4BBF6BC1" w:rsidR="004170FA" w:rsidRPr="00F55018" w:rsidDel="00685D53" w:rsidRDefault="004170FA" w:rsidP="004170FA">
      <w:pPr>
        <w:rPr>
          <w:del w:id="14" w:author="Geri Burgert" w:date="2026-02-01T12:07:00Z" w16du:dateUtc="2026-02-01T17:07:00Z"/>
        </w:rPr>
      </w:pPr>
    </w:p>
    <w:p w14:paraId="6544066A" w14:textId="0D843FA1" w:rsidR="004170FA" w:rsidRPr="00F55018" w:rsidDel="00685D53" w:rsidRDefault="004170FA" w:rsidP="004170FA">
      <w:pPr>
        <w:rPr>
          <w:del w:id="15" w:author="Geri Burgert" w:date="2026-02-01T12:07:00Z" w16du:dateUtc="2026-02-01T17:07:00Z"/>
        </w:rPr>
      </w:pPr>
    </w:p>
    <w:p w14:paraId="7DB6F548" w14:textId="0C8843C0" w:rsidR="004170FA" w:rsidRPr="00F55018" w:rsidDel="00685D53" w:rsidRDefault="004170FA" w:rsidP="004170FA">
      <w:pPr>
        <w:rPr>
          <w:del w:id="16" w:author="Geri Burgert" w:date="2026-02-01T12:07:00Z" w16du:dateUtc="2026-02-01T17:07:00Z"/>
        </w:rPr>
      </w:pPr>
      <w:del w:id="17" w:author="Geri Burgert" w:date="2026-01-29T16:28:00Z" w16du:dateUtc="2026-01-29T21:28:00Z">
        <w:r w:rsidRPr="00F55018" w:rsidDel="00933FCF">
          <w:tab/>
        </w:r>
        <w:r w:rsidRPr="00F55018" w:rsidDel="00933FCF">
          <w:tab/>
        </w:r>
        <w:r w:rsidRPr="00F55018" w:rsidDel="00933FCF">
          <w:delText> </w:delText>
        </w:r>
      </w:del>
    </w:p>
    <w:p w14:paraId="6EECD71F" w14:textId="376F46E4" w:rsidR="004170FA" w:rsidRPr="00F55018" w:rsidRDefault="004170FA" w:rsidP="004170FA">
      <w:del w:id="18" w:author="Geri Burgert" w:date="2026-02-01T12:07:00Z" w16du:dateUtc="2026-02-01T17:07:00Z">
        <w:r w:rsidRPr="00F55018" w:rsidDel="00685D53">
          <w:delText>Title:</w:delText>
        </w:r>
      </w:del>
      <w:del w:id="19" w:author="Geri Burgert" w:date="2026-01-29T16:27:00Z" w16du:dateUtc="2026-01-29T21:27:00Z">
        <w:r w:rsidRPr="00F55018" w:rsidDel="005D5E81">
          <w:delText xml:space="preserve">  </w:delText>
        </w:r>
      </w:del>
      <w:ins w:id="20" w:author="Geri Burgert" w:date="2026-02-01T12:07:00Z" w16du:dateUtc="2026-02-01T17:07:00Z">
        <w:r w:rsidR="00685D53" w:rsidRPr="00F55018">
          <w:t>&lt;AT&gt;</w:t>
        </w:r>
      </w:ins>
      <w:r w:rsidRPr="00F55018">
        <w:t xml:space="preserve">Novel </w:t>
      </w:r>
      <w:ins w:id="21" w:author="Geri Burgert" w:date="2026-02-01T12:07:00Z" w16du:dateUtc="2026-02-01T17:07:00Z">
        <w:r w:rsidR="00FD2BEF" w:rsidRPr="00F55018">
          <w:t>D</w:t>
        </w:r>
      </w:ins>
      <w:del w:id="22" w:author="Geri Burgert" w:date="2026-02-01T12:07:00Z" w16du:dateUtc="2026-02-01T17:07:00Z">
        <w:r w:rsidRPr="00F55018" w:rsidDel="00FD2BEF">
          <w:delText>d</w:delText>
        </w:r>
      </w:del>
      <w:r w:rsidRPr="00F55018">
        <w:t xml:space="preserve">iagnostic </w:t>
      </w:r>
      <w:ins w:id="23" w:author="Geri Burgert" w:date="2026-02-01T12:07:00Z" w16du:dateUtc="2026-02-01T17:07:00Z">
        <w:r w:rsidR="00FD2BEF" w:rsidRPr="00F55018">
          <w:t>A</w:t>
        </w:r>
      </w:ins>
      <w:del w:id="24" w:author="Geri Burgert" w:date="2026-02-01T12:07:00Z" w16du:dateUtc="2026-02-01T17:07:00Z">
        <w:r w:rsidRPr="00F55018" w:rsidDel="00FD2BEF">
          <w:delText>a</w:delText>
        </w:r>
      </w:del>
      <w:r w:rsidRPr="00F55018">
        <w:t xml:space="preserve">pproaches for </w:t>
      </w:r>
      <w:del w:id="25" w:author="Geri Burgert" w:date="2026-02-01T12:07:00Z" w16du:dateUtc="2026-02-01T17:07:00Z">
        <w:r w:rsidRPr="00F55018" w:rsidDel="00FD2BEF">
          <w:delText>e</w:delText>
        </w:r>
      </w:del>
      <w:ins w:id="26" w:author="Geri Burgert" w:date="2026-02-01T12:07:00Z" w16du:dateUtc="2026-02-01T17:07:00Z">
        <w:r w:rsidR="00FD2BEF" w:rsidRPr="00F55018">
          <w:t>E</w:t>
        </w:r>
      </w:ins>
      <w:r w:rsidRPr="00F55018">
        <w:t xml:space="preserve">osinophilic </w:t>
      </w:r>
      <w:del w:id="27" w:author="Geri Burgert" w:date="2026-02-01T12:07:00Z" w16du:dateUtc="2026-02-01T17:07:00Z">
        <w:r w:rsidRPr="00F55018" w:rsidDel="00FD2BEF">
          <w:delText>l</w:delText>
        </w:r>
      </w:del>
      <w:ins w:id="28" w:author="Geri Burgert" w:date="2026-02-01T12:07:00Z" w16du:dateUtc="2026-02-01T17:07:00Z">
        <w:r w:rsidR="00FD2BEF" w:rsidRPr="00F55018">
          <w:t>L</w:t>
        </w:r>
      </w:ins>
      <w:r w:rsidRPr="00F55018">
        <w:t xml:space="preserve">ung </w:t>
      </w:r>
      <w:del w:id="29" w:author="Geri Burgert" w:date="2026-02-01T12:07:00Z" w16du:dateUtc="2026-02-01T17:07:00Z">
        <w:r w:rsidRPr="00F55018" w:rsidDel="00FD2BEF">
          <w:delText>d</w:delText>
        </w:r>
      </w:del>
      <w:ins w:id="30" w:author="Geri Burgert" w:date="2026-02-01T12:08:00Z" w16du:dateUtc="2026-02-01T17:08:00Z">
        <w:r w:rsidR="00FD2BEF" w:rsidRPr="00F55018">
          <w:t>D</w:t>
        </w:r>
      </w:ins>
      <w:r w:rsidRPr="00F55018">
        <w:t>iseases</w:t>
      </w:r>
    </w:p>
    <w:p w14:paraId="0F05A5CB" w14:textId="2B97EF02" w:rsidR="004170FA" w:rsidRPr="00F55018" w:rsidDel="00FD2BEF" w:rsidRDefault="004170FA" w:rsidP="004170FA">
      <w:pPr>
        <w:rPr>
          <w:del w:id="31" w:author="Geri Burgert" w:date="2026-02-01T12:07:00Z" w16du:dateUtc="2026-02-01T17:07:00Z"/>
        </w:rPr>
      </w:pPr>
    </w:p>
    <w:p w14:paraId="66B61504" w14:textId="6CBAE2C1" w:rsidR="004170FA" w:rsidRPr="00F55018" w:rsidRDefault="00685D53" w:rsidP="004170FA">
      <w:commentRangeStart w:id="32"/>
      <w:ins w:id="33" w:author="Geri Burgert" w:date="2026-02-01T12:06:00Z" w16du:dateUtc="2026-02-01T17:06:00Z">
        <w:r w:rsidRPr="00F55018">
          <w:t>&lt;AU&gt;</w:t>
        </w:r>
      </w:ins>
      <w:r w:rsidR="004170FA" w:rsidRPr="00F55018">
        <w:t>Alexander Ruzic</w:t>
      </w:r>
      <w:ins w:id="34" w:author="Geri Burgert" w:date="2026-02-01T12:05:00Z" w16du:dateUtc="2026-02-01T17:05:00Z">
        <w:r w:rsidRPr="00F55018">
          <w:t>,</w:t>
        </w:r>
      </w:ins>
      <w:del w:id="35" w:author="Geri Burgert" w:date="2026-02-01T12:05:00Z" w16du:dateUtc="2026-02-01T17:05:00Z">
        <w:r w:rsidR="004170FA" w:rsidRPr="00F55018" w:rsidDel="00685D53">
          <w:delText xml:space="preserve">1 </w:delText>
        </w:r>
      </w:del>
      <w:ins w:id="36" w:author="Geri Burgert" w:date="2026-02-01T12:05:00Z" w16du:dateUtc="2026-02-01T17:05:00Z">
        <w:r w:rsidRPr="00F55018">
          <w:t xml:space="preserve"> </w:t>
        </w:r>
      </w:ins>
      <w:r w:rsidR="004170FA" w:rsidRPr="00F55018">
        <w:t>BSc</w:t>
      </w:r>
      <w:ins w:id="37" w:author="Geri Burgert" w:date="2026-02-01T12:05:00Z" w16du:dateUtc="2026-02-01T17:05:00Z">
        <w:r w:rsidRPr="00F55018">
          <w:rPr>
            <w:vertAlign w:val="superscript"/>
            <w:rPrChange w:id="38" w:author="Geri Burgert" w:date="2026-02-02T17:12:00Z" w16du:dateUtc="2026-02-02T22:12:00Z">
              <w:rPr/>
            </w:rPrChange>
          </w:rPr>
          <w:t>a</w:t>
        </w:r>
      </w:ins>
      <w:r w:rsidR="004170FA" w:rsidRPr="00F55018">
        <w:t>, Merritt L. Fajt</w:t>
      </w:r>
      <w:ins w:id="39" w:author="Geri Burgert" w:date="2026-02-01T12:05:00Z" w16du:dateUtc="2026-02-01T17:05:00Z">
        <w:r w:rsidRPr="00F55018">
          <w:t xml:space="preserve">, </w:t>
        </w:r>
      </w:ins>
      <w:del w:id="40" w:author="Geri Burgert" w:date="2026-02-01T12:06:00Z" w16du:dateUtc="2026-02-01T17:06:00Z">
        <w:r w:rsidR="004170FA" w:rsidRPr="00F55018" w:rsidDel="00685D53">
          <w:delText xml:space="preserve">3 </w:delText>
        </w:r>
      </w:del>
      <w:r w:rsidR="004170FA" w:rsidRPr="00F55018">
        <w:t>MD, FAAAAI</w:t>
      </w:r>
      <w:ins w:id="41" w:author="Geri Burgert" w:date="2026-02-01T12:06:00Z" w16du:dateUtc="2026-02-01T17:06:00Z">
        <w:r w:rsidRPr="00F55018">
          <w:rPr>
            <w:vertAlign w:val="superscript"/>
            <w:rPrChange w:id="42" w:author="Geri Burgert" w:date="2026-02-02T17:12:00Z" w16du:dateUtc="2026-02-02T22:12:00Z">
              <w:rPr/>
            </w:rPrChange>
          </w:rPr>
          <w:t>b</w:t>
        </w:r>
      </w:ins>
      <w:r w:rsidR="004170FA" w:rsidRPr="00F55018">
        <w:t>, Mark Hammer</w:t>
      </w:r>
      <w:ins w:id="43" w:author="Geri Burgert" w:date="2026-02-01T12:06:00Z" w16du:dateUtc="2026-02-01T17:06:00Z">
        <w:r w:rsidRPr="00F55018">
          <w:t>,</w:t>
        </w:r>
      </w:ins>
      <w:del w:id="44" w:author="Geri Burgert" w:date="2026-02-01T12:06:00Z" w16du:dateUtc="2026-02-01T17:06:00Z">
        <w:r w:rsidR="004170FA" w:rsidRPr="00F55018" w:rsidDel="00685D53">
          <w:delText>2</w:delText>
        </w:r>
      </w:del>
      <w:r w:rsidR="004170FA" w:rsidRPr="00F55018">
        <w:t xml:space="preserve"> MD</w:t>
      </w:r>
      <w:ins w:id="45" w:author="Geri Burgert" w:date="2026-02-01T12:06:00Z" w16du:dateUtc="2026-02-01T17:06:00Z">
        <w:r w:rsidRPr="00F55018">
          <w:rPr>
            <w:vertAlign w:val="superscript"/>
            <w:rPrChange w:id="46" w:author="Geri Burgert" w:date="2026-02-02T17:12:00Z" w16du:dateUtc="2026-02-02T22:12:00Z">
              <w:rPr/>
            </w:rPrChange>
          </w:rPr>
          <w:t>c</w:t>
        </w:r>
      </w:ins>
      <w:r w:rsidR="004170FA" w:rsidRPr="00F55018">
        <w:t xml:space="preserve">, </w:t>
      </w:r>
      <w:ins w:id="47" w:author="Geri Burgert" w:date="2026-02-01T12:06:00Z" w16du:dateUtc="2026-02-01T17:06:00Z">
        <w:r w:rsidRPr="00F55018">
          <w:t xml:space="preserve">and </w:t>
        </w:r>
      </w:ins>
      <w:r w:rsidR="004170FA" w:rsidRPr="00F55018">
        <w:t>Manali Mukherjee</w:t>
      </w:r>
      <w:del w:id="48" w:author="Geri Burgert" w:date="2026-02-01T12:06:00Z" w16du:dateUtc="2026-02-01T17:06:00Z">
        <w:r w:rsidR="004170FA" w:rsidRPr="00F55018" w:rsidDel="00685D53">
          <w:delText>1</w:delText>
        </w:r>
      </w:del>
      <w:ins w:id="49" w:author="Geri Burgert" w:date="2026-02-01T12:06:00Z" w16du:dateUtc="2026-02-01T17:06:00Z">
        <w:r w:rsidRPr="00F55018">
          <w:t>,</w:t>
        </w:r>
      </w:ins>
      <w:r w:rsidR="004170FA" w:rsidRPr="00F55018">
        <w:t xml:space="preserve"> MSc, PhD</w:t>
      </w:r>
      <w:ins w:id="50" w:author="Geri Burgert" w:date="2026-02-01T12:06:00Z" w16du:dateUtc="2026-02-01T17:06:00Z">
        <w:r w:rsidRPr="00F55018">
          <w:rPr>
            <w:vertAlign w:val="superscript"/>
            <w:rPrChange w:id="51" w:author="Geri Burgert" w:date="2026-02-02T17:12:00Z" w16du:dateUtc="2026-02-02T22:12:00Z">
              <w:rPr/>
            </w:rPrChange>
          </w:rPr>
          <w:t>a</w:t>
        </w:r>
        <w:commentRangeEnd w:id="32"/>
        <w:r w:rsidRPr="00F55018">
          <w:rPr>
            <w:rStyle w:val="CommentReference"/>
            <w:sz w:val="24"/>
            <w:szCs w:val="24"/>
            <w:rPrChange w:id="52" w:author="Geri Burgert" w:date="2026-02-02T17:12:00Z" w16du:dateUtc="2026-02-02T22:12:00Z">
              <w:rPr>
                <w:rStyle w:val="CommentReference"/>
              </w:rPr>
            </w:rPrChange>
          </w:rPr>
          <w:commentReference w:id="32"/>
        </w:r>
      </w:ins>
    </w:p>
    <w:p w14:paraId="72512419" w14:textId="086EFCE5" w:rsidR="004170FA" w:rsidRPr="00F55018" w:rsidRDefault="003F4D49" w:rsidP="004170FA">
      <w:pPr>
        <w:rPr>
          <w:i/>
          <w:iCs/>
          <w:rPrChange w:id="53" w:author="Geri Burgert" w:date="2026-02-02T17:12:00Z" w16du:dateUtc="2026-02-02T22:12:00Z">
            <w:rPr/>
          </w:rPrChange>
        </w:rPr>
      </w:pPr>
      <w:ins w:id="54" w:author="Geri Burgert" w:date="2026-02-01T12:08:00Z" w16du:dateUtc="2026-02-01T17:08:00Z">
        <w:r w:rsidRPr="00F55018">
          <w:t>&lt;CITY&gt;</w:t>
        </w:r>
        <w:r w:rsidRPr="00F55018">
          <w:rPr>
            <w:i/>
            <w:iCs/>
            <w:rPrChange w:id="55" w:author="Geri Burgert" w:date="2026-02-02T17:12:00Z" w16du:dateUtc="2026-02-02T22:12:00Z">
              <w:rPr/>
            </w:rPrChange>
          </w:rPr>
          <w:t xml:space="preserve">Hamilton, Ontario, Canada; </w:t>
        </w:r>
      </w:ins>
      <w:ins w:id="56" w:author="Geri Burgert" w:date="2026-02-01T12:09:00Z" w16du:dateUtc="2026-02-01T17:09:00Z">
        <w:r w:rsidRPr="00F55018">
          <w:rPr>
            <w:i/>
            <w:iCs/>
            <w:rPrChange w:id="57" w:author="Geri Burgert" w:date="2026-02-02T17:12:00Z" w16du:dateUtc="2026-02-02T22:12:00Z">
              <w:rPr/>
            </w:rPrChange>
          </w:rPr>
          <w:t xml:space="preserve">Boston, Mass; and </w:t>
        </w:r>
        <w:r w:rsidR="001C6563" w:rsidRPr="00F55018">
          <w:rPr>
            <w:i/>
            <w:iCs/>
            <w:rPrChange w:id="58" w:author="Geri Burgert" w:date="2026-02-02T17:12:00Z" w16du:dateUtc="2026-02-02T22:12:00Z">
              <w:rPr/>
            </w:rPrChange>
          </w:rPr>
          <w:t>Pittsburgh, Pa</w:t>
        </w:r>
      </w:ins>
    </w:p>
    <w:p w14:paraId="2DE2D7A2" w14:textId="5DF02C28" w:rsidR="004170FA" w:rsidRPr="00F55018" w:rsidDel="003F4D49" w:rsidRDefault="001C6563" w:rsidP="004170FA">
      <w:pPr>
        <w:rPr>
          <w:del w:id="59" w:author="Geri Burgert" w:date="2026-02-01T12:08:00Z" w16du:dateUtc="2026-02-01T17:08:00Z"/>
          <w:vertAlign w:val="superscript"/>
          <w:rPrChange w:id="60" w:author="Geri Burgert" w:date="2026-02-02T17:12:00Z" w16du:dateUtc="2026-02-02T22:12:00Z">
            <w:rPr>
              <w:del w:id="61" w:author="Geri Burgert" w:date="2026-02-01T12:08:00Z" w16du:dateUtc="2026-02-01T17:08:00Z"/>
            </w:rPr>
          </w:rPrChange>
        </w:rPr>
      </w:pPr>
      <w:ins w:id="62" w:author="Geri Burgert" w:date="2026-02-01T12:09:00Z" w16du:dateUtc="2026-02-01T17:09:00Z">
        <w:r w:rsidRPr="00F55018">
          <w:t>&lt;AFN&gt;</w:t>
        </w:r>
      </w:ins>
      <w:del w:id="63" w:author="Geri Burgert" w:date="2026-02-01T12:08:00Z" w16du:dateUtc="2026-02-01T17:08:00Z">
        <w:r w:rsidR="004170FA" w:rsidRPr="00F55018" w:rsidDel="003F4D49">
          <w:rPr>
            <w:vertAlign w:val="superscript"/>
            <w:rPrChange w:id="64" w:author="Geri Burgert" w:date="2026-02-02T17:12:00Z" w16du:dateUtc="2026-02-02T22:12:00Z">
              <w:rPr/>
            </w:rPrChange>
          </w:rPr>
          <w:delText>Affiliations:</w:delText>
        </w:r>
      </w:del>
    </w:p>
    <w:p w14:paraId="727721C3" w14:textId="39C7DD37" w:rsidR="004170FA" w:rsidRPr="00F55018" w:rsidRDefault="00685D53" w:rsidP="004170FA">
      <w:ins w:id="65" w:author="Geri Burgert" w:date="2026-02-01T12:06:00Z" w16du:dateUtc="2026-02-01T17:06:00Z">
        <w:r w:rsidRPr="00F55018">
          <w:rPr>
            <w:vertAlign w:val="superscript"/>
            <w:rPrChange w:id="66" w:author="Geri Burgert" w:date="2026-02-02T17:12:00Z" w16du:dateUtc="2026-02-02T22:12:00Z">
              <w:rPr/>
            </w:rPrChange>
          </w:rPr>
          <w:t>a</w:t>
        </w:r>
      </w:ins>
      <w:del w:id="67" w:author="Geri Burgert" w:date="2026-02-01T12:10:00Z" w16du:dateUtc="2026-02-01T17:10:00Z">
        <w:r w:rsidR="004170FA" w:rsidRPr="00F55018" w:rsidDel="006566F1">
          <w:delText>1</w:delText>
        </w:r>
      </w:del>
      <w:r w:rsidR="004170FA" w:rsidRPr="00F55018">
        <w:t xml:space="preserve">Division of Respirology, Department of Medicine, McMaster University, </w:t>
      </w:r>
      <w:ins w:id="68" w:author="Geri Burgert" w:date="2026-02-01T12:08:00Z" w16du:dateUtc="2026-02-01T17:08:00Z">
        <w:r w:rsidR="003F4D49" w:rsidRPr="00F55018">
          <w:t xml:space="preserve">Hamilton, </w:t>
        </w:r>
      </w:ins>
      <w:r w:rsidR="004170FA" w:rsidRPr="00F55018">
        <w:t>O</w:t>
      </w:r>
      <w:del w:id="69" w:author="Geri Burgert" w:date="2026-02-01T12:08:00Z" w16du:dateUtc="2026-02-01T17:08:00Z">
        <w:r w:rsidR="004170FA" w:rsidRPr="00F55018" w:rsidDel="003F4D49">
          <w:delText>N</w:delText>
        </w:r>
      </w:del>
      <w:ins w:id="70" w:author="Geri Burgert" w:date="2026-02-01T12:08:00Z" w16du:dateUtc="2026-02-01T17:08:00Z">
        <w:r w:rsidR="003F4D49" w:rsidRPr="00F55018">
          <w:t>ntario</w:t>
        </w:r>
      </w:ins>
      <w:r w:rsidR="004170FA" w:rsidRPr="00F55018">
        <w:t>, Canada</w:t>
      </w:r>
    </w:p>
    <w:p w14:paraId="639DC35F" w14:textId="702BCB15" w:rsidR="00685D53" w:rsidRPr="00F55018" w:rsidRDefault="001C6563" w:rsidP="00685D53">
      <w:pPr>
        <w:rPr>
          <w:moveTo w:id="71" w:author="Geri Burgert" w:date="2026-02-01T12:05:00Z" w16du:dateUtc="2026-02-01T17:05:00Z"/>
        </w:rPr>
      </w:pPr>
      <w:ins w:id="72" w:author="Geri Burgert" w:date="2026-02-01T12:09:00Z" w16du:dateUtc="2026-02-01T17:09:00Z">
        <w:r w:rsidRPr="00F55018">
          <w:t>&lt;AFN&gt;</w:t>
        </w:r>
      </w:ins>
      <w:ins w:id="73" w:author="Geri Burgert" w:date="2026-02-01T12:06:00Z" w16du:dateUtc="2026-02-01T17:06:00Z">
        <w:r w:rsidR="00685D53" w:rsidRPr="00F55018">
          <w:rPr>
            <w:vertAlign w:val="superscript"/>
            <w:rPrChange w:id="74" w:author="Geri Burgert" w:date="2026-02-02T17:12:00Z" w16du:dateUtc="2026-02-02T22:12:00Z">
              <w:rPr/>
            </w:rPrChange>
          </w:rPr>
          <w:t>b</w:t>
        </w:r>
      </w:ins>
      <w:moveToRangeStart w:id="75" w:author="Geri Burgert" w:date="2026-02-01T12:05:00Z" w:name="move220839975"/>
      <w:moveTo w:id="76" w:author="Geri Burgert" w:date="2026-02-01T12:05:00Z" w16du:dateUtc="2026-02-01T17:05:00Z">
        <w:del w:id="77" w:author="Geri Burgert" w:date="2026-02-01T12:10:00Z" w16du:dateUtc="2026-02-01T17:10:00Z">
          <w:r w:rsidR="00685D53" w:rsidRPr="00F55018" w:rsidDel="006566F1">
            <w:delText xml:space="preserve">3 </w:delText>
          </w:r>
        </w:del>
        <w:r w:rsidR="00685D53" w:rsidRPr="00F55018">
          <w:t>Department of Radiology, Brigham and Women's Hospital, Harvard Medical School</w:t>
        </w:r>
      </w:moveTo>
      <w:ins w:id="78" w:author="Geri Burgert" w:date="2026-02-01T12:09:00Z" w16du:dateUtc="2026-02-01T17:09:00Z">
        <w:r w:rsidR="003F4D49" w:rsidRPr="00F55018">
          <w:t>, Boston, Mass</w:t>
        </w:r>
      </w:ins>
    </w:p>
    <w:moveToRangeEnd w:id="75"/>
    <w:p w14:paraId="5F5733B8" w14:textId="42564C7F" w:rsidR="004170FA" w:rsidRPr="00F55018" w:rsidRDefault="001C6563" w:rsidP="004170FA">
      <w:pPr>
        <w:rPr>
          <w:ins w:id="79" w:author="Geri Burgert" w:date="2026-02-01T12:10:00Z" w16du:dateUtc="2026-02-01T17:10:00Z"/>
        </w:rPr>
      </w:pPr>
      <w:ins w:id="80" w:author="Geri Burgert" w:date="2026-02-01T12:09:00Z" w16du:dateUtc="2026-02-01T17:09:00Z">
        <w:r w:rsidRPr="00F55018">
          <w:t>&lt;AFN&gt;</w:t>
        </w:r>
      </w:ins>
      <w:ins w:id="81" w:author="Geri Burgert" w:date="2026-02-01T12:06:00Z" w16du:dateUtc="2026-02-01T17:06:00Z">
        <w:r w:rsidR="00685D53" w:rsidRPr="00F55018">
          <w:rPr>
            <w:vertAlign w:val="superscript"/>
            <w:rPrChange w:id="82" w:author="Geri Burgert" w:date="2026-02-02T17:12:00Z" w16du:dateUtc="2026-02-02T22:12:00Z">
              <w:rPr/>
            </w:rPrChange>
          </w:rPr>
          <w:t>c</w:t>
        </w:r>
      </w:ins>
      <w:del w:id="83" w:author="Geri Burgert" w:date="2026-02-01T12:10:00Z" w16du:dateUtc="2026-02-01T17:10:00Z">
        <w:r w:rsidR="004170FA" w:rsidRPr="00F55018" w:rsidDel="006566F1">
          <w:delText xml:space="preserve">2 </w:delText>
        </w:r>
      </w:del>
      <w:r w:rsidR="004170FA" w:rsidRPr="00F55018">
        <w:t>Division of Pulmonary, Allergy, Critical Care</w:t>
      </w:r>
      <w:ins w:id="84" w:author="Geri Burgert" w:date="2026-02-01T12:09:00Z" w16du:dateUtc="2026-02-01T17:09:00Z">
        <w:r w:rsidR="00560B5F" w:rsidRPr="00F55018">
          <w:t>,</w:t>
        </w:r>
      </w:ins>
      <w:r w:rsidR="004170FA" w:rsidRPr="00F55018">
        <w:t xml:space="preserve"> and Sleep Medicine, University of Pittsburgh Medical Center</w:t>
      </w:r>
      <w:ins w:id="85" w:author="Geri Burgert" w:date="2026-02-01T12:09:00Z" w16du:dateUtc="2026-02-01T17:09:00Z">
        <w:r w:rsidR="00560B5F" w:rsidRPr="00F55018">
          <w:t>, Pittsburgh, Pa</w:t>
        </w:r>
      </w:ins>
    </w:p>
    <w:p w14:paraId="06BC75F9" w14:textId="4493491F" w:rsidR="00AE1756" w:rsidRPr="00F55018" w:rsidRDefault="00AE1756" w:rsidP="00AE1756">
      <w:pPr>
        <w:rPr>
          <w:ins w:id="86" w:author="Geri Burgert" w:date="2026-02-01T12:11:00Z" w16du:dateUtc="2026-02-01T17:11:00Z"/>
          <w:rFonts w:eastAsia="Calibri"/>
          <w:bCs w:val="0"/>
          <w:color w:val="auto"/>
          <w:kern w:val="0"/>
          <w14:ligatures w14:val="none"/>
        </w:rPr>
      </w:pPr>
      <w:bookmarkStart w:id="87" w:name="_Hlk63774732"/>
      <w:commentRangeStart w:id="88"/>
      <w:ins w:id="89" w:author="Geri Burgert" w:date="2026-02-01T12:11:00Z" w16du:dateUtc="2026-02-01T17:11:00Z">
        <w:r w:rsidRPr="00F55018">
          <w:rPr>
            <w:rFonts w:eastAsia="Calibri"/>
            <w:bCs w:val="0"/>
            <w:color w:val="auto"/>
            <w:kern w:val="0"/>
            <w14:ligatures w14:val="none"/>
          </w:rPr>
          <w:t xml:space="preserve">&lt;ARTFN&gt;Conflicts of interest: </w:t>
        </w:r>
      </w:ins>
      <w:moveToRangeStart w:id="90" w:author="Geri Burgert" w:date="2026-02-01T16:02:00Z" w:name="move220854149"/>
      <w:del w:id="91" w:author="Geri Burgert" w:date="2026-02-01T16:02:00Z" w16du:dateUtc="2026-02-01T21:02:00Z">
        <w:r w:rsidR="00240548" w:rsidRPr="00F55018" w:rsidDel="00240548">
          <w:rPr>
            <w:rFonts w:eastAsia="Calibri"/>
            <w:bCs w:val="0"/>
            <w:color w:val="auto"/>
            <w:kern w:val="0"/>
            <w14:ligatures w14:val="none"/>
          </w:rPr>
          <w:delText xml:space="preserve">Conflict of interest: AR has no COI to disclose. </w:delText>
        </w:r>
      </w:del>
      <w:r w:rsidR="00240548" w:rsidRPr="00F55018">
        <w:rPr>
          <w:rFonts w:eastAsia="Calibri"/>
          <w:bCs w:val="0"/>
          <w:color w:val="auto"/>
          <w:kern w:val="0"/>
          <w14:ligatures w14:val="none"/>
        </w:rPr>
        <w:t>M</w:t>
      </w:r>
      <w:ins w:id="92" w:author="Geri Burgert" w:date="2026-02-01T16:02:00Z" w16du:dateUtc="2026-02-01T21:02:00Z">
        <w:r w:rsidR="00240548" w:rsidRPr="00F55018">
          <w:rPr>
            <w:rFonts w:eastAsia="Calibri"/>
            <w:bCs w:val="0"/>
            <w:color w:val="auto"/>
            <w:kern w:val="0"/>
            <w14:ligatures w14:val="none"/>
          </w:rPr>
          <w:t>.</w:t>
        </w:r>
      </w:ins>
      <w:r w:rsidR="00240548" w:rsidRPr="00F55018">
        <w:rPr>
          <w:rFonts w:eastAsia="Calibri"/>
          <w:bCs w:val="0"/>
          <w:color w:val="auto"/>
          <w:kern w:val="0"/>
          <w14:ligatures w14:val="none"/>
        </w:rPr>
        <w:t>L</w:t>
      </w:r>
      <w:ins w:id="93" w:author="Geri Burgert" w:date="2026-02-01T16:02:00Z" w16du:dateUtc="2026-02-01T21:02:00Z">
        <w:r w:rsidR="00240548" w:rsidRPr="00F55018">
          <w:rPr>
            <w:rFonts w:eastAsia="Calibri"/>
            <w:bCs w:val="0"/>
            <w:color w:val="auto"/>
            <w:kern w:val="0"/>
            <w14:ligatures w14:val="none"/>
          </w:rPr>
          <w:t xml:space="preserve">. </w:t>
        </w:r>
        <w:r w:rsidR="00240548" w:rsidRPr="00F55018">
          <w:t>Fajt</w:t>
        </w:r>
        <w:r w:rsidR="00240548" w:rsidRPr="00F55018">
          <w:rPr>
            <w:rFonts w:eastAsia="Calibri"/>
            <w:bCs w:val="0"/>
            <w:color w:val="auto"/>
            <w:kern w:val="0"/>
            <w14:ligatures w14:val="none"/>
          </w:rPr>
          <w:t xml:space="preserve"> </w:t>
        </w:r>
      </w:ins>
      <w:del w:id="94" w:author="Geri Burgert" w:date="2026-02-01T16:02:00Z" w16du:dateUtc="2026-02-01T21:02:00Z">
        <w:r w:rsidR="00240548" w:rsidRPr="00F55018" w:rsidDel="00240548">
          <w:rPr>
            <w:rFonts w:eastAsia="Calibri"/>
            <w:bCs w:val="0"/>
            <w:color w:val="auto"/>
            <w:kern w:val="0"/>
            <w14:ligatures w14:val="none"/>
          </w:rPr>
          <w:delText xml:space="preserve">F </w:delText>
        </w:r>
      </w:del>
      <w:r w:rsidR="00240548" w:rsidRPr="00F55018">
        <w:rPr>
          <w:rFonts w:eastAsia="Calibri"/>
          <w:bCs w:val="0"/>
          <w:color w:val="auto"/>
          <w:kern w:val="0"/>
          <w14:ligatures w14:val="none"/>
        </w:rPr>
        <w:t xml:space="preserve">reports serving on the </w:t>
      </w:r>
      <w:ins w:id="95" w:author="Geri Burgert" w:date="2026-02-01T16:02:00Z" w16du:dateUtc="2026-02-01T21:02:00Z">
        <w:r w:rsidR="00240548" w:rsidRPr="00F55018">
          <w:rPr>
            <w:rFonts w:eastAsia="Calibri"/>
            <w:bCs w:val="0"/>
            <w:color w:val="auto"/>
            <w:kern w:val="0"/>
            <w14:ligatures w14:val="none"/>
          </w:rPr>
          <w:t>e</w:t>
        </w:r>
      </w:ins>
      <w:del w:id="96" w:author="Geri Burgert" w:date="2026-02-01T16:02:00Z" w16du:dateUtc="2026-02-01T21:02:00Z">
        <w:r w:rsidR="00240548" w:rsidRPr="00F55018" w:rsidDel="00240548">
          <w:rPr>
            <w:rFonts w:eastAsia="Calibri"/>
            <w:bCs w:val="0"/>
            <w:color w:val="auto"/>
            <w:kern w:val="0"/>
            <w14:ligatures w14:val="none"/>
          </w:rPr>
          <w:delText>E</w:delText>
        </w:r>
      </w:del>
      <w:r w:rsidR="00240548" w:rsidRPr="00F55018">
        <w:rPr>
          <w:rFonts w:eastAsia="Calibri"/>
          <w:bCs w:val="0"/>
          <w:color w:val="auto"/>
          <w:kern w:val="0"/>
          <w14:ligatures w14:val="none"/>
        </w:rPr>
        <w:t xml:space="preserve">ditorial </w:t>
      </w:r>
      <w:ins w:id="97" w:author="Geri Burgert" w:date="2026-02-01T16:02:00Z" w16du:dateUtc="2026-02-01T21:02:00Z">
        <w:r w:rsidR="00240548" w:rsidRPr="00F55018">
          <w:rPr>
            <w:rFonts w:eastAsia="Calibri"/>
            <w:bCs w:val="0"/>
            <w:color w:val="auto"/>
            <w:kern w:val="0"/>
            <w14:ligatures w14:val="none"/>
          </w:rPr>
          <w:t>b</w:t>
        </w:r>
      </w:ins>
      <w:del w:id="98" w:author="Geri Burgert" w:date="2026-02-01T16:02:00Z" w16du:dateUtc="2026-02-01T21:02:00Z">
        <w:r w:rsidR="00240548" w:rsidRPr="00F55018" w:rsidDel="00240548">
          <w:rPr>
            <w:rFonts w:eastAsia="Calibri"/>
            <w:bCs w:val="0"/>
            <w:color w:val="auto"/>
            <w:kern w:val="0"/>
            <w14:ligatures w14:val="none"/>
          </w:rPr>
          <w:delText>B</w:delText>
        </w:r>
      </w:del>
      <w:r w:rsidR="00240548" w:rsidRPr="00F55018">
        <w:rPr>
          <w:rFonts w:eastAsia="Calibri"/>
          <w:bCs w:val="0"/>
          <w:color w:val="auto"/>
          <w:kern w:val="0"/>
          <w14:ligatures w14:val="none"/>
        </w:rPr>
        <w:t xml:space="preserve">oard for </w:t>
      </w:r>
      <w:r w:rsidR="00240548" w:rsidRPr="00F55018">
        <w:rPr>
          <w:rFonts w:eastAsia="Calibri"/>
          <w:bCs w:val="0"/>
          <w:i/>
          <w:iCs/>
          <w:color w:val="auto"/>
          <w:kern w:val="0"/>
          <w14:ligatures w14:val="none"/>
          <w:rPrChange w:id="99" w:author="Geri Burgert" w:date="2026-02-02T17:12:00Z" w16du:dateUtc="2026-02-02T22:12:00Z">
            <w:rPr>
              <w:rFonts w:eastAsia="Calibri"/>
              <w:bCs w:val="0"/>
              <w:color w:val="auto"/>
              <w:kern w:val="0"/>
              <w14:ligatures w14:val="none"/>
            </w:rPr>
          </w:rPrChange>
        </w:rPr>
        <w:t>CHEST</w:t>
      </w:r>
      <w:r w:rsidR="00240548" w:rsidRPr="00F55018">
        <w:rPr>
          <w:rFonts w:eastAsia="Calibri"/>
          <w:bCs w:val="0"/>
          <w:color w:val="auto"/>
          <w:kern w:val="0"/>
          <w14:ligatures w14:val="none"/>
        </w:rPr>
        <w:t>. M</w:t>
      </w:r>
      <w:ins w:id="100" w:author="Geri Burgert" w:date="2026-02-01T16:02:00Z" w16du:dateUtc="2026-02-01T21:02:00Z">
        <w:r w:rsidR="00322639" w:rsidRPr="00F55018">
          <w:rPr>
            <w:rFonts w:eastAsia="Calibri"/>
            <w:bCs w:val="0"/>
            <w:color w:val="auto"/>
            <w:kern w:val="0"/>
            <w14:ligatures w14:val="none"/>
          </w:rPr>
          <w:t xml:space="preserve">. </w:t>
        </w:r>
        <w:r w:rsidR="00322639" w:rsidRPr="00F55018">
          <w:t>Hammer</w:t>
        </w:r>
        <w:r w:rsidR="00322639" w:rsidRPr="00F55018">
          <w:rPr>
            <w:rFonts w:eastAsia="Calibri"/>
            <w:bCs w:val="0"/>
            <w:color w:val="auto"/>
            <w:kern w:val="0"/>
            <w14:ligatures w14:val="none"/>
          </w:rPr>
          <w:t xml:space="preserve"> </w:t>
        </w:r>
      </w:ins>
      <w:del w:id="101" w:author="Geri Burgert" w:date="2026-02-01T16:02:00Z" w16du:dateUtc="2026-02-01T21:02:00Z">
        <w:r w:rsidR="00240548" w:rsidRPr="00F55018" w:rsidDel="00322639">
          <w:rPr>
            <w:rFonts w:eastAsia="Calibri"/>
            <w:bCs w:val="0"/>
            <w:color w:val="auto"/>
            <w:kern w:val="0"/>
            <w14:ligatures w14:val="none"/>
          </w:rPr>
          <w:delText xml:space="preserve">H </w:delText>
        </w:r>
      </w:del>
      <w:r w:rsidR="00240548" w:rsidRPr="00F55018">
        <w:rPr>
          <w:rFonts w:eastAsia="Calibri"/>
          <w:bCs w:val="0"/>
          <w:color w:val="auto"/>
          <w:kern w:val="0"/>
          <w14:ligatures w14:val="none"/>
        </w:rPr>
        <w:t xml:space="preserve">reports </w:t>
      </w:r>
      <w:ins w:id="102" w:author="Geri Burgert" w:date="2026-02-01T16:03:00Z" w16du:dateUtc="2026-02-01T21:03:00Z">
        <w:r w:rsidR="00322639" w:rsidRPr="00F55018">
          <w:rPr>
            <w:rFonts w:eastAsia="Calibri"/>
            <w:bCs w:val="0"/>
            <w:color w:val="auto"/>
            <w:kern w:val="0"/>
            <w14:ligatures w14:val="none"/>
          </w:rPr>
          <w:t xml:space="preserve">a </w:t>
        </w:r>
      </w:ins>
      <w:r w:rsidR="00240548" w:rsidRPr="00F55018">
        <w:rPr>
          <w:rFonts w:eastAsia="Calibri"/>
          <w:bCs w:val="0"/>
          <w:color w:val="auto"/>
          <w:kern w:val="0"/>
          <w14:ligatures w14:val="none"/>
        </w:rPr>
        <w:t xml:space="preserve">research grant from </w:t>
      </w:r>
      <w:ins w:id="103" w:author="Geri Burgert" w:date="2026-02-01T16:03:00Z" w16du:dateUtc="2026-02-01T21:03:00Z">
        <w:r w:rsidR="00322639" w:rsidRPr="00F55018">
          <w:rPr>
            <w:rFonts w:eastAsia="Calibri"/>
            <w:bCs w:val="0"/>
            <w:color w:val="auto"/>
            <w:kern w:val="0"/>
            <w14:ligatures w14:val="none"/>
          </w:rPr>
          <w:t>the National Institutes of Health/National Cancer Institute</w:t>
        </w:r>
      </w:ins>
      <w:del w:id="104" w:author="Geri Burgert" w:date="2026-02-01T16:03:00Z" w16du:dateUtc="2026-02-01T21:03:00Z">
        <w:r w:rsidR="00240548" w:rsidRPr="00F55018" w:rsidDel="00322639">
          <w:rPr>
            <w:rFonts w:eastAsia="Calibri"/>
            <w:bCs w:val="0"/>
            <w:color w:val="auto"/>
            <w:kern w:val="0"/>
            <w14:ligatures w14:val="none"/>
          </w:rPr>
          <w:delText>NIH/NCI</w:delText>
        </w:r>
      </w:del>
      <w:r w:rsidR="00240548" w:rsidRPr="00F55018">
        <w:rPr>
          <w:rFonts w:eastAsia="Calibri"/>
          <w:bCs w:val="0"/>
          <w:color w:val="auto"/>
          <w:kern w:val="0"/>
          <w14:ligatures w14:val="none"/>
        </w:rPr>
        <w:t xml:space="preserve"> (not directly related to this work), as well as serving as </w:t>
      </w:r>
      <w:ins w:id="105" w:author="Geri Burgert" w:date="2026-02-01T16:03:00Z" w16du:dateUtc="2026-02-01T21:03:00Z">
        <w:r w:rsidR="00322639" w:rsidRPr="00F55018">
          <w:rPr>
            <w:rFonts w:eastAsia="Calibri"/>
            <w:bCs w:val="0"/>
            <w:color w:val="auto"/>
            <w:kern w:val="0"/>
            <w14:ligatures w14:val="none"/>
          </w:rPr>
          <w:t>d</w:t>
        </w:r>
      </w:ins>
      <w:del w:id="106" w:author="Geri Burgert" w:date="2026-02-01T16:03:00Z" w16du:dateUtc="2026-02-01T21:03:00Z">
        <w:r w:rsidR="00240548" w:rsidRPr="00F55018" w:rsidDel="00322639">
          <w:rPr>
            <w:rFonts w:eastAsia="Calibri"/>
            <w:bCs w:val="0"/>
            <w:color w:val="auto"/>
            <w:kern w:val="0"/>
            <w14:ligatures w14:val="none"/>
          </w:rPr>
          <w:delText>D</w:delText>
        </w:r>
      </w:del>
      <w:r w:rsidR="00240548" w:rsidRPr="00F55018">
        <w:rPr>
          <w:rFonts w:eastAsia="Calibri"/>
          <w:bCs w:val="0"/>
          <w:color w:val="auto"/>
          <w:kern w:val="0"/>
          <w14:ligatures w14:val="none"/>
        </w:rPr>
        <w:t xml:space="preserve">eputy </w:t>
      </w:r>
      <w:ins w:id="107" w:author="Geri Burgert" w:date="2026-02-01T16:03:00Z" w16du:dateUtc="2026-02-01T21:03:00Z">
        <w:r w:rsidR="00322639" w:rsidRPr="00F55018">
          <w:rPr>
            <w:rFonts w:eastAsia="Calibri"/>
            <w:bCs w:val="0"/>
            <w:color w:val="auto"/>
            <w:kern w:val="0"/>
            <w14:ligatures w14:val="none"/>
          </w:rPr>
          <w:t>e</w:t>
        </w:r>
      </w:ins>
      <w:del w:id="108" w:author="Geri Burgert" w:date="2026-02-01T16:03:00Z" w16du:dateUtc="2026-02-01T21:03:00Z">
        <w:r w:rsidR="00240548" w:rsidRPr="00F55018" w:rsidDel="00322639">
          <w:rPr>
            <w:rFonts w:eastAsia="Calibri"/>
            <w:bCs w:val="0"/>
            <w:color w:val="auto"/>
            <w:kern w:val="0"/>
            <w14:ligatures w14:val="none"/>
          </w:rPr>
          <w:delText>E</w:delText>
        </w:r>
      </w:del>
      <w:r w:rsidR="00240548" w:rsidRPr="00F55018">
        <w:rPr>
          <w:rFonts w:eastAsia="Calibri"/>
          <w:bCs w:val="0"/>
          <w:color w:val="auto"/>
          <w:kern w:val="0"/>
          <w14:ligatures w14:val="none"/>
        </w:rPr>
        <w:t xml:space="preserve">ditor for </w:t>
      </w:r>
      <w:r w:rsidR="00240548" w:rsidRPr="00F55018">
        <w:rPr>
          <w:rFonts w:eastAsia="Calibri"/>
          <w:bCs w:val="0"/>
          <w:i/>
          <w:iCs/>
          <w:color w:val="auto"/>
          <w:kern w:val="0"/>
          <w14:ligatures w14:val="none"/>
          <w:rPrChange w:id="109" w:author="Geri Burgert" w:date="2026-02-02T17:12:00Z" w16du:dateUtc="2026-02-02T22:12:00Z">
            <w:rPr>
              <w:rFonts w:eastAsia="Calibri"/>
              <w:bCs w:val="0"/>
              <w:color w:val="auto"/>
              <w:kern w:val="0"/>
              <w14:ligatures w14:val="none"/>
            </w:rPr>
          </w:rPrChange>
        </w:rPr>
        <w:t>RadioGraphics</w:t>
      </w:r>
      <w:r w:rsidR="00240548" w:rsidRPr="00F55018">
        <w:rPr>
          <w:rFonts w:eastAsia="Calibri"/>
          <w:bCs w:val="0"/>
          <w:color w:val="auto"/>
          <w:kern w:val="0"/>
          <w14:ligatures w14:val="none"/>
        </w:rPr>
        <w:t>. M</w:t>
      </w:r>
      <w:ins w:id="110" w:author="Geri Burgert" w:date="2026-02-01T16:03:00Z" w16du:dateUtc="2026-02-01T21:03:00Z">
        <w:r w:rsidR="00322639" w:rsidRPr="00F55018">
          <w:rPr>
            <w:rFonts w:eastAsia="Calibri"/>
            <w:bCs w:val="0"/>
            <w:color w:val="auto"/>
            <w:kern w:val="0"/>
            <w14:ligatures w14:val="none"/>
          </w:rPr>
          <w:t xml:space="preserve">. </w:t>
        </w:r>
        <w:r w:rsidR="00322639" w:rsidRPr="00F55018">
          <w:t>Mukherjee</w:t>
        </w:r>
        <w:r w:rsidR="00322639" w:rsidRPr="00F55018">
          <w:rPr>
            <w:rFonts w:eastAsia="Calibri"/>
            <w:bCs w:val="0"/>
            <w:color w:val="auto"/>
            <w:kern w:val="0"/>
            <w14:ligatures w14:val="none"/>
          </w:rPr>
          <w:t xml:space="preserve"> </w:t>
        </w:r>
      </w:ins>
      <w:del w:id="111" w:author="Geri Burgert" w:date="2026-02-01T16:03:00Z" w16du:dateUtc="2026-02-01T21:03:00Z">
        <w:r w:rsidR="00240548" w:rsidRPr="00F55018" w:rsidDel="00322639">
          <w:rPr>
            <w:rFonts w:eastAsia="Calibri"/>
            <w:bCs w:val="0"/>
            <w:color w:val="auto"/>
            <w:kern w:val="0"/>
            <w14:ligatures w14:val="none"/>
          </w:rPr>
          <w:delText xml:space="preserve">M </w:delText>
        </w:r>
      </w:del>
      <w:r w:rsidR="00240548" w:rsidRPr="00F55018">
        <w:rPr>
          <w:rFonts w:eastAsia="Calibri"/>
          <w:bCs w:val="0"/>
          <w:color w:val="auto"/>
          <w:kern w:val="0"/>
          <w14:ligatures w14:val="none"/>
        </w:rPr>
        <w:t xml:space="preserve">reports research grants from </w:t>
      </w:r>
      <w:ins w:id="112" w:author="Geri Burgert" w:date="2026-02-01T16:03:00Z" w16du:dateUtc="2026-02-01T21:03:00Z">
        <w:r w:rsidR="00322639" w:rsidRPr="00F55018">
          <w:rPr>
            <w:rFonts w:eastAsia="Calibri"/>
            <w:bCs w:val="0"/>
            <w:color w:val="auto"/>
            <w:kern w:val="0"/>
            <w14:ligatures w14:val="none"/>
          </w:rPr>
          <w:t xml:space="preserve">the </w:t>
        </w:r>
      </w:ins>
      <w:r w:rsidR="00240548" w:rsidRPr="00F55018">
        <w:rPr>
          <w:rFonts w:eastAsia="Calibri"/>
          <w:bCs w:val="0"/>
          <w:color w:val="auto"/>
          <w:kern w:val="0"/>
          <w14:ligatures w14:val="none"/>
        </w:rPr>
        <w:t xml:space="preserve">Canadian Institutes of Health Research, </w:t>
      </w:r>
      <w:ins w:id="113" w:author="Geri Burgert" w:date="2026-02-01T16:03:00Z" w16du:dateUtc="2026-02-01T21:03:00Z">
        <w:r w:rsidR="00322639" w:rsidRPr="00F55018">
          <w:rPr>
            <w:rFonts w:eastAsia="Calibri"/>
            <w:bCs w:val="0"/>
            <w:color w:val="auto"/>
            <w:kern w:val="0"/>
            <w14:ligatures w14:val="none"/>
          </w:rPr>
          <w:t xml:space="preserve">the </w:t>
        </w:r>
      </w:ins>
      <w:r w:rsidR="00240548" w:rsidRPr="00F55018">
        <w:rPr>
          <w:rFonts w:eastAsia="Calibri"/>
          <w:bCs w:val="0"/>
          <w:color w:val="auto"/>
          <w:kern w:val="0"/>
          <w14:ligatures w14:val="none"/>
        </w:rPr>
        <w:t>Canadian Asthma</w:t>
      </w:r>
      <w:ins w:id="114" w:author="Geri Burgert" w:date="2026-02-01T16:04:00Z" w16du:dateUtc="2026-02-01T21:04:00Z">
        <w:r w:rsidR="00322639" w:rsidRPr="00F55018">
          <w:rPr>
            <w:rFonts w:eastAsia="Calibri"/>
            <w:bCs w:val="0"/>
            <w:color w:val="auto"/>
            <w:kern w:val="0"/>
            <w14:ligatures w14:val="none"/>
          </w:rPr>
          <w:t>,</w:t>
        </w:r>
      </w:ins>
      <w:r w:rsidR="00240548" w:rsidRPr="00F55018">
        <w:rPr>
          <w:rFonts w:eastAsia="Calibri"/>
          <w:bCs w:val="0"/>
          <w:color w:val="auto"/>
          <w:kern w:val="0"/>
          <w14:ligatures w14:val="none"/>
        </w:rPr>
        <w:t xml:space="preserve"> Allergy</w:t>
      </w:r>
      <w:ins w:id="115" w:author="Geri Burgert" w:date="2026-02-01T16:04:00Z" w16du:dateUtc="2026-02-01T21:04:00Z">
        <w:r w:rsidR="00322639" w:rsidRPr="00F55018">
          <w:rPr>
            <w:rFonts w:eastAsia="Calibri"/>
            <w:bCs w:val="0"/>
            <w:color w:val="auto"/>
            <w:kern w:val="0"/>
            <w14:ligatures w14:val="none"/>
          </w:rPr>
          <w:t>,</w:t>
        </w:r>
      </w:ins>
      <w:r w:rsidR="00240548" w:rsidRPr="00F55018">
        <w:rPr>
          <w:rFonts w:eastAsia="Calibri"/>
          <w:bCs w:val="0"/>
          <w:color w:val="auto"/>
          <w:kern w:val="0"/>
          <w14:ligatures w14:val="none"/>
        </w:rPr>
        <w:t xml:space="preserve"> and Immunology Foundation, AstraZeneca, Sanofi, Methapharm Specialty Pharmaceuticals</w:t>
      </w:r>
      <w:ins w:id="116" w:author="Geri Burgert" w:date="2026-02-01T16:04:00Z" w16du:dateUtc="2026-02-01T21:04:00Z">
        <w:r w:rsidR="00322639" w:rsidRPr="00F55018">
          <w:rPr>
            <w:rFonts w:eastAsia="Calibri"/>
            <w:bCs w:val="0"/>
            <w:color w:val="auto"/>
            <w:kern w:val="0"/>
            <w14:ligatures w14:val="none"/>
          </w:rPr>
          <w:t>,</w:t>
        </w:r>
      </w:ins>
      <w:r w:rsidR="00240548" w:rsidRPr="00F55018">
        <w:rPr>
          <w:rFonts w:eastAsia="Calibri"/>
          <w:bCs w:val="0"/>
          <w:color w:val="auto"/>
          <w:kern w:val="0"/>
          <w14:ligatures w14:val="none"/>
        </w:rPr>
        <w:t xml:space="preserve"> and </w:t>
      </w:r>
      <w:r w:rsidR="00240548" w:rsidRPr="00F55018">
        <w:rPr>
          <w:rFonts w:eastAsia="Calibri"/>
          <w:bCs w:val="0"/>
          <w:color w:val="auto"/>
          <w:kern w:val="0"/>
          <w14:ligatures w14:val="none"/>
        </w:rPr>
        <w:lastRenderedPageBreak/>
        <w:t>Mirimus</w:t>
      </w:r>
      <w:ins w:id="117" w:author="Geri Burgert" w:date="2026-02-01T16:04:00Z" w16du:dateUtc="2026-02-01T21:04:00Z">
        <w:r w:rsidR="00322639" w:rsidRPr="00F55018">
          <w:rPr>
            <w:rFonts w:eastAsia="Calibri"/>
            <w:bCs w:val="0"/>
            <w:color w:val="auto"/>
            <w:kern w:val="0"/>
            <w14:ligatures w14:val="none"/>
          </w:rPr>
          <w:t>;</w:t>
        </w:r>
      </w:ins>
      <w:del w:id="118" w:author="Geri Burgert" w:date="2026-02-01T16:04:00Z" w16du:dateUtc="2026-02-01T21:04:00Z">
        <w:r w:rsidR="00240548" w:rsidRPr="00F55018" w:rsidDel="00322639">
          <w:rPr>
            <w:rFonts w:eastAsia="Calibri"/>
            <w:bCs w:val="0"/>
            <w:color w:val="auto"/>
            <w:kern w:val="0"/>
            <w14:ligatures w14:val="none"/>
          </w:rPr>
          <w:delText>,</w:delText>
        </w:r>
      </w:del>
      <w:r w:rsidR="00240548" w:rsidRPr="00F55018">
        <w:rPr>
          <w:rFonts w:eastAsia="Calibri"/>
          <w:bCs w:val="0"/>
          <w:color w:val="auto"/>
          <w:kern w:val="0"/>
          <w14:ligatures w14:val="none"/>
        </w:rPr>
        <w:t xml:space="preserve"> and speaker engagement and consulting fees from AstraZeneca, Sanofi, Respiplus, GSK, AbbVie, JN Nova</w:t>
      </w:r>
      <w:ins w:id="119" w:author="Geri Burgert" w:date="2026-02-01T16:04:00Z" w16du:dateUtc="2026-02-01T21:04:00Z">
        <w:r w:rsidR="00322639" w:rsidRPr="00F55018">
          <w:rPr>
            <w:rFonts w:eastAsia="Calibri"/>
            <w:bCs w:val="0"/>
            <w:color w:val="auto"/>
            <w:kern w:val="0"/>
            <w14:ligatures w14:val="none"/>
          </w:rPr>
          <w:t>,</w:t>
        </w:r>
      </w:ins>
      <w:r w:rsidR="00240548" w:rsidRPr="00F55018">
        <w:rPr>
          <w:rFonts w:eastAsia="Calibri"/>
          <w:bCs w:val="0"/>
          <w:color w:val="auto"/>
          <w:kern w:val="0"/>
          <w14:ligatures w14:val="none"/>
        </w:rPr>
        <w:t xml:space="preserve"> and Mirimus, outside </w:t>
      </w:r>
      <w:del w:id="120" w:author="Geri Burgert" w:date="2026-02-01T16:04:00Z" w16du:dateUtc="2026-02-01T21:04:00Z">
        <w:r w:rsidR="00240548" w:rsidRPr="00F55018" w:rsidDel="00322639">
          <w:rPr>
            <w:rFonts w:eastAsia="Calibri"/>
            <w:bCs w:val="0"/>
            <w:color w:val="auto"/>
            <w:kern w:val="0"/>
            <w14:ligatures w14:val="none"/>
          </w:rPr>
          <w:delText xml:space="preserve">of </w:delText>
        </w:r>
      </w:del>
      <w:r w:rsidR="00240548" w:rsidRPr="00F55018">
        <w:rPr>
          <w:rFonts w:eastAsia="Calibri"/>
          <w:bCs w:val="0"/>
          <w:color w:val="auto"/>
          <w:kern w:val="0"/>
          <w14:ligatures w14:val="none"/>
        </w:rPr>
        <w:t>the submitted work</w:t>
      </w:r>
      <w:del w:id="121" w:author="Geri Burgert" w:date="2026-02-01T16:04:00Z" w16du:dateUtc="2026-02-01T21:04:00Z">
        <w:r w:rsidR="00240548" w:rsidRPr="00F55018" w:rsidDel="00322639">
          <w:rPr>
            <w:rFonts w:eastAsia="Calibri"/>
            <w:bCs w:val="0"/>
            <w:color w:val="auto"/>
            <w:kern w:val="0"/>
            <w14:ligatures w14:val="none"/>
          </w:rPr>
          <w:delText>.</w:delText>
        </w:r>
      </w:del>
      <w:moveToRangeEnd w:id="90"/>
      <w:ins w:id="122" w:author="Geri Burgert" w:date="2026-02-01T12:11:00Z" w16du:dateUtc="2026-02-01T17:11:00Z">
        <w:r w:rsidRPr="00F55018">
          <w:rPr>
            <w:rFonts w:eastAsia="Calibri"/>
            <w:bCs w:val="0"/>
            <w:color w:val="auto"/>
            <w:kern w:val="0"/>
            <w14:ligatures w14:val="none"/>
          </w:rPr>
          <w:t>.</w:t>
        </w:r>
      </w:ins>
      <w:ins w:id="123" w:author="Geri Burgert" w:date="2026-02-01T16:04:00Z" w16du:dateUtc="2026-02-01T21:04:00Z">
        <w:r w:rsidR="00322639" w:rsidRPr="00F55018">
          <w:rPr>
            <w:rFonts w:eastAsia="Calibri"/>
            <w:bCs w:val="0"/>
            <w:color w:val="auto"/>
            <w:kern w:val="0"/>
            <w14:ligatures w14:val="none"/>
          </w:rPr>
          <w:t xml:space="preserve"> </w:t>
        </w:r>
        <w:r w:rsidR="00322639" w:rsidRPr="00F55018">
          <w:t xml:space="preserve"> </w:t>
        </w:r>
        <w:r w:rsidR="00322639" w:rsidRPr="00F55018">
          <w:rPr>
            <w:rFonts w:eastAsia="Calibri"/>
            <w:bCs w:val="0"/>
            <w:color w:val="auto"/>
            <w:kern w:val="0"/>
            <w14:ligatures w14:val="none"/>
          </w:rPr>
          <w:t>The other author declare</w:t>
        </w:r>
      </w:ins>
      <w:ins w:id="124" w:author="Geri Burgert" w:date="2026-02-01T16:05:00Z" w16du:dateUtc="2026-02-01T21:05:00Z">
        <w:r w:rsidR="00322639" w:rsidRPr="00F55018">
          <w:rPr>
            <w:rFonts w:eastAsia="Calibri"/>
            <w:bCs w:val="0"/>
            <w:color w:val="auto"/>
            <w:kern w:val="0"/>
            <w14:ligatures w14:val="none"/>
          </w:rPr>
          <w:t>s</w:t>
        </w:r>
      </w:ins>
      <w:ins w:id="125" w:author="Geri Burgert" w:date="2026-02-01T16:04:00Z" w16du:dateUtc="2026-02-01T21:04:00Z">
        <w:r w:rsidR="00322639" w:rsidRPr="00F55018">
          <w:rPr>
            <w:rFonts w:eastAsia="Calibri"/>
            <w:bCs w:val="0"/>
            <w:color w:val="auto"/>
            <w:kern w:val="0"/>
            <w14:ligatures w14:val="none"/>
          </w:rPr>
          <w:t xml:space="preserve"> no relevant conflicts of interest.</w:t>
        </w:r>
      </w:ins>
      <w:commentRangeEnd w:id="88"/>
      <w:ins w:id="126" w:author="Geri Burgert" w:date="2026-02-01T16:05:00Z" w16du:dateUtc="2026-02-01T21:05:00Z">
        <w:r w:rsidR="00B50C4B" w:rsidRPr="00F55018">
          <w:rPr>
            <w:rStyle w:val="CommentReference"/>
            <w:sz w:val="24"/>
            <w:szCs w:val="24"/>
            <w:rPrChange w:id="127" w:author="Geri Burgert" w:date="2026-02-02T17:12:00Z" w16du:dateUtc="2026-02-02T22:12:00Z">
              <w:rPr>
                <w:rStyle w:val="CommentReference"/>
              </w:rPr>
            </w:rPrChange>
          </w:rPr>
          <w:commentReference w:id="88"/>
        </w:r>
      </w:ins>
    </w:p>
    <w:bookmarkEnd w:id="87"/>
    <w:p w14:paraId="5B7C9309" w14:textId="7198BF0C" w:rsidR="005F30DE" w:rsidRPr="00F55018" w:rsidRDefault="00E765AB" w:rsidP="004170FA">
      <w:pPr>
        <w:rPr>
          <w:ins w:id="128" w:author="Geri Burgert" w:date="2026-02-01T12:11:00Z" w16du:dateUtc="2026-02-01T17:11:00Z"/>
        </w:rPr>
      </w:pPr>
      <w:ins w:id="129" w:author="Geri Burgert" w:date="2026-02-01T12:11:00Z" w16du:dateUtc="2026-02-01T17:11:00Z">
        <w:r w:rsidRPr="00F55018">
          <w:t>Received for publication December 19, 2025; revised and accepted January 23, 2026.</w:t>
        </w:r>
      </w:ins>
    </w:p>
    <w:p w14:paraId="77378CFC" w14:textId="6A6144DC" w:rsidR="00E765AB" w:rsidRPr="00F55018" w:rsidDel="00391E46" w:rsidRDefault="00E765AB" w:rsidP="004170FA">
      <w:pPr>
        <w:rPr>
          <w:del w:id="130" w:author="Geri Burgert" w:date="2026-02-01T12:11:00Z" w16du:dateUtc="2026-02-01T17:11:00Z"/>
        </w:rPr>
      </w:pPr>
      <w:ins w:id="131" w:author="Geri Burgert" w:date="2026-02-01T12:11:00Z" w16du:dateUtc="2026-02-01T17:11:00Z">
        <w:r w:rsidRPr="00F55018">
          <w:t>&lt;COR&gt;</w:t>
        </w:r>
        <w:r w:rsidR="007B1117" w:rsidRPr="00F55018">
          <w:t xml:space="preserve">Corresponding author: </w:t>
        </w:r>
      </w:ins>
    </w:p>
    <w:p w14:paraId="2F67F9AE" w14:textId="70CBFDEF" w:rsidR="004170FA" w:rsidRPr="00F55018" w:rsidDel="00685D53" w:rsidRDefault="004170FA" w:rsidP="004170FA">
      <w:pPr>
        <w:rPr>
          <w:moveFrom w:id="132" w:author="Geri Burgert" w:date="2026-02-01T12:05:00Z" w16du:dateUtc="2026-02-01T17:05:00Z"/>
        </w:rPr>
      </w:pPr>
      <w:moveFromRangeStart w:id="133" w:author="Geri Burgert" w:date="2026-02-01T12:05:00Z" w:name="move220839975"/>
      <w:moveFrom w:id="134" w:author="Geri Burgert" w:date="2026-02-01T12:05:00Z" w16du:dateUtc="2026-02-01T17:05:00Z">
        <w:r w:rsidRPr="00F55018" w:rsidDel="00685D53">
          <w:t>3 Department of Radiology, Brigham and Women's Hospital, Harvard Medical School</w:t>
        </w:r>
      </w:moveFrom>
    </w:p>
    <w:moveFromRangeEnd w:id="133"/>
    <w:p w14:paraId="42E247E6" w14:textId="11150683" w:rsidR="004170FA" w:rsidRPr="00F55018" w:rsidDel="00391E46" w:rsidRDefault="004170FA" w:rsidP="004170FA">
      <w:pPr>
        <w:rPr>
          <w:del w:id="135" w:author="Geri Burgert" w:date="2026-02-01T12:11:00Z" w16du:dateUtc="2026-02-01T17:11:00Z"/>
        </w:rPr>
      </w:pPr>
    </w:p>
    <w:p w14:paraId="7DED2B87" w14:textId="38202AC2" w:rsidR="004170FA" w:rsidRPr="00F55018" w:rsidDel="00391E46" w:rsidRDefault="004170FA" w:rsidP="004170FA">
      <w:pPr>
        <w:rPr>
          <w:del w:id="136" w:author="Geri Burgert" w:date="2026-02-01T12:11:00Z" w16du:dateUtc="2026-02-01T17:11:00Z"/>
        </w:rPr>
      </w:pPr>
    </w:p>
    <w:p w14:paraId="0EABC63E" w14:textId="6D6308EE" w:rsidR="004170FA" w:rsidRPr="00F55018" w:rsidDel="00391E46" w:rsidRDefault="004170FA" w:rsidP="004170FA">
      <w:pPr>
        <w:rPr>
          <w:del w:id="137" w:author="Geri Burgert" w:date="2026-02-01T12:11:00Z" w16du:dateUtc="2026-02-01T17:11:00Z"/>
        </w:rPr>
      </w:pPr>
      <w:del w:id="138" w:author="Geri Burgert" w:date="2026-02-01T12:11:00Z" w16du:dateUtc="2026-02-01T17:11:00Z">
        <w:r w:rsidRPr="00F55018" w:rsidDel="00391E46">
          <w:delText>Corresponding author:</w:delText>
        </w:r>
      </w:del>
    </w:p>
    <w:p w14:paraId="6EE0F716" w14:textId="09D64725" w:rsidR="004170FA" w:rsidRPr="00F55018" w:rsidDel="00391E46" w:rsidRDefault="004170FA" w:rsidP="004170FA">
      <w:pPr>
        <w:rPr>
          <w:del w:id="139" w:author="Geri Burgert" w:date="2026-02-01T12:11:00Z" w16du:dateUtc="2026-02-01T17:11:00Z"/>
        </w:rPr>
      </w:pPr>
      <w:r w:rsidRPr="00F55018">
        <w:t>Manali Mukherjee, MSc, PhD</w:t>
      </w:r>
      <w:ins w:id="140" w:author="Geri Burgert" w:date="2026-02-01T12:11:00Z" w16du:dateUtc="2026-02-01T17:11:00Z">
        <w:r w:rsidR="00391E46" w:rsidRPr="00F55018">
          <w:t xml:space="preserve">, </w:t>
        </w:r>
      </w:ins>
      <w:del w:id="141" w:author="Geri Burgert" w:date="2026-02-01T12:11:00Z" w16du:dateUtc="2026-02-01T17:11:00Z">
        <w:r w:rsidRPr="00F55018" w:rsidDel="00391E46">
          <w:delText xml:space="preserve"> </w:delText>
        </w:r>
      </w:del>
    </w:p>
    <w:p w14:paraId="4773FA88" w14:textId="5EAD0BF1" w:rsidR="004170FA" w:rsidRPr="00F55018" w:rsidDel="00391E46" w:rsidRDefault="004170FA" w:rsidP="004170FA">
      <w:pPr>
        <w:rPr>
          <w:del w:id="142" w:author="Geri Burgert" w:date="2026-02-01T12:11:00Z" w16du:dateUtc="2026-02-01T17:11:00Z"/>
        </w:rPr>
      </w:pPr>
      <w:r w:rsidRPr="00F55018">
        <w:t xml:space="preserve">St Joseph’s Healthcare, </w:t>
      </w:r>
    </w:p>
    <w:p w14:paraId="475F10D7" w14:textId="45038AA3" w:rsidR="004170FA" w:rsidRPr="00F55018" w:rsidDel="00391E46" w:rsidRDefault="004170FA" w:rsidP="004170FA">
      <w:pPr>
        <w:rPr>
          <w:del w:id="143" w:author="Geri Burgert" w:date="2026-02-01T12:12:00Z" w16du:dateUtc="2026-02-01T17:12:00Z"/>
        </w:rPr>
      </w:pPr>
      <w:r w:rsidRPr="00F55018">
        <w:t>R</w:t>
      </w:r>
      <w:del w:id="144" w:author="Geri Burgert" w:date="2026-02-01T12:11:00Z" w16du:dateUtc="2026-02-01T17:11:00Z">
        <w:r w:rsidRPr="00F55018" w:rsidDel="00391E46">
          <w:delText>oo</w:delText>
        </w:r>
      </w:del>
      <w:r w:rsidRPr="00F55018">
        <w:t>m T3304</w:t>
      </w:r>
      <w:del w:id="145" w:author="Geri Burgert" w:date="2026-02-01T12:11:00Z" w16du:dateUtc="2026-02-01T17:11:00Z">
        <w:r w:rsidRPr="00F55018" w:rsidDel="00391E46">
          <w:delText>;</w:delText>
        </w:r>
      </w:del>
      <w:ins w:id="146" w:author="Geri Burgert" w:date="2026-02-01T12:11:00Z" w16du:dateUtc="2026-02-01T17:11:00Z">
        <w:r w:rsidR="00391E46" w:rsidRPr="00F55018">
          <w:t>,</w:t>
        </w:r>
      </w:ins>
      <w:r w:rsidRPr="00F55018">
        <w:t xml:space="preserve"> 50 Charlton Ave</w:t>
      </w:r>
      <w:del w:id="147" w:author="Geri Burgert" w:date="2026-02-01T12:12:00Z" w16du:dateUtc="2026-02-01T17:12:00Z">
        <w:r w:rsidRPr="00F55018" w:rsidDel="00391E46">
          <w:delText>nue</w:delText>
        </w:r>
      </w:del>
      <w:r w:rsidRPr="00F55018">
        <w:t xml:space="preserve"> East, </w:t>
      </w:r>
    </w:p>
    <w:p w14:paraId="2515F55A" w14:textId="47D6D38C" w:rsidR="004170FA" w:rsidRPr="00F55018" w:rsidDel="00391E46" w:rsidRDefault="004170FA" w:rsidP="004170FA">
      <w:pPr>
        <w:rPr>
          <w:del w:id="148" w:author="Geri Burgert" w:date="2026-02-01T12:12:00Z" w16du:dateUtc="2026-02-01T17:12:00Z"/>
        </w:rPr>
      </w:pPr>
      <w:r w:rsidRPr="00F55018">
        <w:t>Hamilton, ON</w:t>
      </w:r>
      <w:ins w:id="149" w:author="Geri Burgert" w:date="2026-02-01T12:12:00Z" w16du:dateUtc="2026-02-01T17:12:00Z">
        <w:r w:rsidR="00391E46" w:rsidRPr="00F55018">
          <w:t xml:space="preserve"> L8N 4A6</w:t>
        </w:r>
      </w:ins>
      <w:r w:rsidRPr="00F55018">
        <w:t>, Canada</w:t>
      </w:r>
      <w:ins w:id="150" w:author="Geri Burgert" w:date="2026-02-01T12:12:00Z" w16du:dateUtc="2026-02-01T17:12:00Z">
        <w:r w:rsidR="00391E46" w:rsidRPr="00F55018">
          <w:t xml:space="preserve">. </w:t>
        </w:r>
      </w:ins>
      <w:del w:id="151" w:author="Geri Burgert" w:date="2026-02-01T12:12:00Z" w16du:dateUtc="2026-02-01T17:12:00Z">
        <w:r w:rsidRPr="00F55018" w:rsidDel="00391E46">
          <w:delText xml:space="preserve">, L8N 4A6 </w:delText>
        </w:r>
      </w:del>
    </w:p>
    <w:p w14:paraId="56725117" w14:textId="18875D76" w:rsidR="004170FA" w:rsidRPr="00F55018" w:rsidDel="00391E46" w:rsidRDefault="004170FA" w:rsidP="004170FA">
      <w:pPr>
        <w:rPr>
          <w:del w:id="152" w:author="Geri Burgert" w:date="2026-02-01T12:12:00Z" w16du:dateUtc="2026-02-01T17:12:00Z"/>
        </w:rPr>
      </w:pPr>
      <w:del w:id="153" w:author="Geri Burgert" w:date="2026-02-01T12:12:00Z" w16du:dateUtc="2026-02-01T17:12:00Z">
        <w:r w:rsidRPr="00F55018" w:rsidDel="00391E46">
          <w:delText xml:space="preserve">Tel: 905 522 1155 x 34616; Fax: 905 521 6183 </w:delText>
        </w:r>
      </w:del>
    </w:p>
    <w:p w14:paraId="7A9DBF8F" w14:textId="07F8CF53" w:rsidR="004170FA" w:rsidRPr="00F55018" w:rsidRDefault="004170FA" w:rsidP="004170FA">
      <w:pPr>
        <w:rPr>
          <w:ins w:id="154" w:author="Geri Burgert" w:date="2026-02-01T12:12:00Z" w16du:dateUtc="2026-02-01T17:12:00Z"/>
        </w:rPr>
      </w:pPr>
      <w:r w:rsidRPr="00F55018">
        <w:t xml:space="preserve">E-mail: </w:t>
      </w:r>
      <w:ins w:id="155" w:author="Geri Burgert" w:date="2026-02-01T12:12:00Z" w16du:dateUtc="2026-02-01T17:12:00Z">
        <w:r w:rsidR="00391E46" w:rsidRPr="00F55018">
          <w:fldChar w:fldCharType="begin"/>
        </w:r>
        <w:r w:rsidR="00391E46" w:rsidRPr="00F55018">
          <w:instrText>HYPERLINK "mailto:</w:instrText>
        </w:r>
      </w:ins>
      <w:r w:rsidR="00391E46" w:rsidRPr="00F55018">
        <w:instrText>mukherj@mcmaster.ca</w:instrText>
      </w:r>
      <w:ins w:id="156" w:author="Geri Burgert" w:date="2026-02-01T12:12:00Z" w16du:dateUtc="2026-02-01T17:12:00Z">
        <w:r w:rsidR="00391E46" w:rsidRPr="00F55018">
          <w:instrText>"</w:instrText>
        </w:r>
        <w:r w:rsidR="00391E46" w:rsidRPr="00F55018">
          <w:fldChar w:fldCharType="separate"/>
        </w:r>
      </w:ins>
      <w:r w:rsidR="00391E46" w:rsidRPr="00F55018">
        <w:rPr>
          <w:rStyle w:val="Hyperlink"/>
        </w:rPr>
        <w:t>mukherj@mcmaster.ca</w:t>
      </w:r>
      <w:ins w:id="157" w:author="Geri Burgert" w:date="2026-02-01T12:12:00Z" w16du:dateUtc="2026-02-01T17:12:00Z">
        <w:r w:rsidR="00391E46" w:rsidRPr="00F55018">
          <w:fldChar w:fldCharType="end"/>
        </w:r>
        <w:r w:rsidR="00391E46" w:rsidRPr="00F55018">
          <w:t>.</w:t>
        </w:r>
      </w:ins>
    </w:p>
    <w:p w14:paraId="42DE583C" w14:textId="6BA705F7" w:rsidR="00391E46" w:rsidRPr="00F55018" w:rsidRDefault="0017591E" w:rsidP="004170FA">
      <w:ins w:id="158" w:author="Geri Burgert" w:date="2026-02-01T12:12:00Z" w16du:dateUtc="2026-02-01T17:12:00Z">
        <w:r w:rsidRPr="00F55018">
          <w:t xml:space="preserve">&lt;BEGIN </w:t>
        </w:r>
        <w:r w:rsidR="00E1709A" w:rsidRPr="00F55018">
          <w:t>ABSTRACT</w:t>
        </w:r>
        <w:r w:rsidRPr="00F55018">
          <w:t>&gt;</w:t>
        </w:r>
      </w:ins>
    </w:p>
    <w:p w14:paraId="10CAD9D9" w14:textId="5235738D" w:rsidR="004170FA" w:rsidRPr="00F55018" w:rsidDel="0017591E" w:rsidRDefault="004170FA" w:rsidP="004170FA">
      <w:pPr>
        <w:rPr>
          <w:del w:id="159" w:author="Geri Burgert" w:date="2026-02-01T12:12:00Z" w16du:dateUtc="2026-02-01T17:12:00Z"/>
        </w:rPr>
      </w:pPr>
      <w:del w:id="160" w:author="Geri Burgert" w:date="2026-02-01T12:12:00Z" w16du:dateUtc="2026-02-01T17:12:00Z">
        <w:r w:rsidRPr="00F55018" w:rsidDel="0017591E">
          <w:delText>https://orcid.org/0000-0002-7924-7211</w:delText>
        </w:r>
      </w:del>
    </w:p>
    <w:p w14:paraId="511407EA" w14:textId="0882D7D0" w:rsidR="004170FA" w:rsidRPr="00F55018" w:rsidDel="007369E0" w:rsidRDefault="004170FA" w:rsidP="004170FA">
      <w:pPr>
        <w:rPr>
          <w:del w:id="161" w:author="Geri Burgert" w:date="2026-02-01T12:12:00Z" w16du:dateUtc="2026-02-01T17:12:00Z"/>
        </w:rPr>
      </w:pPr>
    </w:p>
    <w:p w14:paraId="08806AB0" w14:textId="6417D089" w:rsidR="004170FA" w:rsidRPr="00F55018" w:rsidDel="007369E0" w:rsidRDefault="004170FA" w:rsidP="004170FA">
      <w:pPr>
        <w:rPr>
          <w:del w:id="162" w:author="Geri Burgert" w:date="2026-02-01T12:12:00Z" w16du:dateUtc="2026-02-01T17:12:00Z"/>
        </w:rPr>
      </w:pPr>
    </w:p>
    <w:p w14:paraId="41898AC6" w14:textId="3D8DB727" w:rsidR="004170FA" w:rsidRPr="00F55018" w:rsidDel="0017591E" w:rsidRDefault="004170FA" w:rsidP="004170FA">
      <w:pPr>
        <w:rPr>
          <w:moveFrom w:id="163" w:author="Geri Burgert" w:date="2026-02-01T12:12:00Z" w16du:dateUtc="2026-02-01T17:12:00Z"/>
        </w:rPr>
      </w:pPr>
      <w:moveFromRangeStart w:id="164" w:author="Geri Burgert" w:date="2026-02-01T12:12:00Z" w:name="move220840376"/>
      <w:moveFrom w:id="165" w:author="Geri Burgert" w:date="2026-02-01T12:12:00Z" w16du:dateUtc="2026-02-01T17:12:00Z">
        <w:r w:rsidRPr="00F55018" w:rsidDel="0017591E">
          <w:t>Key words: eosinophils, lung diseases, asthma, EGPA, HES, COPD, biomarkers</w:t>
        </w:r>
      </w:moveFrom>
    </w:p>
    <w:moveFromRangeEnd w:id="164"/>
    <w:p w14:paraId="549DA78B" w14:textId="7A88CE2C" w:rsidR="004170FA" w:rsidRPr="00F55018" w:rsidDel="007369E0" w:rsidRDefault="004170FA" w:rsidP="004170FA">
      <w:pPr>
        <w:rPr>
          <w:del w:id="166" w:author="Geri Burgert" w:date="2026-02-01T12:12:00Z" w16du:dateUtc="2026-02-01T17:12:00Z"/>
        </w:rPr>
      </w:pPr>
    </w:p>
    <w:p w14:paraId="3F3162A0" w14:textId="7908DA32" w:rsidR="004170FA" w:rsidRPr="00F55018" w:rsidDel="007369E0" w:rsidRDefault="004170FA" w:rsidP="004170FA">
      <w:pPr>
        <w:rPr>
          <w:del w:id="167" w:author="Geri Burgert" w:date="2026-02-01T12:12:00Z" w16du:dateUtc="2026-02-01T17:12:00Z"/>
        </w:rPr>
      </w:pPr>
    </w:p>
    <w:p w14:paraId="64A179E0" w14:textId="5700607E" w:rsidR="004170FA" w:rsidRPr="00F55018" w:rsidDel="007369E0" w:rsidRDefault="004170FA" w:rsidP="004170FA">
      <w:pPr>
        <w:rPr>
          <w:del w:id="168" w:author="Geri Burgert" w:date="2026-02-01T12:12:00Z" w16du:dateUtc="2026-02-01T17:12:00Z"/>
        </w:rPr>
      </w:pPr>
      <w:del w:id="169" w:author="Geri Burgert" w:date="2026-02-01T12:12:00Z" w16du:dateUtc="2026-02-01T17:12:00Z">
        <w:r w:rsidRPr="00F55018" w:rsidDel="007369E0">
          <w:delText>Words: 4762/3000</w:delText>
        </w:r>
      </w:del>
    </w:p>
    <w:p w14:paraId="21CD79D7" w14:textId="79E7845D" w:rsidR="004170FA" w:rsidRPr="00F55018" w:rsidDel="007369E0" w:rsidRDefault="004170FA" w:rsidP="004170FA">
      <w:pPr>
        <w:rPr>
          <w:del w:id="170" w:author="Geri Burgert" w:date="2026-02-01T12:12:00Z" w16du:dateUtc="2026-02-01T17:12:00Z"/>
        </w:rPr>
      </w:pPr>
      <w:del w:id="171" w:author="Geri Burgert" w:date="2026-02-01T12:12:00Z" w16du:dateUtc="2026-02-01T17:12:00Z">
        <w:r w:rsidRPr="00F55018" w:rsidDel="007369E0">
          <w:delText>Tables: 2; Figures: 1; online supplementary: N/A</w:delText>
        </w:r>
      </w:del>
    </w:p>
    <w:p w14:paraId="62C8036C" w14:textId="58C6B585" w:rsidR="004170FA" w:rsidRPr="00F55018" w:rsidDel="007369E0" w:rsidRDefault="004170FA" w:rsidP="004170FA">
      <w:pPr>
        <w:rPr>
          <w:del w:id="172" w:author="Geri Burgert" w:date="2026-02-01T12:12:00Z" w16du:dateUtc="2026-02-01T17:12:00Z"/>
        </w:rPr>
      </w:pPr>
      <w:del w:id="173" w:author="Geri Burgert" w:date="2026-01-29T16:28:00Z" w16du:dateUtc="2026-01-29T21:28:00Z">
        <w:r w:rsidRPr="00F55018" w:rsidDel="00933FCF">
          <w:delText> </w:delText>
        </w:r>
      </w:del>
    </w:p>
    <w:p w14:paraId="2E3829AA" w14:textId="07AE6998" w:rsidR="004170FA" w:rsidRPr="00F55018" w:rsidDel="007369E0" w:rsidRDefault="004170FA" w:rsidP="004170FA">
      <w:pPr>
        <w:rPr>
          <w:del w:id="174" w:author="Geri Burgert" w:date="2026-02-01T12:12:00Z" w16du:dateUtc="2026-02-01T17:12:00Z"/>
        </w:rPr>
      </w:pPr>
      <w:del w:id="175" w:author="Geri Burgert" w:date="2026-02-01T12:12:00Z" w16du:dateUtc="2026-02-01T17:12:00Z">
        <w:r w:rsidRPr="00F55018" w:rsidDel="007369E0">
          <w:delText>Abstract (259 words)</w:delText>
        </w:r>
      </w:del>
    </w:p>
    <w:p w14:paraId="3BA33A05" w14:textId="2DBA817C" w:rsidR="004170FA" w:rsidRPr="00F55018" w:rsidRDefault="004170FA" w:rsidP="004170FA">
      <w:pPr>
        <w:rPr>
          <w:ins w:id="176" w:author="Geri Burgert" w:date="2026-02-01T12:23:00Z" w16du:dateUtc="2026-02-01T17:23:00Z"/>
        </w:rPr>
      </w:pPr>
      <w:r w:rsidRPr="00F55018">
        <w:t>Eosinophilic lung diseases (ELDs) represent a heterogeneous group of airway and parenchymal disorders unified by eosinophilic inflammation but distinguished by diverse clinical features, mechanisms of persistence, and variable therapeutic responses. Traditional diagnostic tools</w:t>
      </w:r>
      <w:ins w:id="177" w:author="Geri Burgert" w:date="2026-02-01T12:20:00Z" w16du:dateUtc="2026-02-01T17:20:00Z">
        <w:r w:rsidR="001971EF" w:rsidRPr="00F55018">
          <w:t xml:space="preserve">, </w:t>
        </w:r>
      </w:ins>
      <w:del w:id="178" w:author="Geri Burgert" w:date="2026-02-01T12:20:00Z" w16du:dateUtc="2026-02-01T17:20:00Z">
        <w:r w:rsidRPr="00F55018" w:rsidDel="001971EF">
          <w:delText>—</w:delText>
        </w:r>
      </w:del>
      <w:r w:rsidRPr="00F55018">
        <w:t>including blood eosinophil counts, bronchoalveolar lavage, sputum cytology, and exhaled nitric oxide</w:t>
      </w:r>
      <w:ins w:id="179" w:author="Geri Burgert" w:date="2026-02-01T12:20:00Z" w16du:dateUtc="2026-02-01T17:20:00Z">
        <w:r w:rsidR="001971EF" w:rsidRPr="00F55018">
          <w:t>,</w:t>
        </w:r>
      </w:ins>
      <w:r w:rsidRPr="00F55018">
        <w:t xml:space="preserve"> predict the eosinophilic/T2 burden of the disease but often fail to distinguish IL‑5–dependent from IL‑5–independent pathways, overlook compartment‑specific inflammation, and inadequately predict</w:t>
      </w:r>
      <w:ins w:id="180" w:author="Geri Burgert" w:date="2026-02-01T12:21:00Z" w16du:dateUtc="2026-02-01T17:21:00Z">
        <w:r w:rsidR="001971EF" w:rsidRPr="00F55018">
          <w:t xml:space="preserve"> or </w:t>
        </w:r>
      </w:ins>
      <w:del w:id="181" w:author="Geri Burgert" w:date="2026-02-01T12:21:00Z" w16du:dateUtc="2026-02-01T17:21:00Z">
        <w:r w:rsidRPr="00F55018" w:rsidDel="001971EF">
          <w:delText>/</w:delText>
        </w:r>
      </w:del>
      <w:r w:rsidRPr="00F55018">
        <w:t xml:space="preserve">monitor response to targeted biologics. The inconsistent efficacy of IL‑5/IL‑5R–directed monoclonal antibodies despite </w:t>
      </w:r>
      <w:del w:id="182" w:author="Geri Burgert" w:date="2026-02-01T12:21:00Z" w16du:dateUtc="2026-02-01T17:21:00Z">
        <w:r w:rsidRPr="00F55018" w:rsidDel="001971EF">
          <w:delText>normalisation</w:delText>
        </w:r>
      </w:del>
      <w:ins w:id="183" w:author="Geri Burgert" w:date="2026-02-01T12:21:00Z" w16du:dateUtc="2026-02-01T17:21:00Z">
        <w:r w:rsidR="001971EF" w:rsidRPr="00F55018">
          <w:t>normalization</w:t>
        </w:r>
      </w:ins>
      <w:r w:rsidRPr="00F55018">
        <w:t xml:space="preserve"> of blood eosinophils across the ELD spectrum</w:t>
      </w:r>
      <w:ins w:id="184" w:author="Geri Burgert" w:date="2026-02-01T12:21:00Z" w16du:dateUtc="2026-02-01T17:21:00Z">
        <w:r w:rsidR="001971EF" w:rsidRPr="00F55018">
          <w:t xml:space="preserve"> (</w:t>
        </w:r>
      </w:ins>
      <w:del w:id="185" w:author="Geri Burgert" w:date="2026-02-01T12:21:00Z" w16du:dateUtc="2026-02-01T17:21:00Z">
        <w:r w:rsidRPr="00F55018" w:rsidDel="001971EF">
          <w:delText xml:space="preserve">, viz. </w:delText>
        </w:r>
      </w:del>
      <w:r w:rsidRPr="00F55018">
        <w:t>robust clinical response in eosinophilic granulomatosis with polyangiitis and hypereosinophilic syndrome, partial in asthma</w:t>
      </w:r>
      <w:del w:id="186" w:author="Geri Burgert" w:date="2026-02-01T12:21:00Z" w16du:dateUtc="2026-02-01T17:21:00Z">
        <w:r w:rsidRPr="00F55018" w:rsidDel="001971EF">
          <w:delText>,</w:delText>
        </w:r>
      </w:del>
      <w:r w:rsidRPr="00F55018">
        <w:t xml:space="preserve"> and largely absent in </w:t>
      </w:r>
      <w:ins w:id="187" w:author="Geri Burgert" w:date="2026-02-01T12:21:00Z" w16du:dateUtc="2026-02-01T17:21:00Z">
        <w:r w:rsidR="001971EF" w:rsidRPr="00F55018">
          <w:t>chronic obstructive pulmonary disease</w:t>
        </w:r>
      </w:ins>
      <w:del w:id="188" w:author="Geri Burgert" w:date="2026-02-01T12:21:00Z" w16du:dateUtc="2026-02-01T17:21:00Z">
        <w:r w:rsidRPr="00F55018" w:rsidDel="001971EF">
          <w:delText>COPD</w:delText>
        </w:r>
      </w:del>
      <w:ins w:id="189" w:author="Geri Burgert" w:date="2026-02-01T12:21:00Z" w16du:dateUtc="2026-02-01T17:21:00Z">
        <w:r w:rsidR="001971EF" w:rsidRPr="00F55018">
          <w:t xml:space="preserve">) </w:t>
        </w:r>
      </w:ins>
      <w:del w:id="190" w:author="Geri Burgert" w:date="2026-02-01T12:21:00Z" w16du:dateUtc="2026-02-01T17:21:00Z">
        <w:r w:rsidRPr="00F55018" w:rsidDel="001971EF">
          <w:delText>—</w:delText>
        </w:r>
      </w:del>
      <w:r w:rsidRPr="00F55018">
        <w:t xml:space="preserve">underscores the limitations of current biomarkers and the need for refined precision endotyping. To address these gaps, emerging biomarker platforms move beyond </w:t>
      </w:r>
      <w:r w:rsidRPr="00F55018">
        <w:lastRenderedPageBreak/>
        <w:t>eosinophil enumeration to define upstream drivers, activation states, tissue localization, and immune pathways sustaining persistent eosinophilia. These advances include non</w:t>
      </w:r>
      <w:del w:id="191" w:author="Geri Burgert" w:date="2026-02-01T12:22:00Z" w16du:dateUtc="2026-02-01T17:22:00Z">
        <w:r w:rsidRPr="00F55018" w:rsidDel="001971EF">
          <w:delText>-</w:delText>
        </w:r>
      </w:del>
      <w:r w:rsidRPr="00F55018">
        <w:t>invasive tools such as lateral‑flow devices for assaying eosinophil peroxidase (eosinophil activity biomarker), breathomics and volatile organic compound profiling, cytokine‑level inflammatory mapping, and composite biomarker models integrating airway, blood, and molecular signatures. In parallel, functional imaging modalities</w:t>
      </w:r>
      <w:ins w:id="192" w:author="Geri Burgert" w:date="2026-02-01T12:22:00Z" w16du:dateUtc="2026-02-01T17:22:00Z">
        <w:r w:rsidR="001971EF" w:rsidRPr="00F55018">
          <w:t xml:space="preserve">, </w:t>
        </w:r>
      </w:ins>
      <w:del w:id="193" w:author="Geri Burgert" w:date="2026-02-01T12:22:00Z" w16du:dateUtc="2026-02-01T17:22:00Z">
        <w:r w:rsidRPr="00F55018" w:rsidDel="001971EF">
          <w:delText>—</w:delText>
        </w:r>
      </w:del>
      <w:r w:rsidRPr="00F55018">
        <w:t xml:space="preserve">including hyperpolarized gas </w:t>
      </w:r>
      <w:ins w:id="194" w:author="Geri Burgert" w:date="2026-02-01T12:22:00Z" w16du:dateUtc="2026-02-01T17:22:00Z">
        <w:r w:rsidR="001971EF" w:rsidRPr="00F55018">
          <w:t>magnetic resonance imaging</w:t>
        </w:r>
      </w:ins>
      <w:del w:id="195" w:author="Geri Burgert" w:date="2026-02-01T12:22:00Z" w16du:dateUtc="2026-02-01T17:22:00Z">
        <w:r w:rsidRPr="00F55018" w:rsidDel="001971EF">
          <w:delText>MRI</w:delText>
        </w:r>
      </w:del>
      <w:r w:rsidRPr="00F55018">
        <w:t xml:space="preserve">, phase‑resolved functional lung </w:t>
      </w:r>
      <w:ins w:id="196" w:author="Geri Burgert" w:date="2026-02-01T12:22:00Z" w16du:dateUtc="2026-02-01T17:22:00Z">
        <w:r w:rsidR="001971EF" w:rsidRPr="00F55018">
          <w:t>magnetic resonance imaging</w:t>
        </w:r>
      </w:ins>
      <w:del w:id="197" w:author="Geri Burgert" w:date="2026-02-01T12:22:00Z" w16du:dateUtc="2026-02-01T17:22:00Z">
        <w:r w:rsidRPr="00F55018" w:rsidDel="001971EF">
          <w:delText>MRI</w:delText>
        </w:r>
      </w:del>
      <w:r w:rsidRPr="00F55018">
        <w:t>, and quantitative computed tomography</w:t>
      </w:r>
      <w:del w:id="198" w:author="Geri Burgert" w:date="2026-02-01T12:22:00Z" w16du:dateUtc="2026-02-01T17:22:00Z">
        <w:r w:rsidRPr="00F55018" w:rsidDel="001971EF">
          <w:delText xml:space="preserve"> (CT)—</w:delText>
        </w:r>
      </w:del>
      <w:ins w:id="199" w:author="Geri Burgert" w:date="2026-02-01T12:22:00Z" w16du:dateUtc="2026-02-01T17:22:00Z">
        <w:r w:rsidR="001971EF" w:rsidRPr="00F55018">
          <w:t xml:space="preserve">, </w:t>
        </w:r>
      </w:ins>
      <w:r w:rsidRPr="00F55018">
        <w:t>provide non</w:t>
      </w:r>
      <w:del w:id="200" w:author="Geri Burgert" w:date="2026-02-01T12:22:00Z" w16du:dateUtc="2026-02-01T17:22:00Z">
        <w:r w:rsidRPr="00F55018" w:rsidDel="001971EF">
          <w:delText>‑</w:delText>
        </w:r>
      </w:del>
      <w:r w:rsidRPr="00F55018">
        <w:t xml:space="preserve">invasive, high‑resolution visualization of regional ventilation, perfusion, and inflammation. This enables clinicians to </w:t>
      </w:r>
      <w:del w:id="201" w:author="Geri Burgert" w:date="2026-02-01T12:22:00Z" w16du:dateUtc="2026-02-01T17:22:00Z">
        <w:r w:rsidRPr="00F55018" w:rsidDel="001971EF">
          <w:delText>“</w:delText>
        </w:r>
      </w:del>
      <w:r w:rsidRPr="00F55018">
        <w:t>look into the lungs</w:t>
      </w:r>
      <w:del w:id="202" w:author="Geri Burgert" w:date="2026-02-01T12:22:00Z" w16du:dateUtc="2026-02-01T17:22:00Z">
        <w:r w:rsidRPr="00F55018" w:rsidDel="001971EF">
          <w:delText>”</w:delText>
        </w:r>
      </w:del>
      <w:r w:rsidRPr="00F55018">
        <w:t xml:space="preserve"> and offer powerful stand‑alone or complementary biomarker capability. Collectively, these innovations mark a shift toward mechanistically informed, tissue‑specific, multimodal biomarker strategies that refine diagnosis, improve therapeutic selection, and enhance monitoring across the ELD spectrum, advancing the promise of precision medicine.</w:t>
      </w:r>
      <w:del w:id="203" w:author="Geri Burgert" w:date="2026-01-29T16:28:00Z" w16du:dateUtc="2026-01-29T21:28:00Z">
        <w:r w:rsidRPr="00F55018" w:rsidDel="00670797">
          <w:delText> </w:delText>
        </w:r>
      </w:del>
    </w:p>
    <w:p w14:paraId="5FCBB623" w14:textId="442B7117" w:rsidR="001971EF" w:rsidRPr="00F55018" w:rsidRDefault="001971EF" w:rsidP="004170FA">
      <w:pPr>
        <w:rPr>
          <w:ins w:id="204" w:author="Geri Burgert" w:date="2026-02-01T12:23:00Z" w16du:dateUtc="2026-02-01T17:23:00Z"/>
        </w:rPr>
      </w:pPr>
      <w:ins w:id="205" w:author="Geri Burgert" w:date="2026-02-01T12:23:00Z" w16du:dateUtc="2026-02-01T17:23:00Z">
        <w:r w:rsidRPr="00F55018">
          <w:t>&lt;END ABSTRACT&gt;</w:t>
        </w:r>
      </w:ins>
    </w:p>
    <w:p w14:paraId="49BF856F" w14:textId="117EB07A" w:rsidR="0017591E" w:rsidRPr="00F55018" w:rsidRDefault="001971EF" w:rsidP="0017591E">
      <w:pPr>
        <w:rPr>
          <w:moveTo w:id="206" w:author="Geri Burgert" w:date="2026-02-01T12:12:00Z" w16du:dateUtc="2026-02-01T17:12:00Z"/>
        </w:rPr>
      </w:pPr>
      <w:ins w:id="207" w:author="Geri Burgert" w:date="2026-02-01T12:23:00Z" w16du:dateUtc="2026-02-01T17:23:00Z">
        <w:r w:rsidRPr="00F55018">
          <w:t>&lt;KW&gt;</w:t>
        </w:r>
      </w:ins>
      <w:moveToRangeStart w:id="208" w:author="Geri Burgert" w:date="2026-02-01T12:12:00Z" w:name="move220840376"/>
      <w:moveTo w:id="209" w:author="Geri Burgert" w:date="2026-02-01T12:12:00Z" w16du:dateUtc="2026-02-01T17:12:00Z">
        <w:r w:rsidR="0017591E" w:rsidRPr="00F55018">
          <w:rPr>
            <w:b/>
            <w:bCs w:val="0"/>
            <w:i/>
            <w:iCs/>
            <w:rPrChange w:id="210" w:author="Geri Burgert" w:date="2026-02-02T17:12:00Z" w16du:dateUtc="2026-02-02T22:12:00Z">
              <w:rPr/>
            </w:rPrChange>
          </w:rPr>
          <w:t>Key words:</w:t>
        </w:r>
        <w:r w:rsidR="0017591E" w:rsidRPr="00F55018">
          <w:rPr>
            <w:i/>
            <w:iCs/>
            <w:rPrChange w:id="211" w:author="Geri Burgert" w:date="2026-02-02T17:12:00Z" w16du:dateUtc="2026-02-02T22:12:00Z">
              <w:rPr/>
            </w:rPrChange>
          </w:rPr>
          <w:t xml:space="preserve"> </w:t>
        </w:r>
      </w:moveTo>
      <w:ins w:id="212" w:author="Geri Burgert" w:date="2026-02-01T12:23:00Z" w16du:dateUtc="2026-02-01T17:23:00Z">
        <w:r w:rsidRPr="00F55018">
          <w:rPr>
            <w:i/>
            <w:iCs/>
            <w:rPrChange w:id="213" w:author="Geri Burgert" w:date="2026-02-02T17:12:00Z" w16du:dateUtc="2026-02-02T22:12:00Z">
              <w:rPr/>
            </w:rPrChange>
          </w:rPr>
          <w:t>E</w:t>
        </w:r>
      </w:ins>
      <w:moveTo w:id="214" w:author="Geri Burgert" w:date="2026-02-01T12:12:00Z" w16du:dateUtc="2026-02-01T17:12:00Z">
        <w:del w:id="215" w:author="Geri Burgert" w:date="2026-02-01T12:23:00Z" w16du:dateUtc="2026-02-01T17:23:00Z">
          <w:r w:rsidR="0017591E" w:rsidRPr="00F55018" w:rsidDel="001971EF">
            <w:rPr>
              <w:i/>
              <w:iCs/>
              <w:rPrChange w:id="216" w:author="Geri Burgert" w:date="2026-02-02T17:12:00Z" w16du:dateUtc="2026-02-02T22:12:00Z">
                <w:rPr/>
              </w:rPrChange>
            </w:rPr>
            <w:delText>e</w:delText>
          </w:r>
        </w:del>
        <w:r w:rsidR="0017591E" w:rsidRPr="00F55018">
          <w:rPr>
            <w:i/>
            <w:iCs/>
            <w:rPrChange w:id="217" w:author="Geri Burgert" w:date="2026-02-02T17:12:00Z" w16du:dateUtc="2026-02-02T22:12:00Z">
              <w:rPr/>
            </w:rPrChange>
          </w:rPr>
          <w:t>osinophils</w:t>
        </w:r>
      </w:moveTo>
      <w:ins w:id="218" w:author="Geri Burgert" w:date="2026-02-01T12:23:00Z" w16du:dateUtc="2026-02-01T17:23:00Z">
        <w:r w:rsidRPr="00F55018">
          <w:rPr>
            <w:i/>
            <w:iCs/>
            <w:rPrChange w:id="219" w:author="Geri Burgert" w:date="2026-02-02T17:12:00Z" w16du:dateUtc="2026-02-02T22:12:00Z">
              <w:rPr/>
            </w:rPrChange>
          </w:rPr>
          <w:t>;</w:t>
        </w:r>
      </w:ins>
      <w:moveTo w:id="220" w:author="Geri Burgert" w:date="2026-02-01T12:12:00Z" w16du:dateUtc="2026-02-01T17:12:00Z">
        <w:del w:id="221" w:author="Geri Burgert" w:date="2026-02-01T12:23:00Z" w16du:dateUtc="2026-02-01T17:23:00Z">
          <w:r w:rsidR="0017591E" w:rsidRPr="00F55018" w:rsidDel="001971EF">
            <w:rPr>
              <w:i/>
              <w:iCs/>
              <w:rPrChange w:id="222" w:author="Geri Burgert" w:date="2026-02-02T17:12:00Z" w16du:dateUtc="2026-02-02T22:12:00Z">
                <w:rPr/>
              </w:rPrChange>
            </w:rPr>
            <w:delText>,</w:delText>
          </w:r>
        </w:del>
        <w:r w:rsidR="0017591E" w:rsidRPr="00F55018">
          <w:rPr>
            <w:i/>
            <w:iCs/>
            <w:rPrChange w:id="223" w:author="Geri Burgert" w:date="2026-02-02T17:12:00Z" w16du:dateUtc="2026-02-02T22:12:00Z">
              <w:rPr/>
            </w:rPrChange>
          </w:rPr>
          <w:t xml:space="preserve"> </w:t>
        </w:r>
        <w:del w:id="224" w:author="Geri Burgert" w:date="2026-02-01T12:23:00Z" w16du:dateUtc="2026-02-01T17:23:00Z">
          <w:r w:rsidR="0017591E" w:rsidRPr="00F55018" w:rsidDel="001971EF">
            <w:rPr>
              <w:i/>
              <w:iCs/>
              <w:rPrChange w:id="225" w:author="Geri Burgert" w:date="2026-02-02T17:12:00Z" w16du:dateUtc="2026-02-02T22:12:00Z">
                <w:rPr/>
              </w:rPrChange>
            </w:rPr>
            <w:delText>l</w:delText>
          </w:r>
        </w:del>
      </w:moveTo>
      <w:ins w:id="226" w:author="Geri Burgert" w:date="2026-02-01T12:23:00Z" w16du:dateUtc="2026-02-01T17:23:00Z">
        <w:r w:rsidRPr="00F55018">
          <w:rPr>
            <w:i/>
            <w:iCs/>
            <w:rPrChange w:id="227" w:author="Geri Burgert" w:date="2026-02-02T17:12:00Z" w16du:dateUtc="2026-02-02T22:12:00Z">
              <w:rPr/>
            </w:rPrChange>
          </w:rPr>
          <w:t>L</w:t>
        </w:r>
      </w:ins>
      <w:moveTo w:id="228" w:author="Geri Burgert" w:date="2026-02-01T12:12:00Z" w16du:dateUtc="2026-02-01T17:12:00Z">
        <w:r w:rsidR="0017591E" w:rsidRPr="00F55018">
          <w:rPr>
            <w:i/>
            <w:iCs/>
            <w:rPrChange w:id="229" w:author="Geri Burgert" w:date="2026-02-02T17:12:00Z" w16du:dateUtc="2026-02-02T22:12:00Z">
              <w:rPr/>
            </w:rPrChange>
          </w:rPr>
          <w:t>ung diseases</w:t>
        </w:r>
      </w:moveTo>
      <w:ins w:id="230" w:author="Geri Burgert" w:date="2026-02-01T12:23:00Z" w16du:dateUtc="2026-02-01T17:23:00Z">
        <w:r w:rsidRPr="00F55018">
          <w:rPr>
            <w:i/>
            <w:iCs/>
            <w:rPrChange w:id="231" w:author="Geri Burgert" w:date="2026-02-02T17:12:00Z" w16du:dateUtc="2026-02-02T22:12:00Z">
              <w:rPr/>
            </w:rPrChange>
          </w:rPr>
          <w:t>;</w:t>
        </w:r>
      </w:ins>
      <w:moveTo w:id="232" w:author="Geri Burgert" w:date="2026-02-01T12:12:00Z" w16du:dateUtc="2026-02-01T17:12:00Z">
        <w:del w:id="233" w:author="Geri Burgert" w:date="2026-02-01T12:23:00Z" w16du:dateUtc="2026-02-01T17:23:00Z">
          <w:r w:rsidR="0017591E" w:rsidRPr="00F55018" w:rsidDel="001971EF">
            <w:rPr>
              <w:i/>
              <w:iCs/>
              <w:rPrChange w:id="234" w:author="Geri Burgert" w:date="2026-02-02T17:12:00Z" w16du:dateUtc="2026-02-02T22:12:00Z">
                <w:rPr/>
              </w:rPrChange>
            </w:rPr>
            <w:delText>,</w:delText>
          </w:r>
        </w:del>
        <w:r w:rsidR="0017591E" w:rsidRPr="00F55018">
          <w:rPr>
            <w:i/>
            <w:iCs/>
            <w:rPrChange w:id="235" w:author="Geri Burgert" w:date="2026-02-02T17:12:00Z" w16du:dateUtc="2026-02-02T22:12:00Z">
              <w:rPr/>
            </w:rPrChange>
          </w:rPr>
          <w:t xml:space="preserve"> </w:t>
        </w:r>
        <w:del w:id="236" w:author="Geri Burgert" w:date="2026-02-01T12:23:00Z" w16du:dateUtc="2026-02-01T17:23:00Z">
          <w:r w:rsidR="0017591E" w:rsidRPr="00F55018" w:rsidDel="001971EF">
            <w:rPr>
              <w:i/>
              <w:iCs/>
              <w:rPrChange w:id="237" w:author="Geri Burgert" w:date="2026-02-02T17:12:00Z" w16du:dateUtc="2026-02-02T22:12:00Z">
                <w:rPr/>
              </w:rPrChange>
            </w:rPr>
            <w:delText>a</w:delText>
          </w:r>
        </w:del>
      </w:moveTo>
      <w:ins w:id="238" w:author="Geri Burgert" w:date="2026-02-01T12:23:00Z" w16du:dateUtc="2026-02-01T17:23:00Z">
        <w:r w:rsidRPr="00F55018">
          <w:rPr>
            <w:i/>
            <w:iCs/>
            <w:rPrChange w:id="239" w:author="Geri Burgert" w:date="2026-02-02T17:12:00Z" w16du:dateUtc="2026-02-02T22:12:00Z">
              <w:rPr/>
            </w:rPrChange>
          </w:rPr>
          <w:t>A</w:t>
        </w:r>
      </w:ins>
      <w:moveTo w:id="240" w:author="Geri Burgert" w:date="2026-02-01T12:12:00Z" w16du:dateUtc="2026-02-01T17:12:00Z">
        <w:r w:rsidR="0017591E" w:rsidRPr="00F55018">
          <w:rPr>
            <w:i/>
            <w:iCs/>
            <w:rPrChange w:id="241" w:author="Geri Burgert" w:date="2026-02-02T17:12:00Z" w16du:dateUtc="2026-02-02T22:12:00Z">
              <w:rPr/>
            </w:rPrChange>
          </w:rPr>
          <w:t>sthma</w:t>
        </w:r>
      </w:moveTo>
      <w:ins w:id="242" w:author="Geri Burgert" w:date="2026-02-01T12:23:00Z" w16du:dateUtc="2026-02-01T17:23:00Z">
        <w:r w:rsidRPr="00F55018">
          <w:rPr>
            <w:i/>
            <w:iCs/>
            <w:rPrChange w:id="243" w:author="Geri Burgert" w:date="2026-02-02T17:12:00Z" w16du:dateUtc="2026-02-02T22:12:00Z">
              <w:rPr/>
            </w:rPrChange>
          </w:rPr>
          <w:t>;</w:t>
        </w:r>
      </w:ins>
      <w:moveTo w:id="244" w:author="Geri Burgert" w:date="2026-02-01T12:12:00Z" w16du:dateUtc="2026-02-01T17:12:00Z">
        <w:del w:id="245" w:author="Geri Burgert" w:date="2026-02-01T12:23:00Z" w16du:dateUtc="2026-02-01T17:23:00Z">
          <w:r w:rsidR="0017591E" w:rsidRPr="00F55018" w:rsidDel="001971EF">
            <w:rPr>
              <w:i/>
              <w:iCs/>
              <w:rPrChange w:id="246" w:author="Geri Burgert" w:date="2026-02-02T17:12:00Z" w16du:dateUtc="2026-02-02T22:12:00Z">
                <w:rPr/>
              </w:rPrChange>
            </w:rPr>
            <w:delText>,</w:delText>
          </w:r>
        </w:del>
        <w:r w:rsidR="0017591E" w:rsidRPr="00F55018">
          <w:rPr>
            <w:i/>
            <w:iCs/>
            <w:rPrChange w:id="247" w:author="Geri Burgert" w:date="2026-02-02T17:12:00Z" w16du:dateUtc="2026-02-02T22:12:00Z">
              <w:rPr/>
            </w:rPrChange>
          </w:rPr>
          <w:t xml:space="preserve"> EGPA</w:t>
        </w:r>
      </w:moveTo>
      <w:ins w:id="248" w:author="Geri Burgert" w:date="2026-02-01T12:23:00Z" w16du:dateUtc="2026-02-01T17:23:00Z">
        <w:r w:rsidRPr="00F55018">
          <w:rPr>
            <w:i/>
            <w:iCs/>
            <w:rPrChange w:id="249" w:author="Geri Burgert" w:date="2026-02-02T17:12:00Z" w16du:dateUtc="2026-02-02T22:12:00Z">
              <w:rPr/>
            </w:rPrChange>
          </w:rPr>
          <w:t>;</w:t>
        </w:r>
      </w:ins>
      <w:moveTo w:id="250" w:author="Geri Burgert" w:date="2026-02-01T12:12:00Z" w16du:dateUtc="2026-02-01T17:12:00Z">
        <w:del w:id="251" w:author="Geri Burgert" w:date="2026-02-01T12:23:00Z" w16du:dateUtc="2026-02-01T17:23:00Z">
          <w:r w:rsidR="0017591E" w:rsidRPr="00F55018" w:rsidDel="001971EF">
            <w:rPr>
              <w:i/>
              <w:iCs/>
              <w:rPrChange w:id="252" w:author="Geri Burgert" w:date="2026-02-02T17:12:00Z" w16du:dateUtc="2026-02-02T22:12:00Z">
                <w:rPr/>
              </w:rPrChange>
            </w:rPr>
            <w:delText>,</w:delText>
          </w:r>
        </w:del>
        <w:r w:rsidR="0017591E" w:rsidRPr="00F55018">
          <w:rPr>
            <w:i/>
            <w:iCs/>
            <w:rPrChange w:id="253" w:author="Geri Burgert" w:date="2026-02-02T17:12:00Z" w16du:dateUtc="2026-02-02T22:12:00Z">
              <w:rPr/>
            </w:rPrChange>
          </w:rPr>
          <w:t xml:space="preserve"> </w:t>
        </w:r>
      </w:moveTo>
      <w:ins w:id="254" w:author="Geri Burgert" w:date="2026-02-01T14:39:00Z" w16du:dateUtc="2026-02-01T19:39:00Z">
        <w:r w:rsidR="004F35EC" w:rsidRPr="00F55018">
          <w:rPr>
            <w:i/>
            <w:iCs/>
          </w:rPr>
          <w:t>Hypereosinophilic syndrome</w:t>
        </w:r>
      </w:ins>
      <w:moveTo w:id="255" w:author="Geri Burgert" w:date="2026-02-01T12:12:00Z" w16du:dateUtc="2026-02-01T17:12:00Z">
        <w:del w:id="256" w:author="Geri Burgert" w:date="2026-02-01T14:39:00Z" w16du:dateUtc="2026-02-01T19:39:00Z">
          <w:r w:rsidR="0017591E" w:rsidRPr="00F55018" w:rsidDel="004F35EC">
            <w:rPr>
              <w:i/>
              <w:iCs/>
              <w:rPrChange w:id="257" w:author="Geri Burgert" w:date="2026-02-02T17:12:00Z" w16du:dateUtc="2026-02-02T22:12:00Z">
                <w:rPr/>
              </w:rPrChange>
            </w:rPr>
            <w:delText>HES</w:delText>
          </w:r>
        </w:del>
      </w:moveTo>
      <w:ins w:id="258" w:author="Geri Burgert" w:date="2026-02-01T12:23:00Z" w16du:dateUtc="2026-02-01T17:23:00Z">
        <w:r w:rsidRPr="00F55018">
          <w:rPr>
            <w:i/>
            <w:iCs/>
            <w:rPrChange w:id="259" w:author="Geri Burgert" w:date="2026-02-02T17:12:00Z" w16du:dateUtc="2026-02-02T22:12:00Z">
              <w:rPr/>
            </w:rPrChange>
          </w:rPr>
          <w:t>;</w:t>
        </w:r>
      </w:ins>
      <w:moveTo w:id="260" w:author="Geri Burgert" w:date="2026-02-01T12:12:00Z" w16du:dateUtc="2026-02-01T17:12:00Z">
        <w:del w:id="261" w:author="Geri Burgert" w:date="2026-02-01T12:23:00Z" w16du:dateUtc="2026-02-01T17:23:00Z">
          <w:r w:rsidR="0017591E" w:rsidRPr="00F55018" w:rsidDel="001971EF">
            <w:rPr>
              <w:i/>
              <w:iCs/>
              <w:rPrChange w:id="262" w:author="Geri Burgert" w:date="2026-02-02T17:12:00Z" w16du:dateUtc="2026-02-02T22:12:00Z">
                <w:rPr/>
              </w:rPrChange>
            </w:rPr>
            <w:delText>,</w:delText>
          </w:r>
        </w:del>
        <w:r w:rsidR="0017591E" w:rsidRPr="00F55018">
          <w:rPr>
            <w:i/>
            <w:iCs/>
            <w:rPrChange w:id="263" w:author="Geri Burgert" w:date="2026-02-02T17:12:00Z" w16du:dateUtc="2026-02-02T22:12:00Z">
              <w:rPr/>
            </w:rPrChange>
          </w:rPr>
          <w:t xml:space="preserve"> COPD</w:t>
        </w:r>
      </w:moveTo>
      <w:ins w:id="264" w:author="Geri Burgert" w:date="2026-02-01T12:23:00Z" w16du:dateUtc="2026-02-01T17:23:00Z">
        <w:r w:rsidRPr="00F55018">
          <w:rPr>
            <w:i/>
            <w:iCs/>
            <w:rPrChange w:id="265" w:author="Geri Burgert" w:date="2026-02-02T17:12:00Z" w16du:dateUtc="2026-02-02T22:12:00Z">
              <w:rPr/>
            </w:rPrChange>
          </w:rPr>
          <w:t>;</w:t>
        </w:r>
      </w:ins>
      <w:moveTo w:id="266" w:author="Geri Burgert" w:date="2026-02-01T12:12:00Z" w16du:dateUtc="2026-02-01T17:12:00Z">
        <w:del w:id="267" w:author="Geri Burgert" w:date="2026-02-01T12:23:00Z" w16du:dateUtc="2026-02-01T17:23:00Z">
          <w:r w:rsidR="0017591E" w:rsidRPr="00F55018" w:rsidDel="001971EF">
            <w:rPr>
              <w:i/>
              <w:iCs/>
              <w:rPrChange w:id="268" w:author="Geri Burgert" w:date="2026-02-02T17:12:00Z" w16du:dateUtc="2026-02-02T22:12:00Z">
                <w:rPr/>
              </w:rPrChange>
            </w:rPr>
            <w:delText>,</w:delText>
          </w:r>
        </w:del>
        <w:r w:rsidR="0017591E" w:rsidRPr="00F55018">
          <w:rPr>
            <w:i/>
            <w:iCs/>
            <w:rPrChange w:id="269" w:author="Geri Burgert" w:date="2026-02-02T17:12:00Z" w16du:dateUtc="2026-02-02T22:12:00Z">
              <w:rPr/>
            </w:rPrChange>
          </w:rPr>
          <w:t xml:space="preserve"> </w:t>
        </w:r>
        <w:del w:id="270" w:author="Geri Burgert" w:date="2026-02-01T12:23:00Z" w16du:dateUtc="2026-02-01T17:23:00Z">
          <w:r w:rsidR="0017591E" w:rsidRPr="00F55018" w:rsidDel="001971EF">
            <w:rPr>
              <w:i/>
              <w:iCs/>
              <w:rPrChange w:id="271" w:author="Geri Burgert" w:date="2026-02-02T17:12:00Z" w16du:dateUtc="2026-02-02T22:12:00Z">
                <w:rPr/>
              </w:rPrChange>
            </w:rPr>
            <w:delText>b</w:delText>
          </w:r>
        </w:del>
      </w:moveTo>
      <w:ins w:id="272" w:author="Geri Burgert" w:date="2026-02-01T12:23:00Z" w16du:dateUtc="2026-02-01T17:23:00Z">
        <w:r w:rsidRPr="00F55018">
          <w:rPr>
            <w:i/>
            <w:iCs/>
            <w:rPrChange w:id="273" w:author="Geri Burgert" w:date="2026-02-02T17:12:00Z" w16du:dateUtc="2026-02-02T22:12:00Z">
              <w:rPr/>
            </w:rPrChange>
          </w:rPr>
          <w:t>B</w:t>
        </w:r>
      </w:ins>
      <w:moveTo w:id="274" w:author="Geri Burgert" w:date="2026-02-01T12:12:00Z" w16du:dateUtc="2026-02-01T17:12:00Z">
        <w:r w:rsidR="0017591E" w:rsidRPr="00F55018">
          <w:rPr>
            <w:i/>
            <w:iCs/>
            <w:rPrChange w:id="275" w:author="Geri Burgert" w:date="2026-02-02T17:12:00Z" w16du:dateUtc="2026-02-02T22:12:00Z">
              <w:rPr/>
            </w:rPrChange>
          </w:rPr>
          <w:t>iomarkers</w:t>
        </w:r>
      </w:moveTo>
    </w:p>
    <w:moveToRangeEnd w:id="208"/>
    <w:p w14:paraId="242EBC7D" w14:textId="59C80F51" w:rsidR="0017591E" w:rsidRPr="00F55018" w:rsidRDefault="003B6AEF" w:rsidP="004170FA">
      <w:pPr>
        <w:rPr>
          <w:ins w:id="276" w:author="Geri Burgert" w:date="2026-02-01T12:23:00Z" w16du:dateUtc="2026-02-01T17:23:00Z"/>
        </w:rPr>
      </w:pPr>
      <w:ins w:id="277" w:author="Geri Burgert" w:date="2026-02-01T12:23:00Z" w16du:dateUtc="2026-02-01T17:23:00Z">
        <w:r w:rsidRPr="00F55018">
          <w:t>&lt;BEGIN ARTICLE&gt;</w:t>
        </w:r>
      </w:ins>
    </w:p>
    <w:p w14:paraId="5835AE68" w14:textId="35DBE559" w:rsidR="003B6AEF" w:rsidRPr="00F55018" w:rsidRDefault="003B6AEF" w:rsidP="004170FA">
      <w:pPr>
        <w:rPr>
          <w:ins w:id="278" w:author="Geri Burgert" w:date="2026-02-01T12:12:00Z" w16du:dateUtc="2026-02-01T17:12:00Z"/>
        </w:rPr>
      </w:pPr>
      <w:ins w:id="279" w:author="Geri Burgert" w:date="2026-02-01T12:23:00Z" w16du:dateUtc="2026-02-01T17:23:00Z">
        <w:r w:rsidRPr="00F55018">
          <w:t>&lt;H1&gt;INTRODUCTION</w:t>
        </w:r>
      </w:ins>
    </w:p>
    <w:p w14:paraId="11D090E4" w14:textId="31EDEA7B" w:rsidR="0017591E" w:rsidRPr="00F55018" w:rsidDel="003B6AEF" w:rsidRDefault="0017591E" w:rsidP="004170FA">
      <w:pPr>
        <w:rPr>
          <w:del w:id="280" w:author="Geri Burgert" w:date="2026-02-01T12:23:00Z" w16du:dateUtc="2026-02-01T17:23:00Z"/>
        </w:rPr>
      </w:pPr>
      <w:commentRangeStart w:id="281"/>
    </w:p>
    <w:p w14:paraId="7FF5B4CB" w14:textId="612E2366" w:rsidR="004170FA" w:rsidRPr="00F55018" w:rsidDel="003B6AEF" w:rsidRDefault="004170FA" w:rsidP="004170FA">
      <w:pPr>
        <w:rPr>
          <w:del w:id="282" w:author="Geri Burgert" w:date="2026-02-01T12:24:00Z" w16du:dateUtc="2026-02-01T17:24:00Z"/>
        </w:rPr>
      </w:pPr>
      <w:del w:id="283" w:author="Geri Burgert" w:date="2026-02-01T12:24:00Z" w16du:dateUtc="2026-02-01T17:24:00Z">
        <w:r w:rsidRPr="00F55018" w:rsidDel="003B6AEF">
          <w:delText>Introduction:</w:delText>
        </w:r>
      </w:del>
    </w:p>
    <w:p w14:paraId="1025CDEE" w14:textId="106EE470" w:rsidR="004170FA" w:rsidRPr="00F55018" w:rsidRDefault="00D00B82" w:rsidP="004170FA">
      <w:ins w:id="284" w:author="Geri Burgert" w:date="2026-02-01T12:24:00Z" w16du:dateUtc="2026-02-01T17:24:00Z">
        <w:r w:rsidRPr="00F55018">
          <w:t>&lt;H2&gt;</w:t>
        </w:r>
      </w:ins>
      <w:r w:rsidR="004170FA" w:rsidRPr="00F55018">
        <w:t xml:space="preserve">Eosinophils and </w:t>
      </w:r>
      <w:ins w:id="285" w:author="Geri Burgert" w:date="2026-02-01T12:24:00Z" w16du:dateUtc="2026-02-01T17:24:00Z">
        <w:r w:rsidRPr="00F55018">
          <w:t>e</w:t>
        </w:r>
      </w:ins>
      <w:del w:id="286" w:author="Geri Burgert" w:date="2026-02-01T12:24:00Z" w16du:dateUtc="2026-02-01T17:24:00Z">
        <w:r w:rsidR="004170FA" w:rsidRPr="00F55018" w:rsidDel="00D00B82">
          <w:delText>E</w:delText>
        </w:r>
      </w:del>
      <w:r w:rsidR="004170FA" w:rsidRPr="00F55018">
        <w:t xml:space="preserve">osinophilic </w:t>
      </w:r>
      <w:ins w:id="287" w:author="Geri Burgert" w:date="2026-02-01T12:24:00Z" w16du:dateUtc="2026-02-01T17:24:00Z">
        <w:r w:rsidRPr="00F55018">
          <w:t>l</w:t>
        </w:r>
      </w:ins>
      <w:del w:id="288" w:author="Geri Burgert" w:date="2026-02-01T12:24:00Z" w16du:dateUtc="2026-02-01T17:24:00Z">
        <w:r w:rsidR="004170FA" w:rsidRPr="00F55018" w:rsidDel="00D00B82">
          <w:delText>L</w:delText>
        </w:r>
      </w:del>
      <w:r w:rsidR="004170FA" w:rsidRPr="00F55018">
        <w:t xml:space="preserve">ung </w:t>
      </w:r>
      <w:ins w:id="289" w:author="Geri Burgert" w:date="2026-02-01T12:24:00Z" w16du:dateUtc="2026-02-01T17:24:00Z">
        <w:r w:rsidRPr="00F55018">
          <w:t>d</w:t>
        </w:r>
      </w:ins>
      <w:del w:id="290" w:author="Geri Burgert" w:date="2026-02-01T12:24:00Z" w16du:dateUtc="2026-02-01T17:24:00Z">
        <w:r w:rsidR="004170FA" w:rsidRPr="00F55018" w:rsidDel="00D00B82">
          <w:delText>D</w:delText>
        </w:r>
      </w:del>
      <w:r w:rsidR="004170FA" w:rsidRPr="00F55018">
        <w:t>iseases</w:t>
      </w:r>
      <w:commentRangeEnd w:id="281"/>
      <w:r w:rsidR="00221B6E" w:rsidRPr="00F55018">
        <w:rPr>
          <w:rStyle w:val="CommentReference"/>
          <w:sz w:val="24"/>
          <w:szCs w:val="24"/>
          <w:rPrChange w:id="291" w:author="Geri Burgert" w:date="2026-02-02T17:12:00Z" w16du:dateUtc="2026-02-02T22:12:00Z">
            <w:rPr>
              <w:rStyle w:val="CommentReference"/>
            </w:rPr>
          </w:rPrChange>
        </w:rPr>
        <w:commentReference w:id="281"/>
      </w:r>
      <w:del w:id="292" w:author="Geri Burgert" w:date="2026-02-01T12:24:00Z" w16du:dateUtc="2026-02-01T17:24:00Z">
        <w:r w:rsidR="004170FA" w:rsidRPr="00F55018" w:rsidDel="00D00B82">
          <w:delText xml:space="preserve"> (ELD)</w:delText>
        </w:r>
      </w:del>
    </w:p>
    <w:p w14:paraId="1559D272" w14:textId="56A3DD64" w:rsidR="004170FA" w:rsidRPr="00F55018" w:rsidRDefault="004170FA" w:rsidP="004170FA">
      <w:r w:rsidRPr="00F55018">
        <w:t>Eosinophils are granulocytic leukocytes that occupy a paradoxical niche in pulmonary biology</w:t>
      </w:r>
      <w:ins w:id="293" w:author="Geri Burgert" w:date="2026-02-01T12:25:00Z" w16du:dateUtc="2026-02-01T17:25:00Z">
        <w:r w:rsidR="002A644E" w:rsidRPr="00F55018">
          <w:t>,</w:t>
        </w:r>
      </w:ins>
      <w:del w:id="294" w:author="Geri Burgert" w:date="2026-02-01T12:25:00Z" w16du:dateUtc="2026-02-01T17:25:00Z">
        <w:r w:rsidRPr="00F55018" w:rsidDel="002A644E">
          <w:delText>:</w:delText>
        </w:r>
      </w:del>
      <w:r w:rsidRPr="00F55018">
        <w:t xml:space="preserve"> indispensable sentinels of host defense that, when dysregulated, orchestrate some of the lung’s most destructive inflammatory responses</w:t>
      </w:r>
      <w:ins w:id="295" w:author="Geri Burgert" w:date="2026-02-01T12:25:00Z" w16du:dateUtc="2026-02-01T17:25:00Z">
        <w:r w:rsidR="002A644E" w:rsidRPr="00F55018">
          <w:t>.</w:t>
        </w:r>
      </w:ins>
      <w:del w:id="296" w:author="Geri Burgert" w:date="2026-02-01T12:25:00Z" w16du:dateUtc="2026-02-01T17:25:00Z">
        <w:r w:rsidRPr="00F55018" w:rsidDel="002A644E">
          <w:rPr>
            <w:vertAlign w:val="superscript"/>
            <w:rPrChange w:id="297" w:author="Geri Burgert" w:date="2026-02-02T17:12:00Z" w16du:dateUtc="2026-02-02T22:12:00Z">
              <w:rPr/>
            </w:rPrChange>
          </w:rPr>
          <w:delText>(</w:delText>
        </w:r>
      </w:del>
      <w:r w:rsidRPr="00F55018">
        <w:rPr>
          <w:vertAlign w:val="superscript"/>
          <w:rPrChange w:id="298" w:author="Geri Burgert" w:date="2026-02-02T17:12:00Z" w16du:dateUtc="2026-02-02T22:12:00Z">
            <w:rPr/>
          </w:rPrChange>
        </w:rPr>
        <w:t>1,</w:t>
      </w:r>
      <w:del w:id="299" w:author="Geri Burgert" w:date="2026-02-01T12:25:00Z" w16du:dateUtc="2026-02-01T17:25:00Z">
        <w:r w:rsidRPr="00F55018" w:rsidDel="002A644E">
          <w:rPr>
            <w:vertAlign w:val="superscript"/>
            <w:rPrChange w:id="300" w:author="Geri Burgert" w:date="2026-02-02T17:12:00Z" w16du:dateUtc="2026-02-02T22:12:00Z">
              <w:rPr/>
            </w:rPrChange>
          </w:rPr>
          <w:delText xml:space="preserve"> </w:delText>
        </w:r>
      </w:del>
      <w:r w:rsidRPr="00F55018">
        <w:rPr>
          <w:vertAlign w:val="superscript"/>
          <w:rPrChange w:id="301" w:author="Geri Burgert" w:date="2026-02-02T17:12:00Z" w16du:dateUtc="2026-02-02T22:12:00Z">
            <w:rPr/>
          </w:rPrChange>
        </w:rPr>
        <w:t>2</w:t>
      </w:r>
      <w:del w:id="302" w:author="Geri Burgert" w:date="2026-02-01T12:25:00Z" w16du:dateUtc="2026-02-01T17:25:00Z">
        <w:r w:rsidRPr="00F55018" w:rsidDel="002A644E">
          <w:delText>).</w:delText>
        </w:r>
      </w:del>
      <w:r w:rsidRPr="00F55018">
        <w:t xml:space="preserve"> Once activated, eosinophils are potent drivers of the type 2 (T2) inflammatory processes based on their ability to secrete stored cytotoxic and proinflammatory mediators</w:t>
      </w:r>
      <w:ins w:id="303" w:author="Geri Burgert" w:date="2026-02-01T12:26:00Z" w16du:dateUtc="2026-02-01T17:26:00Z">
        <w:r w:rsidR="009F4EAD" w:rsidRPr="00F55018">
          <w:t>.</w:t>
        </w:r>
      </w:ins>
      <w:del w:id="304" w:author="Geri Burgert" w:date="2026-02-01T12:26:00Z" w16du:dateUtc="2026-02-01T17:26:00Z">
        <w:r w:rsidRPr="00F55018" w:rsidDel="009F4EAD">
          <w:rPr>
            <w:vertAlign w:val="superscript"/>
            <w:rPrChange w:id="305" w:author="Geri Burgert" w:date="2026-02-02T17:12:00Z" w16du:dateUtc="2026-02-02T22:12:00Z">
              <w:rPr/>
            </w:rPrChange>
          </w:rPr>
          <w:delText xml:space="preserve"> (</w:delText>
        </w:r>
      </w:del>
      <w:r w:rsidRPr="00F55018">
        <w:rPr>
          <w:vertAlign w:val="superscript"/>
          <w:rPrChange w:id="306" w:author="Geri Burgert" w:date="2026-02-02T17:12:00Z" w16du:dateUtc="2026-02-02T22:12:00Z">
            <w:rPr/>
          </w:rPrChange>
        </w:rPr>
        <w:t>3</w:t>
      </w:r>
      <w:del w:id="307" w:author="Geri Burgert" w:date="2026-02-01T12:26:00Z" w16du:dateUtc="2026-02-01T17:26:00Z">
        <w:r w:rsidRPr="00F55018" w:rsidDel="009F4EAD">
          <w:delText>).</w:delText>
        </w:r>
      </w:del>
      <w:r w:rsidRPr="00F55018">
        <w:t xml:space="preserve"> These factors mediate tissue destruction and remodel</w:t>
      </w:r>
      <w:del w:id="308" w:author="Geri Burgert" w:date="2026-02-01T12:26:00Z" w16du:dateUtc="2026-02-01T17:26:00Z">
        <w:r w:rsidRPr="00F55018" w:rsidDel="00F564D3">
          <w:delText>l</w:delText>
        </w:r>
      </w:del>
      <w:r w:rsidRPr="00F55018">
        <w:t>ing, which may give rise to pathologic states. Eosinophilic lung diseases (ELD</w:t>
      </w:r>
      <w:ins w:id="309" w:author="Geri Burgert" w:date="2026-02-01T12:26:00Z" w16du:dateUtc="2026-02-01T17:26:00Z">
        <w:r w:rsidR="00F564D3" w:rsidRPr="00F55018">
          <w:t>s</w:t>
        </w:r>
      </w:ins>
      <w:r w:rsidRPr="00F55018">
        <w:t xml:space="preserve">) </w:t>
      </w:r>
      <w:del w:id="310" w:author="Geri Burgert" w:date="2026-02-01T12:28:00Z" w16du:dateUtc="2026-02-01T17:28:00Z">
        <w:r w:rsidRPr="00F55018" w:rsidDel="00DA01CA">
          <w:delText xml:space="preserve">comprise </w:delText>
        </w:r>
      </w:del>
      <w:ins w:id="311" w:author="Geri Burgert" w:date="2026-02-01T12:28:00Z" w16du:dateUtc="2026-02-01T17:28:00Z">
        <w:r w:rsidR="00DA01CA" w:rsidRPr="00F55018">
          <w:t xml:space="preserve">are composed of </w:t>
        </w:r>
      </w:ins>
      <w:r w:rsidRPr="00F55018">
        <w:t>a group of pulmonary disorders associated with the presence of abnormally increased eosinophils in the lung. This heterogenous group of diseases has diverse clinical features: underlying etiology, presentation, symptoms, diagnostic findings, prognosis</w:t>
      </w:r>
      <w:ins w:id="312" w:author="Geri Burgert" w:date="2026-02-01T12:28:00Z" w16du:dateUtc="2026-02-01T17:28:00Z">
        <w:r w:rsidR="00DA01CA" w:rsidRPr="00F55018">
          <w:t>,</w:t>
        </w:r>
      </w:ins>
      <w:r w:rsidRPr="00F55018">
        <w:t xml:space="preserve"> and treatments</w:t>
      </w:r>
      <w:del w:id="313" w:author="Geri Burgert" w:date="2026-02-01T12:29:00Z" w16du:dateUtc="2026-02-01T17:29:00Z">
        <w:r w:rsidRPr="00F55018" w:rsidDel="00DA01CA">
          <w:delText xml:space="preserve"> (</w:delText>
        </w:r>
      </w:del>
      <w:ins w:id="314" w:author="Geri Burgert" w:date="2026-02-01T12:29:00Z" w16du:dateUtc="2026-02-01T17:29:00Z">
        <w:r w:rsidR="00DA01CA" w:rsidRPr="00F55018">
          <w:t>.</w:t>
        </w:r>
      </w:ins>
      <w:r w:rsidRPr="00F55018">
        <w:rPr>
          <w:vertAlign w:val="superscript"/>
          <w:rPrChange w:id="315" w:author="Geri Burgert" w:date="2026-02-02T17:12:00Z" w16du:dateUtc="2026-02-02T22:12:00Z">
            <w:rPr/>
          </w:rPrChange>
        </w:rPr>
        <w:t>4</w:t>
      </w:r>
      <w:del w:id="316" w:author="Geri Burgert" w:date="2026-02-01T12:29:00Z" w16du:dateUtc="2026-02-01T17:29:00Z">
        <w:r w:rsidRPr="00F55018" w:rsidDel="00DA01CA">
          <w:delText>).</w:delText>
        </w:r>
      </w:del>
      <w:r w:rsidRPr="00F55018">
        <w:t xml:space="preserve"> </w:t>
      </w:r>
    </w:p>
    <w:p w14:paraId="31EB0E9F" w14:textId="00086DE8" w:rsidR="004170FA" w:rsidRPr="00F55018" w:rsidRDefault="00DA01CA" w:rsidP="004170FA">
      <w:ins w:id="317" w:author="Geri Burgert" w:date="2026-02-01T12:29:00Z" w16du:dateUtc="2026-02-01T17:29:00Z">
        <w:r w:rsidRPr="00F55018">
          <w:tab/>
        </w:r>
      </w:ins>
      <w:r w:rsidR="004170FA" w:rsidRPr="00F55018">
        <w:t>The classic definition of an ELD includes abnormal pulmonary imaging in conjunction with evidence of eosinophilic involvement, which may be demonstrated by increased peripheral blood eosinophils (absolute eosinophil count &gt;500 cells/uL)</w:t>
      </w:r>
      <w:ins w:id="318" w:author="Geri Burgert" w:date="2026-02-01T12:29:00Z" w16du:dateUtc="2026-02-01T17:29:00Z">
        <w:r w:rsidR="00F43C32" w:rsidRPr="00F55018">
          <w:t xml:space="preserve"> </w:t>
        </w:r>
      </w:ins>
      <w:ins w:id="319" w:author="Geri Burgert" w:date="2026-02-01T12:30:00Z" w16du:dateUtc="2026-02-01T17:30:00Z">
        <w:r w:rsidR="00F43C32" w:rsidRPr="00F55018">
          <w:t>or</w:t>
        </w:r>
      </w:ins>
      <w:del w:id="320" w:author="Geri Burgert" w:date="2026-02-01T12:29:00Z" w16du:dateUtc="2026-02-01T17:29:00Z">
        <w:r w:rsidR="004170FA" w:rsidRPr="00F55018" w:rsidDel="00F43C32">
          <w:delText>,</w:delText>
        </w:r>
      </w:del>
      <w:r w:rsidR="004170FA" w:rsidRPr="00F55018">
        <w:t xml:space="preserve"> increased eosinophils in bronchoalveolar lavage (BAL)</w:t>
      </w:r>
      <w:del w:id="321" w:author="Geri Burgert" w:date="2026-02-01T12:29:00Z" w16du:dateUtc="2026-02-01T17:29:00Z">
        <w:r w:rsidR="004170FA" w:rsidRPr="00F55018" w:rsidDel="00F43C32">
          <w:delText>,</w:delText>
        </w:r>
      </w:del>
      <w:r w:rsidR="004170FA" w:rsidRPr="00F55018">
        <w:t xml:space="preserve"> and/or within lung tissue on biopsy</w:t>
      </w:r>
      <w:ins w:id="322" w:author="Geri Burgert" w:date="2026-02-01T12:30:00Z" w16du:dateUtc="2026-02-01T17:30:00Z">
        <w:r w:rsidR="00F43C32" w:rsidRPr="00F55018">
          <w:t>.</w:t>
        </w:r>
      </w:ins>
      <w:del w:id="323" w:author="Geri Burgert" w:date="2026-02-01T12:30:00Z" w16du:dateUtc="2026-02-01T17:30:00Z">
        <w:r w:rsidR="004170FA" w:rsidRPr="00F55018" w:rsidDel="00F43C32">
          <w:rPr>
            <w:vertAlign w:val="superscript"/>
            <w:rPrChange w:id="324" w:author="Geri Burgert" w:date="2026-02-02T17:12:00Z" w16du:dateUtc="2026-02-02T22:12:00Z">
              <w:rPr/>
            </w:rPrChange>
          </w:rPr>
          <w:delText xml:space="preserve"> (</w:delText>
        </w:r>
      </w:del>
      <w:r w:rsidR="004170FA" w:rsidRPr="00F55018">
        <w:rPr>
          <w:vertAlign w:val="superscript"/>
          <w:rPrChange w:id="325" w:author="Geri Burgert" w:date="2026-02-02T17:12:00Z" w16du:dateUtc="2026-02-02T22:12:00Z">
            <w:rPr/>
          </w:rPrChange>
        </w:rPr>
        <w:t>5,</w:t>
      </w:r>
      <w:del w:id="326" w:author="Geri Burgert" w:date="2026-02-01T12:30:00Z" w16du:dateUtc="2026-02-01T17:30:00Z">
        <w:r w:rsidR="004170FA" w:rsidRPr="00F55018" w:rsidDel="00F43C32">
          <w:rPr>
            <w:vertAlign w:val="superscript"/>
            <w:rPrChange w:id="327" w:author="Geri Burgert" w:date="2026-02-02T17:12:00Z" w16du:dateUtc="2026-02-02T22:12:00Z">
              <w:rPr/>
            </w:rPrChange>
          </w:rPr>
          <w:delText xml:space="preserve"> </w:delText>
        </w:r>
      </w:del>
      <w:r w:rsidR="004170FA" w:rsidRPr="00F55018">
        <w:rPr>
          <w:vertAlign w:val="superscript"/>
          <w:rPrChange w:id="328" w:author="Geri Burgert" w:date="2026-02-02T17:12:00Z" w16du:dateUtc="2026-02-02T22:12:00Z">
            <w:rPr/>
          </w:rPrChange>
        </w:rPr>
        <w:t>6</w:t>
      </w:r>
      <w:del w:id="329" w:author="Geri Burgert" w:date="2026-02-01T12:30:00Z" w16du:dateUtc="2026-02-01T17:30:00Z">
        <w:r w:rsidR="004170FA" w:rsidRPr="00F55018" w:rsidDel="00F43C32">
          <w:delText>).</w:delText>
        </w:r>
      </w:del>
      <w:r w:rsidR="004170FA" w:rsidRPr="00F55018">
        <w:t xml:space="preserve"> Hypereosinophilia in conjunction with lung disease and/or BAL eosinophilia </w:t>
      </w:r>
      <w:del w:id="330" w:author="Geri Burgert" w:date="2026-02-01T12:30:00Z" w16du:dateUtc="2026-02-01T17:30:00Z">
        <w:r w:rsidR="004170FA" w:rsidRPr="00F55018" w:rsidDel="006876A2">
          <w:delText>&gt;</w:delText>
        </w:r>
      </w:del>
      <w:ins w:id="331" w:author="Geri Burgert" w:date="2026-02-01T12:30:00Z" w16du:dateUtc="2026-02-01T17:30:00Z">
        <w:r w:rsidR="006876A2" w:rsidRPr="00F55018">
          <w:t>greater than</w:t>
        </w:r>
      </w:ins>
      <w:r w:rsidR="004170FA" w:rsidRPr="00F55018">
        <w:t xml:space="preserve"> 40% strongly suggests a diagnosis of ELD</w:t>
      </w:r>
      <w:ins w:id="332" w:author="Geri Burgert" w:date="2026-02-01T12:30:00Z" w16du:dateUtc="2026-02-01T17:30:00Z">
        <w:r w:rsidR="006876A2" w:rsidRPr="00F55018">
          <w:t>.</w:t>
        </w:r>
      </w:ins>
      <w:del w:id="333" w:author="Geri Burgert" w:date="2026-02-01T12:30:00Z" w16du:dateUtc="2026-02-01T17:30:00Z">
        <w:r w:rsidR="004170FA" w:rsidRPr="00F55018" w:rsidDel="006876A2">
          <w:rPr>
            <w:vertAlign w:val="superscript"/>
            <w:rPrChange w:id="334" w:author="Geri Burgert" w:date="2026-02-02T17:12:00Z" w16du:dateUtc="2026-02-02T22:12:00Z">
              <w:rPr/>
            </w:rPrChange>
          </w:rPr>
          <w:delText xml:space="preserve"> (</w:delText>
        </w:r>
      </w:del>
      <w:r w:rsidR="004170FA" w:rsidRPr="00F55018">
        <w:rPr>
          <w:vertAlign w:val="superscript"/>
          <w:rPrChange w:id="335" w:author="Geri Burgert" w:date="2026-02-02T17:12:00Z" w16du:dateUtc="2026-02-02T22:12:00Z">
            <w:rPr/>
          </w:rPrChange>
        </w:rPr>
        <w:t>7</w:t>
      </w:r>
      <w:del w:id="336" w:author="Geri Burgert" w:date="2026-02-01T12:30:00Z" w16du:dateUtc="2026-02-01T17:30:00Z">
        <w:r w:rsidR="004170FA" w:rsidRPr="00F55018" w:rsidDel="006876A2">
          <w:delText>).</w:delText>
        </w:r>
      </w:del>
      <w:r w:rsidR="004170FA" w:rsidRPr="00F55018">
        <w:t xml:space="preserve"> Importantly, traditional chest x-rays may not identify all lung disease in ELDs.</w:t>
      </w:r>
      <w:del w:id="337" w:author="Geri Burgert" w:date="2026-01-29T16:27:00Z" w16du:dateUtc="2026-01-29T21:27:00Z">
        <w:r w:rsidR="004170FA" w:rsidRPr="00F55018" w:rsidDel="005D5E81">
          <w:delText xml:space="preserve">  </w:delText>
        </w:r>
      </w:del>
      <w:ins w:id="338" w:author="Geri Burgert" w:date="2026-01-29T16:27:00Z" w16du:dateUtc="2026-01-29T21:27:00Z">
        <w:r w:rsidR="005D5E81" w:rsidRPr="00F55018">
          <w:t xml:space="preserve"> </w:t>
        </w:r>
      </w:ins>
      <w:ins w:id="339" w:author="Geri Burgert" w:date="2026-02-01T12:30:00Z" w16du:dateUtc="2026-02-01T17:30:00Z">
        <w:r w:rsidR="006876A2" w:rsidRPr="00F55018">
          <w:t>C</w:t>
        </w:r>
      </w:ins>
      <w:del w:id="340" w:author="Geri Burgert" w:date="2026-02-01T12:30:00Z" w16du:dateUtc="2026-02-01T17:30:00Z">
        <w:r w:rsidR="004170FA" w:rsidRPr="00F55018" w:rsidDel="006876A2">
          <w:delText>It is important to note that c</w:delText>
        </w:r>
      </w:del>
      <w:r w:rsidR="004170FA" w:rsidRPr="00F55018">
        <w:t xml:space="preserve">ertain drugs, infections (particularly with helminths or fungi) and neoplasms can also cause pulmonary eosinophilia. </w:t>
      </w:r>
      <w:ins w:id="341" w:author="Geri Burgert" w:date="2026-02-01T12:30:00Z" w16du:dateUtc="2026-02-01T17:30:00Z">
        <w:r w:rsidR="006876A2" w:rsidRPr="00F55018">
          <w:t xml:space="preserve">Eosinophilic lung diseases </w:t>
        </w:r>
      </w:ins>
      <w:del w:id="342" w:author="Geri Burgert" w:date="2026-02-01T12:30:00Z" w16du:dateUtc="2026-02-01T17:30:00Z">
        <w:r w:rsidR="004170FA" w:rsidRPr="00F55018" w:rsidDel="006876A2">
          <w:delText xml:space="preserve">ELDs </w:delText>
        </w:r>
      </w:del>
      <w:r w:rsidR="004170FA" w:rsidRPr="00F55018">
        <w:t xml:space="preserve">can also be classified by </w:t>
      </w:r>
      <w:ins w:id="343" w:author="Geri Burgert" w:date="2026-02-01T12:30:00Z" w16du:dateUtc="2026-02-01T17:30:00Z">
        <w:r w:rsidR="006876A2" w:rsidRPr="00F55018">
          <w:t xml:space="preserve">the </w:t>
        </w:r>
      </w:ins>
      <w:r w:rsidR="004170FA" w:rsidRPr="00F55018">
        <w:t xml:space="preserve">mode of onset, </w:t>
      </w:r>
      <w:ins w:id="344" w:author="Geri Burgert" w:date="2026-02-01T12:30:00Z" w16du:dateUtc="2026-02-01T17:30:00Z">
        <w:r w:rsidR="006876A2" w:rsidRPr="00F55018">
          <w:t xml:space="preserve">the </w:t>
        </w:r>
      </w:ins>
      <w:r w:rsidR="004170FA" w:rsidRPr="00F55018">
        <w:t xml:space="preserve">presence of an identified cause or </w:t>
      </w:r>
      <w:ins w:id="345" w:author="Geri Burgert" w:date="2026-02-01T12:31:00Z" w16du:dateUtc="2026-02-01T17:31:00Z">
        <w:r w:rsidR="006876A2" w:rsidRPr="00F55018">
          <w:t xml:space="preserve">the </w:t>
        </w:r>
      </w:ins>
      <w:r w:rsidR="004170FA" w:rsidRPr="00F55018">
        <w:t>idiopathic</w:t>
      </w:r>
      <w:ins w:id="346" w:author="Geri Burgert" w:date="2026-02-01T12:31:00Z" w16du:dateUtc="2026-02-01T17:31:00Z">
        <w:r w:rsidR="006876A2" w:rsidRPr="00F55018">
          <w:t xml:space="preserve"> nature</w:t>
        </w:r>
      </w:ins>
      <w:r w:rsidR="004170FA" w:rsidRPr="00F55018">
        <w:t xml:space="preserve">, and </w:t>
      </w:r>
      <w:ins w:id="347" w:author="Geri Burgert" w:date="2026-02-01T12:31:00Z" w16du:dateUtc="2026-02-01T17:31:00Z">
        <w:r w:rsidR="006876A2" w:rsidRPr="00F55018">
          <w:t>whether the</w:t>
        </w:r>
      </w:ins>
      <w:del w:id="348" w:author="Geri Burgert" w:date="2026-02-01T12:31:00Z" w16du:dateUtc="2026-02-01T17:31:00Z">
        <w:r w:rsidR="004170FA" w:rsidRPr="00F55018" w:rsidDel="006876A2">
          <w:delText>if</w:delText>
        </w:r>
      </w:del>
      <w:r w:rsidR="004170FA" w:rsidRPr="00F55018">
        <w:t xml:space="preserve"> disease is confined to the lungs or if there are systemic manifestations.</w:t>
      </w:r>
      <w:del w:id="349" w:author="Geri Burgert" w:date="2026-01-29T16:27:00Z" w16du:dateUtc="2026-01-29T21:27:00Z">
        <w:r w:rsidR="004170FA" w:rsidRPr="00F55018" w:rsidDel="005D5E81">
          <w:delText xml:space="preserve">  </w:delText>
        </w:r>
      </w:del>
      <w:ins w:id="350" w:author="Geri Burgert" w:date="2026-01-29T16:27:00Z" w16du:dateUtc="2026-01-29T21:27:00Z">
        <w:r w:rsidR="005D5E81" w:rsidRPr="00F55018">
          <w:t xml:space="preserve"> </w:t>
        </w:r>
      </w:ins>
    </w:p>
    <w:p w14:paraId="219CADE0" w14:textId="1FDC1203" w:rsidR="004170FA" w:rsidRPr="00F55018" w:rsidRDefault="006876A2" w:rsidP="004170FA">
      <w:ins w:id="351" w:author="Geri Burgert" w:date="2026-02-01T12:31:00Z" w16du:dateUtc="2026-02-01T17:31:00Z">
        <w:r w:rsidRPr="00F55018">
          <w:lastRenderedPageBreak/>
          <w:tab/>
        </w:r>
      </w:ins>
      <w:r w:rsidR="004170FA" w:rsidRPr="00F55018">
        <w:t xml:space="preserve">Many </w:t>
      </w:r>
      <w:del w:id="352" w:author="Geri Burgert" w:date="2026-02-01T14:35:00Z" w16du:dateUtc="2026-02-01T19:35:00Z">
        <w:r w:rsidR="004170FA" w:rsidRPr="00F55018" w:rsidDel="00443906">
          <w:delText xml:space="preserve">of the </w:delText>
        </w:r>
      </w:del>
      <w:r w:rsidR="004170FA" w:rsidRPr="00F55018">
        <w:t>ELDs are difficult to treat</w:t>
      </w:r>
      <w:ins w:id="353" w:author="Geri Burgert" w:date="2026-02-01T14:35:00Z" w16du:dateUtc="2026-02-01T19:35:00Z">
        <w:r w:rsidR="00443906" w:rsidRPr="00F55018">
          <w:t>,</w:t>
        </w:r>
      </w:ins>
      <w:r w:rsidR="004170FA" w:rsidRPr="00F55018">
        <w:t xml:space="preserve"> and the cornerstones of therapy (corticosteroids and other immunosuppressants) have significant morbidity and relapses are common. The current treatment paradigm of ELD requires the use of biomarkers and/or imaging modalities to designate the presence or absence of eosinophil-associated </w:t>
      </w:r>
      <w:ins w:id="354" w:author="Geri Burgert" w:date="2026-02-01T12:25:00Z" w16du:dateUtc="2026-02-01T17:25:00Z">
        <w:r w:rsidR="002A644E" w:rsidRPr="00F55018">
          <w:t>T</w:t>
        </w:r>
      </w:ins>
      <w:del w:id="355" w:author="Geri Burgert" w:date="2026-02-01T12:25:00Z" w16du:dateUtc="2026-02-01T17:25:00Z">
        <w:r w:rsidR="004170FA" w:rsidRPr="00F55018" w:rsidDel="002A644E">
          <w:delText>type</w:delText>
        </w:r>
      </w:del>
      <w:del w:id="356" w:author="Geri Burgert" w:date="2026-02-01T12:26:00Z" w16du:dateUtc="2026-02-01T17:26:00Z">
        <w:r w:rsidR="004170FA" w:rsidRPr="00F55018" w:rsidDel="002A644E">
          <w:delText xml:space="preserve"> </w:delText>
        </w:r>
      </w:del>
      <w:r w:rsidR="004170FA" w:rsidRPr="00F55018">
        <w:t>2 inflammation</w:t>
      </w:r>
      <w:del w:id="357" w:author="Geri Burgert" w:date="2026-02-01T14:35:00Z" w16du:dateUtc="2026-02-01T19:35:00Z">
        <w:r w:rsidR="004170FA" w:rsidRPr="00F55018" w:rsidDel="00443906">
          <w:delText>,</w:delText>
        </w:r>
      </w:del>
      <w:r w:rsidR="004170FA" w:rsidRPr="00F55018">
        <w:t xml:space="preserve"> </w:t>
      </w:r>
      <w:del w:id="358" w:author="Geri Burgert" w:date="2026-02-01T14:35:00Z" w16du:dateUtc="2026-02-01T19:35:00Z">
        <w:r w:rsidR="004170FA" w:rsidRPr="00F55018" w:rsidDel="00443906">
          <w:delText xml:space="preserve">and </w:delText>
        </w:r>
      </w:del>
      <w:ins w:id="359" w:author="Geri Burgert" w:date="2026-02-01T14:35:00Z" w16du:dateUtc="2026-02-01T19:35:00Z">
        <w:r w:rsidR="00443906" w:rsidRPr="00F55018">
          <w:t xml:space="preserve">as well as </w:t>
        </w:r>
      </w:ins>
      <w:r w:rsidR="004170FA" w:rsidRPr="00F55018">
        <w:t>the clinical features. Here, we will review the conventional and emerging novel biomarkers and imaging technologies in some of the major ELDs</w:t>
      </w:r>
      <w:ins w:id="360" w:author="Geri Burgert" w:date="2026-02-01T14:35:00Z" w16du:dateUtc="2026-02-01T19:35:00Z">
        <w:r w:rsidR="00443906" w:rsidRPr="00F55018">
          <w:t>,</w:t>
        </w:r>
      </w:ins>
      <w:r w:rsidR="004170FA" w:rsidRPr="00F55018">
        <w:t xml:space="preserve"> which include asthma, eosinophilic granulomatosis with </w:t>
      </w:r>
      <w:del w:id="361" w:author="Geri Burgert" w:date="2026-02-01T14:35:00Z" w16du:dateUtc="2026-02-01T19:35:00Z">
        <w:r w:rsidR="004170FA" w:rsidRPr="00F55018" w:rsidDel="00443906">
          <w:delText>polyangitis</w:delText>
        </w:r>
      </w:del>
      <w:ins w:id="362" w:author="Geri Burgert" w:date="2026-02-01T14:35:00Z" w16du:dateUtc="2026-02-01T19:35:00Z">
        <w:r w:rsidR="00443906" w:rsidRPr="00F55018">
          <w:t>polyangiitis</w:t>
        </w:r>
      </w:ins>
      <w:r w:rsidR="004170FA" w:rsidRPr="00F55018">
        <w:t xml:space="preserve"> (EGPA), allergic bronchopulmonary aspergillosis (ABPA), eosinophilic bronchitis, chronic obstructive pulmonary disease (COPD), hypereosinophilic syndrome</w:t>
      </w:r>
      <w:del w:id="363" w:author="Geri Burgert" w:date="2026-02-01T14:39:00Z" w16du:dateUtc="2026-02-01T19:39:00Z">
        <w:r w:rsidR="004170FA" w:rsidRPr="00F55018" w:rsidDel="004F35EC">
          <w:delText xml:space="preserve"> (HES)</w:delText>
        </w:r>
      </w:del>
      <w:r w:rsidR="004170FA" w:rsidRPr="00F55018">
        <w:t>, and chronic eosinophilic pneumonia (CEP).</w:t>
      </w:r>
      <w:del w:id="364" w:author="Geri Burgert" w:date="2026-01-29T16:27:00Z" w16du:dateUtc="2026-01-29T21:27:00Z">
        <w:r w:rsidR="004170FA" w:rsidRPr="00F55018" w:rsidDel="005D5E81">
          <w:delText xml:space="preserve">  </w:delText>
        </w:r>
      </w:del>
    </w:p>
    <w:p w14:paraId="12C72220" w14:textId="72B4B9C1" w:rsidR="004170FA" w:rsidRPr="00F55018" w:rsidRDefault="00221B6E" w:rsidP="004170FA">
      <w:ins w:id="365" w:author="Geri Burgert" w:date="2026-02-01T14:41:00Z" w16du:dateUtc="2026-02-01T19:41:00Z">
        <w:r w:rsidRPr="00F55018">
          <w:t>&lt;H</w:t>
        </w:r>
      </w:ins>
      <w:ins w:id="366" w:author="Geri Burgert" w:date="2026-02-01T14:43:00Z" w16du:dateUtc="2026-02-01T19:43:00Z">
        <w:r w:rsidRPr="00F55018">
          <w:t>1</w:t>
        </w:r>
      </w:ins>
      <w:ins w:id="367" w:author="Geri Burgert" w:date="2026-02-01T14:41:00Z" w16du:dateUtc="2026-02-01T19:41:00Z">
        <w:r w:rsidRPr="00F55018">
          <w:t>&gt;</w:t>
        </w:r>
      </w:ins>
      <w:r w:rsidR="004170FA" w:rsidRPr="00F55018">
        <w:t>C</w:t>
      </w:r>
      <w:ins w:id="368" w:author="Geri Burgert" w:date="2026-02-02T14:38:00Z" w16du:dateUtc="2026-02-02T19:38:00Z">
        <w:r w:rsidR="00BF1652" w:rsidRPr="00F55018">
          <w:t>URRENT BIOMARKERS</w:t>
        </w:r>
      </w:ins>
      <w:del w:id="369" w:author="Geri Burgert" w:date="2026-02-02T14:38:00Z" w16du:dateUtc="2026-02-02T19:38:00Z">
        <w:r w:rsidR="004170FA" w:rsidRPr="00F55018" w:rsidDel="00BF1652">
          <w:delText xml:space="preserve">urrent </w:delText>
        </w:r>
      </w:del>
      <w:del w:id="370" w:author="Geri Burgert" w:date="2026-02-01T14:42:00Z" w16du:dateUtc="2026-02-01T19:42:00Z">
        <w:r w:rsidR="004170FA" w:rsidRPr="00F55018" w:rsidDel="00221B6E">
          <w:delText>B</w:delText>
        </w:r>
      </w:del>
      <w:del w:id="371" w:author="Geri Burgert" w:date="2026-02-02T14:38:00Z" w16du:dateUtc="2026-02-02T19:38:00Z">
        <w:r w:rsidR="004170FA" w:rsidRPr="00F55018" w:rsidDel="00BF1652">
          <w:delText>iomarkers</w:delText>
        </w:r>
      </w:del>
      <w:ins w:id="372" w:author="Geri Burgert" w:date="2026-02-02T14:38:00Z" w16du:dateUtc="2026-02-02T19:38:00Z">
        <w:r w:rsidR="00BF1652" w:rsidRPr="00F55018">
          <w:t xml:space="preserve"> FOR</w:t>
        </w:r>
      </w:ins>
      <w:del w:id="373" w:author="Geri Burgert" w:date="2026-02-02T14:38:00Z" w16du:dateUtc="2026-02-02T19:38:00Z">
        <w:r w:rsidR="004170FA" w:rsidRPr="00F55018" w:rsidDel="00BF1652">
          <w:delText xml:space="preserve"> for</w:delText>
        </w:r>
      </w:del>
      <w:ins w:id="374" w:author="Geri Burgert" w:date="2026-02-02T14:38:00Z" w16du:dateUtc="2026-02-02T19:38:00Z">
        <w:r w:rsidR="00BF1652" w:rsidRPr="00F55018">
          <w:t xml:space="preserve"> ASSESSING</w:t>
        </w:r>
      </w:ins>
      <w:del w:id="375" w:author="Geri Burgert" w:date="2026-02-02T14:38:00Z" w16du:dateUtc="2026-02-02T19:38:00Z">
        <w:r w:rsidR="004170FA" w:rsidRPr="00F55018" w:rsidDel="00BF1652">
          <w:delText xml:space="preserve"> Assessing</w:delText>
        </w:r>
      </w:del>
      <w:ins w:id="376" w:author="Geri Burgert" w:date="2026-02-02T14:38:00Z" w16du:dateUtc="2026-02-02T19:38:00Z">
        <w:r w:rsidR="00BF1652" w:rsidRPr="00F55018">
          <w:t xml:space="preserve"> EOSINOPHILI</w:t>
        </w:r>
      </w:ins>
      <w:ins w:id="377" w:author="Geri Burgert" w:date="2026-02-02T14:39:00Z" w16du:dateUtc="2026-02-02T19:39:00Z">
        <w:r w:rsidR="00BF1652" w:rsidRPr="00F55018">
          <w:t>A</w:t>
        </w:r>
      </w:ins>
      <w:del w:id="378" w:author="Geri Burgert" w:date="2026-02-02T14:39:00Z" w16du:dateUtc="2026-02-02T19:39:00Z">
        <w:r w:rsidR="004170FA" w:rsidRPr="00F55018" w:rsidDel="00BF1652">
          <w:delText xml:space="preserve"> Eosinophilia </w:delText>
        </w:r>
      </w:del>
      <w:ins w:id="379" w:author="Geri Burgert" w:date="2026-02-02T14:39:00Z" w16du:dateUtc="2026-02-02T19:39:00Z">
        <w:r w:rsidR="00BF1652" w:rsidRPr="00F55018">
          <w:t xml:space="preserve"> IN</w:t>
        </w:r>
      </w:ins>
      <w:del w:id="380" w:author="Geri Burgert" w:date="2026-02-02T14:39:00Z" w16du:dateUtc="2026-02-02T19:39:00Z">
        <w:r w:rsidR="004170FA" w:rsidRPr="00F55018" w:rsidDel="00BF1652">
          <w:delText>in</w:delText>
        </w:r>
      </w:del>
      <w:r w:rsidR="004170FA" w:rsidRPr="00F55018">
        <w:t xml:space="preserve"> ELD</w:t>
      </w:r>
      <w:del w:id="381" w:author="Geri Burgert" w:date="2026-02-02T14:39:00Z" w16du:dateUtc="2026-02-02T19:39:00Z">
        <w:r w:rsidR="004170FA" w:rsidRPr="00F55018" w:rsidDel="00BF1652">
          <w:delText>s</w:delText>
        </w:r>
      </w:del>
      <w:ins w:id="382" w:author="Geri Burgert" w:date="2026-02-02T14:39:00Z" w16du:dateUtc="2026-02-02T19:39:00Z">
        <w:r w:rsidR="00BF1652" w:rsidRPr="00F55018">
          <w:t>S</w:t>
        </w:r>
      </w:ins>
    </w:p>
    <w:p w14:paraId="7C74DE7E" w14:textId="1FF8387C" w:rsidR="004170FA" w:rsidRPr="00F55018" w:rsidRDefault="004170FA" w:rsidP="004170FA">
      <w:r w:rsidRPr="00F55018">
        <w:t>Biomarkers are measurable biological features that indicate normal physiology, disease processes, or treatment responses. They guide disease phenotyping, risk assessment, and clinical decisions, and their identification is increasingly important in precision medicine.</w:t>
      </w:r>
      <w:del w:id="383" w:author="Geri Burgert" w:date="2026-02-01T14:43:00Z" w16du:dateUtc="2026-02-01T19:43:00Z">
        <w:r w:rsidRPr="00F55018" w:rsidDel="00221B6E">
          <w:rPr>
            <w:vertAlign w:val="superscript"/>
            <w:rPrChange w:id="384" w:author="Geri Burgert" w:date="2026-02-02T17:12:00Z" w16du:dateUtc="2026-02-02T22:12:00Z">
              <w:rPr/>
            </w:rPrChange>
          </w:rPr>
          <w:delText xml:space="preserve"> (</w:delText>
        </w:r>
      </w:del>
      <w:r w:rsidRPr="00F55018">
        <w:rPr>
          <w:vertAlign w:val="superscript"/>
          <w:rPrChange w:id="385" w:author="Geri Burgert" w:date="2026-02-02T17:12:00Z" w16du:dateUtc="2026-02-02T22:12:00Z">
            <w:rPr/>
          </w:rPrChange>
        </w:rPr>
        <w:t>8</w:t>
      </w:r>
      <w:del w:id="386" w:author="Geri Burgert" w:date="2026-02-01T14:43:00Z" w16du:dateUtc="2026-02-01T19:43:00Z">
        <w:r w:rsidRPr="00F55018" w:rsidDel="00221B6E">
          <w:delText>).</w:delText>
        </w:r>
      </w:del>
      <w:r w:rsidRPr="00F55018">
        <w:t xml:space="preserve"> Eosinophils are the key biomarker for </w:t>
      </w:r>
      <w:del w:id="387" w:author="Geri Burgert" w:date="2026-02-01T14:43:00Z" w16du:dateUtc="2026-02-01T19:43:00Z">
        <w:r w:rsidRPr="00F55018" w:rsidDel="00221B6E">
          <w:delText xml:space="preserve">diagnosing and </w:delText>
        </w:r>
      </w:del>
      <w:r w:rsidRPr="00F55018">
        <w:t>manag</w:t>
      </w:r>
      <w:del w:id="388" w:author="Geri Burgert" w:date="2026-02-01T14:43:00Z" w16du:dateUtc="2026-02-01T19:43:00Z">
        <w:r w:rsidRPr="00F55018" w:rsidDel="00221B6E">
          <w:delText>ement of</w:delText>
        </w:r>
      </w:del>
      <w:ins w:id="389" w:author="Geri Burgert" w:date="2026-02-01T14:43:00Z" w16du:dateUtc="2026-02-01T19:43:00Z">
        <w:r w:rsidR="00221B6E" w:rsidRPr="00F55018">
          <w:t>ing</w:t>
        </w:r>
      </w:ins>
      <w:r w:rsidRPr="00F55018">
        <w:t xml:space="preserve"> patients with ELDs</w:t>
      </w:r>
      <w:ins w:id="390" w:author="Geri Burgert" w:date="2026-02-01T14:43:00Z" w16du:dateUtc="2026-02-01T19:43:00Z">
        <w:r w:rsidR="00221B6E" w:rsidRPr="00F55018">
          <w:t xml:space="preserve"> and providing the diagnosis</w:t>
        </w:r>
      </w:ins>
      <w:r w:rsidRPr="00F55018">
        <w:t xml:space="preserve">. The current approaches are </w:t>
      </w:r>
      <w:del w:id="391" w:author="Geri Burgert" w:date="2026-02-01T14:43:00Z" w16du:dateUtc="2026-02-01T19:43:00Z">
        <w:r w:rsidRPr="00F55018" w:rsidDel="00221B6E">
          <w:delText xml:space="preserve">tabulated </w:delText>
        </w:r>
      </w:del>
      <w:ins w:id="392" w:author="Geri Burgert" w:date="2026-02-01T14:43:00Z" w16du:dateUtc="2026-02-01T19:43:00Z">
        <w:r w:rsidR="00221B6E" w:rsidRPr="00F55018">
          <w:t xml:space="preserve">listed </w:t>
        </w:r>
      </w:ins>
      <w:r w:rsidRPr="00F55018">
        <w:t xml:space="preserve">in </w:t>
      </w:r>
      <w:r w:rsidRPr="00F55018">
        <w:rPr>
          <w:highlight w:val="yellow"/>
          <w:rPrChange w:id="393" w:author="Geri Burgert" w:date="2026-02-02T17:12:00Z" w16du:dateUtc="2026-02-02T22:12:00Z">
            <w:rPr/>
          </w:rPrChange>
        </w:rPr>
        <w:t xml:space="preserve">Table </w:t>
      </w:r>
      <w:ins w:id="394" w:author="Geri Burgert" w:date="2026-02-01T12:03:00Z" w16du:dateUtc="2026-02-01T17:03:00Z">
        <w:r w:rsidR="000D1DF1" w:rsidRPr="00F55018">
          <w:rPr>
            <w:highlight w:val="yellow"/>
            <w:rPrChange w:id="395" w:author="Geri Burgert" w:date="2026-02-02T17:12:00Z" w16du:dateUtc="2026-02-02T22:12:00Z">
              <w:rPr/>
            </w:rPrChange>
          </w:rPr>
          <w:t>I</w:t>
        </w:r>
      </w:ins>
      <w:del w:id="396" w:author="Geri Burgert" w:date="2026-02-01T12:03:00Z" w16du:dateUtc="2026-02-01T17:03:00Z">
        <w:r w:rsidRPr="00F55018" w:rsidDel="000D1DF1">
          <w:delText>1</w:delText>
        </w:r>
      </w:del>
      <w:r w:rsidRPr="00F55018">
        <w:t xml:space="preserve"> and discussed </w:t>
      </w:r>
      <w:del w:id="397" w:author="Geri Burgert" w:date="2026-02-01T14:43:00Z" w16du:dateUtc="2026-02-01T19:43:00Z">
        <w:r w:rsidRPr="00F55018" w:rsidDel="00221B6E">
          <w:delText>below</w:delText>
        </w:r>
      </w:del>
      <w:ins w:id="398" w:author="Geri Burgert" w:date="2026-02-01T14:43:00Z" w16du:dateUtc="2026-02-01T19:43:00Z">
        <w:r w:rsidR="00221B6E" w:rsidRPr="00F55018">
          <w:t>next</w:t>
        </w:r>
      </w:ins>
      <w:r w:rsidRPr="00F55018">
        <w:t>.</w:t>
      </w:r>
    </w:p>
    <w:p w14:paraId="2A8882CF" w14:textId="73098738" w:rsidR="004170FA" w:rsidRPr="00F55018" w:rsidRDefault="00221B6E" w:rsidP="004170FA">
      <w:ins w:id="399" w:author="Geri Burgert" w:date="2026-02-01T14:43:00Z" w16du:dateUtc="2026-02-01T19:43:00Z">
        <w:r w:rsidRPr="00F55018">
          <w:t>&lt;H2&gt;</w:t>
        </w:r>
      </w:ins>
      <w:r w:rsidR="004170FA" w:rsidRPr="00F55018">
        <w:t xml:space="preserve">Bronchoalveolar </w:t>
      </w:r>
      <w:ins w:id="400" w:author="Geri Burgert" w:date="2026-02-01T14:43:00Z" w16du:dateUtc="2026-02-01T19:43:00Z">
        <w:r w:rsidRPr="00F55018">
          <w:t>l</w:t>
        </w:r>
      </w:ins>
      <w:del w:id="401" w:author="Geri Burgert" w:date="2026-02-01T14:43:00Z" w16du:dateUtc="2026-02-01T19:43:00Z">
        <w:r w:rsidR="004170FA" w:rsidRPr="00F55018" w:rsidDel="00221B6E">
          <w:delText>L</w:delText>
        </w:r>
      </w:del>
      <w:r w:rsidR="004170FA" w:rsidRPr="00F55018">
        <w:t>avage</w:t>
      </w:r>
      <w:ins w:id="402" w:author="Geri Burgert" w:date="2026-02-01T14:44:00Z" w16du:dateUtc="2026-02-01T19:44:00Z">
        <w:r w:rsidRPr="00F55018">
          <w:t xml:space="preserve"> and b</w:t>
        </w:r>
      </w:ins>
      <w:del w:id="403" w:author="Geri Burgert" w:date="2026-02-01T14:44:00Z" w16du:dateUtc="2026-02-01T19:44:00Z">
        <w:r w:rsidR="004170FA" w:rsidRPr="00F55018" w:rsidDel="00221B6E">
          <w:delText>/B</w:delText>
        </w:r>
      </w:del>
      <w:r w:rsidR="004170FA" w:rsidRPr="00F55018">
        <w:t>iopsy</w:t>
      </w:r>
    </w:p>
    <w:p w14:paraId="520EFC91" w14:textId="3B9147F5" w:rsidR="004170FA" w:rsidRPr="00F55018" w:rsidRDefault="004170FA" w:rsidP="004170FA">
      <w:r w:rsidRPr="00F55018">
        <w:t xml:space="preserve">Bronchoalveolar lavage and transbronchial or surgical lung biopsies remain the </w:t>
      </w:r>
      <w:del w:id="404" w:author="Geri Burgert" w:date="2026-02-01T14:44:00Z" w16du:dateUtc="2026-02-01T19:44:00Z">
        <w:r w:rsidRPr="00F55018" w:rsidDel="004A1C22">
          <w:delText xml:space="preserve">gold </w:delText>
        </w:r>
      </w:del>
      <w:ins w:id="405" w:author="Geri Burgert" w:date="2026-02-01T14:44:00Z" w16du:dateUtc="2026-02-01T19:44:00Z">
        <w:r w:rsidR="004A1C22" w:rsidRPr="00F55018">
          <w:t xml:space="preserve">reference </w:t>
        </w:r>
      </w:ins>
      <w:r w:rsidRPr="00F55018">
        <w:t>standards for directly assessing airway or tissue eosinophilia</w:t>
      </w:r>
      <w:ins w:id="406" w:author="Geri Burgert" w:date="2026-02-01T14:44:00Z" w16du:dateUtc="2026-02-01T19:44:00Z">
        <w:r w:rsidR="004A1C22" w:rsidRPr="00F55018">
          <w:t>.</w:t>
        </w:r>
      </w:ins>
      <w:del w:id="407" w:author="Geri Burgert" w:date="2026-02-01T14:44:00Z" w16du:dateUtc="2026-02-01T19:44:00Z">
        <w:r w:rsidRPr="00F55018" w:rsidDel="004A1C22">
          <w:rPr>
            <w:vertAlign w:val="superscript"/>
            <w:rPrChange w:id="408" w:author="Geri Burgert" w:date="2026-02-02T17:12:00Z" w16du:dateUtc="2026-02-02T22:12:00Z">
              <w:rPr/>
            </w:rPrChange>
          </w:rPr>
          <w:delText xml:space="preserve"> (</w:delText>
        </w:r>
      </w:del>
      <w:ins w:id="409" w:author="Geri Burgert" w:date="2026-02-02T14:55:00Z" w16du:dateUtc="2026-02-02T19:55:00Z">
        <w:r w:rsidR="00E844DA" w:rsidRPr="00F55018">
          <w:rPr>
            <w:vertAlign w:val="superscript"/>
          </w:rPr>
          <w:t>27</w:t>
        </w:r>
      </w:ins>
      <w:del w:id="410" w:author="Geri Burgert" w:date="2026-02-02T14:55:00Z" w16du:dateUtc="2026-02-02T19:55:00Z">
        <w:r w:rsidRPr="00F55018" w:rsidDel="00E844DA">
          <w:rPr>
            <w:vertAlign w:val="superscript"/>
            <w:rPrChange w:id="411" w:author="Geri Burgert" w:date="2026-02-02T17:12:00Z" w16du:dateUtc="2026-02-02T22:12:00Z">
              <w:rPr/>
            </w:rPrChange>
          </w:rPr>
          <w:delText>9</w:delText>
        </w:r>
      </w:del>
      <w:del w:id="412" w:author="Geri Burgert" w:date="2026-02-01T14:44:00Z" w16du:dateUtc="2026-02-01T19:44:00Z">
        <w:r w:rsidRPr="00F55018" w:rsidDel="004A1C22">
          <w:delText>).</w:delText>
        </w:r>
      </w:del>
      <w:r w:rsidRPr="00F55018">
        <w:t xml:space="preserve"> </w:t>
      </w:r>
      <w:ins w:id="413" w:author="Geri Burgert" w:date="2026-02-01T14:44:00Z" w16du:dateUtc="2026-02-01T19:44:00Z">
        <w:r w:rsidR="004A1C22" w:rsidRPr="00F55018">
          <w:t>Although</w:t>
        </w:r>
      </w:ins>
      <w:del w:id="414" w:author="Geri Burgert" w:date="2026-02-01T14:44:00Z" w16du:dateUtc="2026-02-01T19:44:00Z">
        <w:r w:rsidRPr="00F55018" w:rsidDel="004A1C22">
          <w:delText>While</w:delText>
        </w:r>
      </w:del>
      <w:r w:rsidRPr="00F55018">
        <w:t xml:space="preserve"> lung biopsy provides precise measurement and spatial localization of eosinophilic </w:t>
      </w:r>
      <w:r w:rsidRPr="00F55018">
        <w:lastRenderedPageBreak/>
        <w:t>infiltration, its utility is limited by its invasive nature and associated risks, including hemorrhage, pneumothorax, and hypoxia</w:t>
      </w:r>
      <w:ins w:id="415" w:author="Geri Burgert" w:date="2026-02-01T14:44:00Z" w16du:dateUtc="2026-02-01T19:44:00Z">
        <w:r w:rsidR="004A1C22" w:rsidRPr="00F55018">
          <w:t>.</w:t>
        </w:r>
      </w:ins>
      <w:del w:id="416" w:author="Geri Burgert" w:date="2026-02-01T14:44:00Z" w16du:dateUtc="2026-02-01T19:44:00Z">
        <w:r w:rsidRPr="00F55018" w:rsidDel="004A1C22">
          <w:rPr>
            <w:vertAlign w:val="superscript"/>
            <w:rPrChange w:id="417" w:author="Geri Burgert" w:date="2026-02-02T17:12:00Z" w16du:dateUtc="2026-02-02T22:12:00Z">
              <w:rPr/>
            </w:rPrChange>
          </w:rPr>
          <w:delText xml:space="preserve"> (</w:delText>
        </w:r>
      </w:del>
      <w:ins w:id="418" w:author="Geri Burgert" w:date="2026-02-02T14:56:00Z" w16du:dateUtc="2026-02-02T19:56:00Z">
        <w:r w:rsidR="00E844DA" w:rsidRPr="00F55018">
          <w:rPr>
            <w:vertAlign w:val="superscript"/>
          </w:rPr>
          <w:t>28</w:t>
        </w:r>
      </w:ins>
      <w:del w:id="419" w:author="Geri Burgert" w:date="2026-02-02T14:56:00Z" w16du:dateUtc="2026-02-02T19:56:00Z">
        <w:r w:rsidRPr="00F55018" w:rsidDel="00E844DA">
          <w:rPr>
            <w:vertAlign w:val="superscript"/>
            <w:rPrChange w:id="420" w:author="Geri Burgert" w:date="2026-02-02T17:12:00Z" w16du:dateUtc="2026-02-02T22:12:00Z">
              <w:rPr/>
            </w:rPrChange>
          </w:rPr>
          <w:delText>10</w:delText>
        </w:r>
      </w:del>
      <w:r w:rsidRPr="00F55018">
        <w:rPr>
          <w:vertAlign w:val="superscript"/>
          <w:rPrChange w:id="421" w:author="Geri Burgert" w:date="2026-02-02T17:12:00Z" w16du:dateUtc="2026-02-02T22:12:00Z">
            <w:rPr/>
          </w:rPrChange>
        </w:rPr>
        <w:t>-</w:t>
      </w:r>
      <w:ins w:id="422" w:author="Geri Burgert" w:date="2026-02-02T14:56:00Z" w16du:dateUtc="2026-02-02T19:56:00Z">
        <w:r w:rsidR="00E844DA" w:rsidRPr="00F55018">
          <w:rPr>
            <w:vertAlign w:val="superscript"/>
          </w:rPr>
          <w:t>30</w:t>
        </w:r>
      </w:ins>
      <w:del w:id="423" w:author="Geri Burgert" w:date="2026-02-02T14:56:00Z" w16du:dateUtc="2026-02-02T19:56:00Z">
        <w:r w:rsidRPr="00F55018" w:rsidDel="00E844DA">
          <w:rPr>
            <w:vertAlign w:val="superscript"/>
            <w:rPrChange w:id="424" w:author="Geri Burgert" w:date="2026-02-02T17:12:00Z" w16du:dateUtc="2026-02-02T22:12:00Z">
              <w:rPr/>
            </w:rPrChange>
          </w:rPr>
          <w:delText>12</w:delText>
        </w:r>
      </w:del>
      <w:del w:id="425" w:author="Geri Burgert" w:date="2026-02-01T14:44:00Z" w16du:dateUtc="2026-02-01T19:44:00Z">
        <w:r w:rsidRPr="00F55018" w:rsidDel="004A1C22">
          <w:delText>).</w:delText>
        </w:r>
      </w:del>
      <w:r w:rsidRPr="00F55018">
        <w:t xml:space="preserve"> These safety concerns restrict use primarily to clinically stable patients and reduce their practicality for broad patient phenotyping or </w:t>
      </w:r>
      <w:del w:id="426" w:author="Geri Burgert" w:date="2026-02-01T14:44:00Z" w16du:dateUtc="2026-02-01T19:44:00Z">
        <w:r w:rsidRPr="00F55018" w:rsidDel="00653532">
          <w:delText xml:space="preserve">for </w:delText>
        </w:r>
      </w:del>
      <w:r w:rsidRPr="00F55018">
        <w:t>guiding and monitoring treatment in routine care. Consequently, there is a critical need for validated, minimally invasive biomarkers that accurately reflect eosinophilic inflammation while minimizing patient risk.</w:t>
      </w:r>
    </w:p>
    <w:p w14:paraId="23FC1773" w14:textId="43CDE1F0" w:rsidR="004170FA" w:rsidRPr="00F55018" w:rsidRDefault="00653532" w:rsidP="004170FA">
      <w:ins w:id="427" w:author="Geri Burgert" w:date="2026-02-01T14:44:00Z" w16du:dateUtc="2026-02-01T19:44:00Z">
        <w:r w:rsidRPr="00F55018">
          <w:t>&lt;H2&gt;</w:t>
        </w:r>
      </w:ins>
      <w:r w:rsidR="004170FA" w:rsidRPr="00F55018">
        <w:t xml:space="preserve">Blood </w:t>
      </w:r>
      <w:ins w:id="428" w:author="Geri Burgert" w:date="2026-02-01T14:45:00Z" w16du:dateUtc="2026-02-01T19:45:00Z">
        <w:r w:rsidRPr="00F55018">
          <w:t>e</w:t>
        </w:r>
      </w:ins>
      <w:del w:id="429" w:author="Geri Burgert" w:date="2026-02-01T14:45:00Z" w16du:dateUtc="2026-02-01T19:45:00Z">
        <w:r w:rsidR="004170FA" w:rsidRPr="00F55018" w:rsidDel="00653532">
          <w:delText>E</w:delText>
        </w:r>
      </w:del>
      <w:r w:rsidR="004170FA" w:rsidRPr="00F55018">
        <w:t>osinophils</w:t>
      </w:r>
    </w:p>
    <w:p w14:paraId="191C6947" w14:textId="7B3123E2" w:rsidR="004170FA" w:rsidRPr="00F55018" w:rsidRDefault="004170FA" w:rsidP="004170FA">
      <w:del w:id="430" w:author="Geri Burgert" w:date="2026-02-01T14:45:00Z" w16du:dateUtc="2026-02-01T19:45:00Z">
        <w:r w:rsidRPr="00F55018" w:rsidDel="00653532">
          <w:tab/>
        </w:r>
      </w:del>
      <w:r w:rsidRPr="00F55018">
        <w:t xml:space="preserve">Blood eosinophil counts are used as the most common </w:t>
      </w:r>
      <w:del w:id="431" w:author="Geri Burgert" w:date="2026-02-01T14:45:00Z" w16du:dateUtc="2026-02-01T19:45:00Z">
        <w:r w:rsidRPr="00F55018" w:rsidDel="00653532">
          <w:delText>“</w:delText>
        </w:r>
      </w:del>
      <w:r w:rsidRPr="00F55018">
        <w:t>surrogate</w:t>
      </w:r>
      <w:del w:id="432" w:author="Geri Burgert" w:date="2026-02-01T14:45:00Z" w16du:dateUtc="2026-02-01T19:45:00Z">
        <w:r w:rsidRPr="00F55018" w:rsidDel="00653532">
          <w:delText>”</w:delText>
        </w:r>
      </w:del>
      <w:r w:rsidRPr="00F55018">
        <w:t xml:space="preserve"> method for predicting tissue eosinophilia. Wh</w:t>
      </w:r>
      <w:ins w:id="433" w:author="Geri Burgert" w:date="2026-02-01T14:45:00Z" w16du:dateUtc="2026-02-01T19:45:00Z">
        <w:r w:rsidR="00653532" w:rsidRPr="00F55018">
          <w:t>ereas</w:t>
        </w:r>
      </w:ins>
      <w:del w:id="434" w:author="Geri Burgert" w:date="2026-02-01T14:45:00Z" w16du:dateUtc="2026-02-01T19:45:00Z">
        <w:r w:rsidRPr="00F55018" w:rsidDel="00653532">
          <w:delText>ile</w:delText>
        </w:r>
      </w:del>
      <w:r w:rsidRPr="00F55018">
        <w:t xml:space="preserve"> numerous values may be used to define cut</w:t>
      </w:r>
      <w:del w:id="435" w:author="Geri Burgert" w:date="2026-02-01T14:45:00Z" w16du:dateUtc="2026-02-01T19:45:00Z">
        <w:r w:rsidRPr="00F55018" w:rsidDel="00653532">
          <w:delText>-</w:delText>
        </w:r>
      </w:del>
      <w:r w:rsidRPr="00F55018">
        <w:t xml:space="preserve">offs for blood eosinophils across various diseases (Table </w:t>
      </w:r>
      <w:ins w:id="436" w:author="Geri Burgert" w:date="2026-02-01T12:03:00Z" w16du:dateUtc="2026-02-01T17:03:00Z">
        <w:r w:rsidR="000D1DF1" w:rsidRPr="00F55018">
          <w:t>I</w:t>
        </w:r>
      </w:ins>
      <w:del w:id="437" w:author="Geri Burgert" w:date="2026-02-01T12:03:00Z" w16du:dateUtc="2026-02-01T17:03:00Z">
        <w:r w:rsidRPr="00F55018" w:rsidDel="000D1DF1">
          <w:delText>1</w:delText>
        </w:r>
      </w:del>
      <w:r w:rsidRPr="00F55018">
        <w:t>), healthy individuals typically have less than 100 cells/μL, but counts are highly variable and can range up to 300 cells/μL</w:t>
      </w:r>
      <w:ins w:id="438" w:author="Geri Burgert" w:date="2026-02-01T14:45:00Z" w16du:dateUtc="2026-02-01T19:45:00Z">
        <w:r w:rsidR="00653532" w:rsidRPr="00F55018">
          <w:t>.</w:t>
        </w:r>
      </w:ins>
      <w:del w:id="439" w:author="Geri Burgert" w:date="2026-02-01T14:45:00Z" w16du:dateUtc="2026-02-01T19:45:00Z">
        <w:r w:rsidRPr="00F55018" w:rsidDel="00653532">
          <w:rPr>
            <w:vertAlign w:val="superscript"/>
            <w:rPrChange w:id="440" w:author="Geri Burgert" w:date="2026-02-02T17:12:00Z" w16du:dateUtc="2026-02-02T22:12:00Z">
              <w:rPr/>
            </w:rPrChange>
          </w:rPr>
          <w:delText>(</w:delText>
        </w:r>
      </w:del>
      <w:ins w:id="441" w:author="Geri Burgert" w:date="2026-02-02T14:56:00Z" w16du:dateUtc="2026-02-02T19:56:00Z">
        <w:r w:rsidR="007B449B" w:rsidRPr="00F55018">
          <w:rPr>
            <w:vertAlign w:val="superscript"/>
          </w:rPr>
          <w:t>31</w:t>
        </w:r>
      </w:ins>
      <w:del w:id="442" w:author="Geri Burgert" w:date="2026-02-02T14:56:00Z" w16du:dateUtc="2026-02-02T19:56:00Z">
        <w:r w:rsidRPr="00F55018" w:rsidDel="007B449B">
          <w:rPr>
            <w:vertAlign w:val="superscript"/>
            <w:rPrChange w:id="443" w:author="Geri Burgert" w:date="2026-02-02T17:12:00Z" w16du:dateUtc="2026-02-02T22:12:00Z">
              <w:rPr/>
            </w:rPrChange>
          </w:rPr>
          <w:delText>13</w:delText>
        </w:r>
      </w:del>
      <w:del w:id="444" w:author="Geri Burgert" w:date="2026-02-01T14:45:00Z" w16du:dateUtc="2026-02-01T19:45:00Z">
        <w:r w:rsidRPr="00F55018" w:rsidDel="00653532">
          <w:delText>).</w:delText>
        </w:r>
      </w:del>
      <w:r w:rsidRPr="00F55018">
        <w:t xml:space="preserve"> Elevated blood eosinophils correlate with </w:t>
      </w:r>
      <w:ins w:id="445" w:author="Geri Burgert" w:date="2026-02-01T12:26:00Z" w16du:dateUtc="2026-02-01T17:26:00Z">
        <w:r w:rsidR="002A644E" w:rsidRPr="00F55018">
          <w:t>T</w:t>
        </w:r>
      </w:ins>
      <w:del w:id="446" w:author="Geri Burgert" w:date="2026-02-01T12:26:00Z" w16du:dateUtc="2026-02-01T17:26:00Z">
        <w:r w:rsidRPr="00F55018" w:rsidDel="002A644E">
          <w:delText xml:space="preserve">type </w:delText>
        </w:r>
      </w:del>
      <w:r w:rsidRPr="00F55018">
        <w:t>2 inflammatory activity and serve as clinically relevant biomarkers across several ELDs</w:t>
      </w:r>
      <w:ins w:id="447" w:author="Geri Burgert" w:date="2026-02-01T14:45:00Z" w16du:dateUtc="2026-02-01T19:45:00Z">
        <w:r w:rsidR="00666E50" w:rsidRPr="00F55018">
          <w:t>,</w:t>
        </w:r>
      </w:ins>
      <w:del w:id="448" w:author="Geri Burgert" w:date="2026-02-01T14:45:00Z" w16du:dateUtc="2026-02-01T19:45:00Z">
        <w:r w:rsidRPr="00F55018" w:rsidDel="00666E50">
          <w:rPr>
            <w:vertAlign w:val="superscript"/>
            <w:rPrChange w:id="449" w:author="Geri Burgert" w:date="2026-02-02T17:12:00Z" w16du:dateUtc="2026-02-02T22:12:00Z">
              <w:rPr/>
            </w:rPrChange>
          </w:rPr>
          <w:delText xml:space="preserve"> (</w:delText>
        </w:r>
      </w:del>
      <w:r w:rsidRPr="00F55018">
        <w:rPr>
          <w:vertAlign w:val="superscript"/>
          <w:rPrChange w:id="450" w:author="Geri Burgert" w:date="2026-02-02T17:12:00Z" w16du:dateUtc="2026-02-02T22:12:00Z">
            <w:rPr/>
          </w:rPrChange>
        </w:rPr>
        <w:t>7</w:t>
      </w:r>
      <w:del w:id="451" w:author="Geri Burgert" w:date="2026-02-01T14:45:00Z" w16du:dateUtc="2026-02-01T19:45:00Z">
        <w:r w:rsidRPr="00F55018" w:rsidDel="00666E50">
          <w:delText>),</w:delText>
        </w:r>
      </w:del>
      <w:r w:rsidRPr="00F55018">
        <w:t xml:space="preserve"> including asthma and COPD, </w:t>
      </w:r>
      <w:del w:id="452" w:author="Geri Burgert" w:date="2026-02-01T14:45:00Z" w16du:dateUtc="2026-02-01T19:45:00Z">
        <w:r w:rsidRPr="00F55018" w:rsidDel="00666E50">
          <w:delText xml:space="preserve">where </w:delText>
        </w:r>
      </w:del>
      <w:ins w:id="453" w:author="Geri Burgert" w:date="2026-02-01T14:45:00Z" w16du:dateUtc="2026-02-01T19:45:00Z">
        <w:r w:rsidR="00666E50" w:rsidRPr="00F55018">
          <w:t xml:space="preserve">in which </w:t>
        </w:r>
      </w:ins>
      <w:r w:rsidRPr="00F55018">
        <w:t xml:space="preserve">higher peripheral eosinophil levels have been associated with increased </w:t>
      </w:r>
      <w:ins w:id="454" w:author="Geri Burgert" w:date="2026-02-01T12:26:00Z" w16du:dateUtc="2026-02-01T17:26:00Z">
        <w:r w:rsidR="002A644E" w:rsidRPr="00F55018">
          <w:t>T</w:t>
        </w:r>
      </w:ins>
      <w:del w:id="455" w:author="Geri Burgert" w:date="2026-02-01T12:26:00Z" w16du:dateUtc="2026-02-01T17:26:00Z">
        <w:r w:rsidRPr="00F55018" w:rsidDel="002A644E">
          <w:delText xml:space="preserve">type </w:delText>
        </w:r>
      </w:del>
      <w:r w:rsidRPr="00F55018">
        <w:t>2 cytokine signal</w:t>
      </w:r>
      <w:del w:id="456" w:author="Geri Burgert" w:date="2026-02-01T14:45:00Z" w16du:dateUtc="2026-02-01T19:45:00Z">
        <w:r w:rsidRPr="00F55018" w:rsidDel="00666E50">
          <w:delText>l</w:delText>
        </w:r>
      </w:del>
      <w:r w:rsidRPr="00F55018">
        <w:t>ing and heightened responsiveness to corticosteroid therapy</w:t>
      </w:r>
      <w:ins w:id="457" w:author="Geri Burgert" w:date="2026-02-01T14:45:00Z" w16du:dateUtc="2026-02-01T19:45:00Z">
        <w:r w:rsidR="00666E50" w:rsidRPr="00F55018">
          <w:t>.</w:t>
        </w:r>
      </w:ins>
      <w:del w:id="458" w:author="Geri Burgert" w:date="2026-02-01T14:45:00Z" w16du:dateUtc="2026-02-01T19:45:00Z">
        <w:r w:rsidRPr="00F55018" w:rsidDel="00666E50">
          <w:rPr>
            <w:vertAlign w:val="superscript"/>
            <w:rPrChange w:id="459" w:author="Geri Burgert" w:date="2026-02-02T17:12:00Z" w16du:dateUtc="2026-02-02T22:12:00Z">
              <w:rPr/>
            </w:rPrChange>
          </w:rPr>
          <w:delText xml:space="preserve"> (</w:delText>
        </w:r>
      </w:del>
      <w:ins w:id="460" w:author="Geri Burgert" w:date="2026-02-02T14:56:00Z" w16du:dateUtc="2026-02-02T19:56:00Z">
        <w:r w:rsidR="007B449B" w:rsidRPr="00F55018">
          <w:rPr>
            <w:vertAlign w:val="superscript"/>
          </w:rPr>
          <w:t>32</w:t>
        </w:r>
      </w:ins>
      <w:del w:id="461" w:author="Geri Burgert" w:date="2026-02-02T14:56:00Z" w16du:dateUtc="2026-02-02T19:56:00Z">
        <w:r w:rsidRPr="00F55018" w:rsidDel="007B449B">
          <w:rPr>
            <w:vertAlign w:val="superscript"/>
            <w:rPrChange w:id="462" w:author="Geri Burgert" w:date="2026-02-02T17:12:00Z" w16du:dateUtc="2026-02-02T22:12:00Z">
              <w:rPr/>
            </w:rPrChange>
          </w:rPr>
          <w:delText>14</w:delText>
        </w:r>
      </w:del>
      <w:r w:rsidRPr="00F55018">
        <w:rPr>
          <w:vertAlign w:val="superscript"/>
          <w:rPrChange w:id="463" w:author="Geri Burgert" w:date="2026-02-02T17:12:00Z" w16du:dateUtc="2026-02-02T22:12:00Z">
            <w:rPr/>
          </w:rPrChange>
        </w:rPr>
        <w:t>,</w:t>
      </w:r>
      <w:del w:id="464" w:author="Geri Burgert" w:date="2026-02-01T14:45:00Z" w16du:dateUtc="2026-02-01T19:45:00Z">
        <w:r w:rsidRPr="00F55018" w:rsidDel="00666E50">
          <w:rPr>
            <w:vertAlign w:val="superscript"/>
            <w:rPrChange w:id="465" w:author="Geri Burgert" w:date="2026-02-02T17:12:00Z" w16du:dateUtc="2026-02-02T22:12:00Z">
              <w:rPr/>
            </w:rPrChange>
          </w:rPr>
          <w:delText xml:space="preserve"> </w:delText>
        </w:r>
      </w:del>
      <w:ins w:id="466" w:author="Geri Burgert" w:date="2026-02-02T14:56:00Z" w16du:dateUtc="2026-02-02T19:56:00Z">
        <w:r w:rsidR="007B449B" w:rsidRPr="00F55018">
          <w:rPr>
            <w:vertAlign w:val="superscript"/>
          </w:rPr>
          <w:t>33</w:t>
        </w:r>
      </w:ins>
      <w:del w:id="467" w:author="Geri Burgert" w:date="2026-02-02T14:56:00Z" w16du:dateUtc="2026-02-02T19:56:00Z">
        <w:r w:rsidRPr="00F55018" w:rsidDel="007B449B">
          <w:rPr>
            <w:vertAlign w:val="superscript"/>
            <w:rPrChange w:id="468" w:author="Geri Burgert" w:date="2026-02-02T17:12:00Z" w16du:dateUtc="2026-02-02T22:12:00Z">
              <w:rPr/>
            </w:rPrChange>
          </w:rPr>
          <w:delText>15</w:delText>
        </w:r>
      </w:del>
      <w:del w:id="469" w:author="Geri Burgert" w:date="2026-02-01T14:45:00Z" w16du:dateUtc="2026-02-01T19:45:00Z">
        <w:r w:rsidRPr="00F55018" w:rsidDel="00666E50">
          <w:delText>).</w:delText>
        </w:r>
      </w:del>
      <w:r w:rsidRPr="00F55018">
        <w:t xml:space="preserve"> Compared with BAL or lung biopsy, peripheral eosinophil measurement is minimally invasive, reproducible, and more feasible for longitudinal monitoring in both clinical and research settings.</w:t>
      </w:r>
    </w:p>
    <w:p w14:paraId="71FF7BBE" w14:textId="172C44F9" w:rsidR="004170FA" w:rsidRPr="00F55018" w:rsidRDefault="004170FA" w:rsidP="004170FA">
      <w:r w:rsidRPr="00F55018">
        <w:tab/>
      </w:r>
      <w:del w:id="470" w:author="Geri Burgert" w:date="2026-02-01T14:46:00Z" w16du:dateUtc="2026-02-01T19:46:00Z">
        <w:r w:rsidRPr="00F55018" w:rsidDel="00DE0677">
          <w:delText xml:space="preserve">While </w:delText>
        </w:r>
      </w:del>
      <w:ins w:id="471" w:author="Geri Burgert" w:date="2026-02-01T14:46:00Z" w16du:dateUtc="2026-02-01T19:46:00Z">
        <w:r w:rsidR="00DE0677" w:rsidRPr="00F55018">
          <w:t>B</w:t>
        </w:r>
      </w:ins>
      <w:del w:id="472" w:author="Geri Burgert" w:date="2026-02-01T14:46:00Z" w16du:dateUtc="2026-02-01T19:46:00Z">
        <w:r w:rsidRPr="00F55018" w:rsidDel="00DE0677">
          <w:delText>b</w:delText>
        </w:r>
      </w:del>
      <w:r w:rsidRPr="00F55018">
        <w:t xml:space="preserve">lood eosinophils are a convenient biomarker, </w:t>
      </w:r>
      <w:ins w:id="473" w:author="Geri Burgert" w:date="2026-02-01T14:46:00Z" w16du:dateUtc="2026-02-01T19:46:00Z">
        <w:r w:rsidR="00DE0677" w:rsidRPr="00F55018">
          <w:t xml:space="preserve">but </w:t>
        </w:r>
      </w:ins>
      <w:r w:rsidRPr="00F55018">
        <w:t xml:space="preserve">there are important limitations to consider (Table </w:t>
      </w:r>
      <w:ins w:id="474" w:author="Geri Burgert" w:date="2026-02-01T12:03:00Z" w16du:dateUtc="2026-02-01T17:03:00Z">
        <w:r w:rsidR="000D1DF1" w:rsidRPr="00F55018">
          <w:t>I</w:t>
        </w:r>
      </w:ins>
      <w:del w:id="475" w:author="Geri Burgert" w:date="2026-02-01T12:03:00Z" w16du:dateUtc="2026-02-01T17:03:00Z">
        <w:r w:rsidRPr="00F55018" w:rsidDel="000D1DF1">
          <w:delText>1</w:delText>
        </w:r>
      </w:del>
      <w:r w:rsidRPr="00F55018">
        <w:t>). Counts can be influenced by circadian variation, corticosteroid use, and/or infections</w:t>
      </w:r>
      <w:ins w:id="476" w:author="Geri Burgert" w:date="2026-02-01T14:46:00Z" w16du:dateUtc="2026-02-01T19:46:00Z">
        <w:r w:rsidR="00DE0677" w:rsidRPr="00F55018">
          <w:t>.</w:t>
        </w:r>
      </w:ins>
      <w:del w:id="477" w:author="Geri Burgert" w:date="2026-02-01T14:46:00Z" w16du:dateUtc="2026-02-01T19:46:00Z">
        <w:r w:rsidRPr="00F55018" w:rsidDel="00DE0677">
          <w:rPr>
            <w:vertAlign w:val="superscript"/>
            <w:rPrChange w:id="478" w:author="Geri Burgert" w:date="2026-02-02T17:12:00Z" w16du:dateUtc="2026-02-02T22:12:00Z">
              <w:rPr/>
            </w:rPrChange>
          </w:rPr>
          <w:delText xml:space="preserve"> (</w:delText>
        </w:r>
      </w:del>
      <w:ins w:id="479" w:author="Geri Burgert" w:date="2026-02-02T14:56:00Z" w16du:dateUtc="2026-02-02T19:56:00Z">
        <w:r w:rsidR="00BB5B95" w:rsidRPr="00F55018">
          <w:rPr>
            <w:vertAlign w:val="superscript"/>
          </w:rPr>
          <w:t>34</w:t>
        </w:r>
      </w:ins>
      <w:del w:id="480" w:author="Geri Burgert" w:date="2026-02-02T14:56:00Z" w16du:dateUtc="2026-02-02T19:56:00Z">
        <w:r w:rsidRPr="00F55018" w:rsidDel="00BB5B95">
          <w:rPr>
            <w:vertAlign w:val="superscript"/>
            <w:rPrChange w:id="481" w:author="Geri Burgert" w:date="2026-02-02T17:12:00Z" w16du:dateUtc="2026-02-02T22:12:00Z">
              <w:rPr/>
            </w:rPrChange>
          </w:rPr>
          <w:delText>16</w:delText>
        </w:r>
      </w:del>
      <w:r w:rsidRPr="00F55018">
        <w:rPr>
          <w:vertAlign w:val="superscript"/>
          <w:rPrChange w:id="482" w:author="Geri Burgert" w:date="2026-02-02T17:12:00Z" w16du:dateUtc="2026-02-02T22:12:00Z">
            <w:rPr/>
          </w:rPrChange>
        </w:rPr>
        <w:t>,</w:t>
      </w:r>
      <w:del w:id="483" w:author="Geri Burgert" w:date="2026-02-01T14:46:00Z" w16du:dateUtc="2026-02-01T19:46:00Z">
        <w:r w:rsidRPr="00F55018" w:rsidDel="00DE0677">
          <w:rPr>
            <w:vertAlign w:val="superscript"/>
            <w:rPrChange w:id="484" w:author="Geri Burgert" w:date="2026-02-02T17:12:00Z" w16du:dateUtc="2026-02-02T22:12:00Z">
              <w:rPr/>
            </w:rPrChange>
          </w:rPr>
          <w:delText xml:space="preserve"> </w:delText>
        </w:r>
      </w:del>
      <w:ins w:id="485" w:author="Geri Burgert" w:date="2026-02-02T14:57:00Z" w16du:dateUtc="2026-02-02T19:57:00Z">
        <w:r w:rsidR="00BB5B95" w:rsidRPr="00F55018">
          <w:rPr>
            <w:vertAlign w:val="superscript"/>
          </w:rPr>
          <w:t>35</w:t>
        </w:r>
      </w:ins>
      <w:del w:id="486" w:author="Geri Burgert" w:date="2026-02-02T14:57:00Z" w16du:dateUtc="2026-02-02T19:57:00Z">
        <w:r w:rsidRPr="00F55018" w:rsidDel="00BB5B95">
          <w:rPr>
            <w:vertAlign w:val="superscript"/>
            <w:rPrChange w:id="487" w:author="Geri Burgert" w:date="2026-02-02T17:12:00Z" w16du:dateUtc="2026-02-02T22:12:00Z">
              <w:rPr/>
            </w:rPrChange>
          </w:rPr>
          <w:delText>17</w:delText>
        </w:r>
      </w:del>
      <w:del w:id="488" w:author="Geri Burgert" w:date="2026-02-01T14:46:00Z" w16du:dateUtc="2026-02-01T19:46:00Z">
        <w:r w:rsidRPr="00F55018" w:rsidDel="00DE0677">
          <w:delText>).</w:delText>
        </w:r>
      </w:del>
      <w:r w:rsidRPr="00F55018">
        <w:t xml:space="preserve"> </w:t>
      </w:r>
      <w:del w:id="489" w:author="Geri Burgert" w:date="2026-02-01T14:46:00Z" w16du:dateUtc="2026-02-01T19:46:00Z">
        <w:r w:rsidRPr="00F55018" w:rsidDel="00DE0677">
          <w:delText xml:space="preserve">While </w:delText>
        </w:r>
      </w:del>
      <w:ins w:id="490" w:author="Geri Burgert" w:date="2026-02-01T14:46:00Z" w16du:dateUtc="2026-02-01T19:46:00Z">
        <w:r w:rsidR="00DE0677" w:rsidRPr="00F55018">
          <w:t xml:space="preserve">Although </w:t>
        </w:r>
      </w:ins>
      <w:r w:rsidRPr="00F55018">
        <w:t xml:space="preserve">blood and tissue eosinophils are often </w:t>
      </w:r>
      <w:r w:rsidRPr="00F55018">
        <w:lastRenderedPageBreak/>
        <w:t>concordant in mild disease, blood</w:t>
      </w:r>
      <w:ins w:id="491" w:author="Geri Burgert" w:date="2026-02-01T14:46:00Z" w16du:dateUtc="2026-02-01T19:46:00Z">
        <w:r w:rsidR="00DE0677" w:rsidRPr="00F55018">
          <w:t>–</w:t>
        </w:r>
      </w:ins>
      <w:del w:id="492" w:author="Geri Burgert" w:date="2026-02-01T14:46:00Z" w16du:dateUtc="2026-02-01T19:46:00Z">
        <w:r w:rsidRPr="00F55018" w:rsidDel="00DE0677">
          <w:delText>-</w:delText>
        </w:r>
      </w:del>
      <w:r w:rsidRPr="00F55018">
        <w:t xml:space="preserve">tissue eosinophil discordance can arise in cases of severe disease </w:t>
      </w:r>
      <w:del w:id="493" w:author="Geri Burgert" w:date="2026-02-01T14:46:00Z" w16du:dateUtc="2026-02-01T19:46:00Z">
        <w:r w:rsidRPr="00F55018" w:rsidDel="00DE0677">
          <w:delText xml:space="preserve">where </w:delText>
        </w:r>
      </w:del>
      <w:ins w:id="494" w:author="Geri Burgert" w:date="2026-02-01T14:46:00Z" w16du:dateUtc="2026-02-01T19:46:00Z">
        <w:r w:rsidR="00DE0677" w:rsidRPr="00F55018">
          <w:t xml:space="preserve">in which </w:t>
        </w:r>
      </w:ins>
      <w:r w:rsidRPr="00F55018">
        <w:t xml:space="preserve">local signals and </w:t>
      </w:r>
      <w:r w:rsidRPr="00F55018">
        <w:rPr>
          <w:i/>
          <w:iCs/>
          <w:rPrChange w:id="495" w:author="Geri Burgert" w:date="2026-02-02T17:12:00Z" w16du:dateUtc="2026-02-02T22:12:00Z">
            <w:rPr/>
          </w:rPrChange>
        </w:rPr>
        <w:t>in situ</w:t>
      </w:r>
      <w:r w:rsidRPr="00F55018">
        <w:t xml:space="preserve"> eosinophilopoeisis may drive airway eosinophilia</w:t>
      </w:r>
      <w:del w:id="496" w:author="Geri Burgert" w:date="2026-02-01T14:46:00Z" w16du:dateUtc="2026-02-01T19:46:00Z">
        <w:r w:rsidRPr="00F55018" w:rsidDel="00DE0677">
          <w:delText>,</w:delText>
        </w:r>
      </w:del>
      <w:r w:rsidRPr="00F55018">
        <w:t xml:space="preserve"> while systemic eosinophils themselves do not increase</w:t>
      </w:r>
      <w:ins w:id="497" w:author="Geri Burgert" w:date="2026-02-01T14:46:00Z" w16du:dateUtc="2026-02-01T19:46:00Z">
        <w:r w:rsidR="00DE0677" w:rsidRPr="00F55018">
          <w:t>.</w:t>
        </w:r>
      </w:ins>
      <w:del w:id="498" w:author="Geri Burgert" w:date="2026-02-01T14:46:00Z" w16du:dateUtc="2026-02-01T19:46:00Z">
        <w:r w:rsidRPr="00F55018" w:rsidDel="00DE0677">
          <w:rPr>
            <w:vertAlign w:val="superscript"/>
            <w:rPrChange w:id="499" w:author="Geri Burgert" w:date="2026-02-02T17:12:00Z" w16du:dateUtc="2026-02-02T22:12:00Z">
              <w:rPr/>
            </w:rPrChange>
          </w:rPr>
          <w:delText xml:space="preserve"> (</w:delText>
        </w:r>
      </w:del>
      <w:ins w:id="500" w:author="Geri Burgert" w:date="2026-02-02T14:57:00Z" w16du:dateUtc="2026-02-02T19:57:00Z">
        <w:r w:rsidR="00080EB8" w:rsidRPr="00F55018">
          <w:rPr>
            <w:vertAlign w:val="superscript"/>
          </w:rPr>
          <w:t>36</w:t>
        </w:r>
      </w:ins>
      <w:del w:id="501" w:author="Geri Burgert" w:date="2026-02-02T14:57:00Z" w16du:dateUtc="2026-02-02T19:57:00Z">
        <w:r w:rsidRPr="00F55018" w:rsidDel="00080EB8">
          <w:rPr>
            <w:vertAlign w:val="superscript"/>
            <w:rPrChange w:id="502" w:author="Geri Burgert" w:date="2026-02-02T17:12:00Z" w16du:dateUtc="2026-02-02T22:12:00Z">
              <w:rPr/>
            </w:rPrChange>
          </w:rPr>
          <w:delText>18</w:delText>
        </w:r>
      </w:del>
      <w:r w:rsidRPr="00F55018">
        <w:rPr>
          <w:vertAlign w:val="superscript"/>
          <w:rPrChange w:id="503" w:author="Geri Burgert" w:date="2026-02-02T17:12:00Z" w16du:dateUtc="2026-02-02T22:12:00Z">
            <w:rPr/>
          </w:rPrChange>
        </w:rPr>
        <w:t>,</w:t>
      </w:r>
      <w:del w:id="504" w:author="Geri Burgert" w:date="2026-02-01T14:46:00Z" w16du:dateUtc="2026-02-01T19:46:00Z">
        <w:r w:rsidRPr="00F55018" w:rsidDel="00DE0677">
          <w:rPr>
            <w:vertAlign w:val="superscript"/>
            <w:rPrChange w:id="505" w:author="Geri Burgert" w:date="2026-02-02T17:12:00Z" w16du:dateUtc="2026-02-02T22:12:00Z">
              <w:rPr/>
            </w:rPrChange>
          </w:rPr>
          <w:delText xml:space="preserve"> </w:delText>
        </w:r>
      </w:del>
      <w:ins w:id="506" w:author="Geri Burgert" w:date="2026-02-02T14:57:00Z" w16du:dateUtc="2026-02-02T19:57:00Z">
        <w:r w:rsidR="00080EB8" w:rsidRPr="00F55018">
          <w:rPr>
            <w:vertAlign w:val="superscript"/>
          </w:rPr>
          <w:t>37</w:t>
        </w:r>
      </w:ins>
      <w:del w:id="507" w:author="Geri Burgert" w:date="2026-02-02T14:57:00Z" w16du:dateUtc="2026-02-02T19:57:00Z">
        <w:r w:rsidRPr="00F55018" w:rsidDel="00080EB8">
          <w:rPr>
            <w:vertAlign w:val="superscript"/>
            <w:rPrChange w:id="508" w:author="Geri Burgert" w:date="2026-02-02T17:12:00Z" w16du:dateUtc="2026-02-02T22:12:00Z">
              <w:rPr/>
            </w:rPrChange>
          </w:rPr>
          <w:delText>19</w:delText>
        </w:r>
      </w:del>
      <w:del w:id="509" w:author="Geri Burgert" w:date="2026-02-01T14:46:00Z" w16du:dateUtc="2026-02-01T19:46:00Z">
        <w:r w:rsidRPr="00F55018" w:rsidDel="00DE0677">
          <w:delText>).</w:delText>
        </w:r>
      </w:del>
      <w:r w:rsidRPr="00F55018">
        <w:t xml:space="preserve"> </w:t>
      </w:r>
    </w:p>
    <w:p w14:paraId="713B15A4" w14:textId="006A3441" w:rsidR="004170FA" w:rsidRPr="00F55018" w:rsidRDefault="00275779" w:rsidP="004170FA">
      <w:ins w:id="510" w:author="Geri Burgert" w:date="2026-02-01T14:47:00Z" w16du:dateUtc="2026-02-01T19:47:00Z">
        <w:r w:rsidRPr="00F55018">
          <w:t>&lt;H2&gt;</w:t>
        </w:r>
      </w:ins>
      <w:r w:rsidR="004170FA" w:rsidRPr="00F55018">
        <w:t xml:space="preserve">Sputum </w:t>
      </w:r>
      <w:ins w:id="511" w:author="Geri Burgert" w:date="2026-02-01T14:47:00Z" w16du:dateUtc="2026-02-01T19:47:00Z">
        <w:r w:rsidRPr="00F55018">
          <w:t>e</w:t>
        </w:r>
      </w:ins>
      <w:del w:id="512" w:author="Geri Burgert" w:date="2026-02-01T14:47:00Z" w16du:dateUtc="2026-02-01T19:47:00Z">
        <w:r w:rsidR="004170FA" w:rsidRPr="00F55018" w:rsidDel="00275779">
          <w:delText>E</w:delText>
        </w:r>
      </w:del>
      <w:r w:rsidR="004170FA" w:rsidRPr="00F55018">
        <w:t>osinophils</w:t>
      </w:r>
    </w:p>
    <w:p w14:paraId="02BA2AE5" w14:textId="5083D614" w:rsidR="004170FA" w:rsidRPr="00F55018" w:rsidRDefault="004170FA" w:rsidP="004170FA">
      <w:r w:rsidRPr="00F55018">
        <w:t>Given the invasiveness of tissue sampling and the limitations of blood eosinophil counts, sputum cytology offers a reliable, non</w:t>
      </w:r>
      <w:del w:id="513" w:author="Geri Burgert" w:date="2026-02-01T14:47:00Z" w16du:dateUtc="2026-02-01T19:47:00Z">
        <w:r w:rsidRPr="00F55018" w:rsidDel="00D07CE9">
          <w:delText>-</w:delText>
        </w:r>
      </w:del>
      <w:r w:rsidRPr="00F55018">
        <w:t>invasive alternative for directly assessing airway inflammation</w:t>
      </w:r>
      <w:ins w:id="514" w:author="Geri Burgert" w:date="2026-02-01T14:47:00Z" w16du:dateUtc="2026-02-01T19:47:00Z">
        <w:r w:rsidR="00D07CE9" w:rsidRPr="00F55018">
          <w:t>.</w:t>
        </w:r>
      </w:ins>
      <w:del w:id="515" w:author="Geri Burgert" w:date="2026-02-01T14:47:00Z" w16du:dateUtc="2026-02-01T19:47:00Z">
        <w:r w:rsidRPr="00F55018" w:rsidDel="00D07CE9">
          <w:rPr>
            <w:vertAlign w:val="superscript"/>
            <w:rPrChange w:id="516" w:author="Geri Burgert" w:date="2026-02-02T17:12:00Z" w16du:dateUtc="2026-02-02T22:12:00Z">
              <w:rPr/>
            </w:rPrChange>
          </w:rPr>
          <w:delText xml:space="preserve"> (</w:delText>
        </w:r>
      </w:del>
      <w:ins w:id="517" w:author="Geri Burgert" w:date="2026-02-02T14:57:00Z" w16du:dateUtc="2026-02-02T19:57:00Z">
        <w:r w:rsidR="00B956A4" w:rsidRPr="00F55018">
          <w:rPr>
            <w:vertAlign w:val="superscript"/>
          </w:rPr>
          <w:t>18</w:t>
        </w:r>
      </w:ins>
      <w:del w:id="518" w:author="Geri Burgert" w:date="2026-02-02T14:57:00Z" w16du:dateUtc="2026-02-02T19:57:00Z">
        <w:r w:rsidRPr="00F55018" w:rsidDel="00B956A4">
          <w:rPr>
            <w:vertAlign w:val="superscript"/>
            <w:rPrChange w:id="519" w:author="Geri Burgert" w:date="2026-02-02T17:12:00Z" w16du:dateUtc="2026-02-02T22:12:00Z">
              <w:rPr/>
            </w:rPrChange>
          </w:rPr>
          <w:delText>20</w:delText>
        </w:r>
      </w:del>
      <w:del w:id="520" w:author="Geri Burgert" w:date="2026-02-01T14:47:00Z" w16du:dateUtc="2026-02-01T19:47:00Z">
        <w:r w:rsidRPr="00F55018" w:rsidDel="00D07CE9">
          <w:delText>).</w:delText>
        </w:r>
      </w:del>
      <w:r w:rsidRPr="00F55018">
        <w:t xml:space="preserve"> </w:t>
      </w:r>
      <w:ins w:id="521" w:author="Geri Burgert" w:date="2026-02-01T14:47:00Z" w16du:dateUtc="2026-02-01T19:47:00Z">
        <w:r w:rsidR="00D07CE9" w:rsidRPr="00F55018">
          <w:t>The e</w:t>
        </w:r>
      </w:ins>
      <w:del w:id="522" w:author="Geri Burgert" w:date="2026-02-01T14:47:00Z" w16du:dateUtc="2026-02-01T19:47:00Z">
        <w:r w:rsidRPr="00F55018" w:rsidDel="00D07CE9">
          <w:delText>E</w:delText>
        </w:r>
      </w:del>
      <w:r w:rsidRPr="00F55018">
        <w:t>osinophil percentage of the total cell count in a processed sputum</w:t>
      </w:r>
      <w:ins w:id="523" w:author="Geri Burgert" w:date="2026-02-01T14:47:00Z" w16du:dateUtc="2026-02-01T19:47:00Z">
        <w:r w:rsidR="00D07CE9" w:rsidRPr="00F55018">
          <w:t xml:space="preserve"> or </w:t>
        </w:r>
      </w:ins>
      <w:del w:id="524" w:author="Geri Burgert" w:date="2026-02-01T14:47:00Z" w16du:dateUtc="2026-02-01T19:47:00Z">
        <w:r w:rsidRPr="00F55018" w:rsidDel="00D07CE9">
          <w:delText>/</w:delText>
        </w:r>
      </w:del>
      <w:r w:rsidRPr="00F55018">
        <w:t xml:space="preserve">expectorated sample is available in specialized </w:t>
      </w:r>
      <w:del w:id="525" w:author="Geri Burgert" w:date="2026-02-01T14:47:00Z" w16du:dateUtc="2026-02-01T19:47:00Z">
        <w:r w:rsidRPr="00F55018" w:rsidDel="00D07CE9">
          <w:delText>centres</w:delText>
        </w:r>
      </w:del>
      <w:ins w:id="526" w:author="Geri Burgert" w:date="2026-02-01T14:47:00Z" w16du:dateUtc="2026-02-01T19:47:00Z">
        <w:r w:rsidR="00D07CE9" w:rsidRPr="00F55018">
          <w:t>centers</w:t>
        </w:r>
      </w:ins>
      <w:r w:rsidRPr="00F55018">
        <w:t xml:space="preserve"> and is not readily available in most medical facilities</w:t>
      </w:r>
      <w:ins w:id="527" w:author="Geri Burgert" w:date="2026-02-01T14:47:00Z" w16du:dateUtc="2026-02-01T19:47:00Z">
        <w:r w:rsidR="00D07CE9" w:rsidRPr="00F55018">
          <w:t>.</w:t>
        </w:r>
      </w:ins>
      <w:del w:id="528" w:author="Geri Burgert" w:date="2026-02-01T14:47:00Z" w16du:dateUtc="2026-02-01T19:47:00Z">
        <w:r w:rsidRPr="00F55018" w:rsidDel="00D07CE9">
          <w:rPr>
            <w:vertAlign w:val="superscript"/>
            <w:rPrChange w:id="529" w:author="Geri Burgert" w:date="2026-02-02T17:12:00Z" w16du:dateUtc="2026-02-02T22:12:00Z">
              <w:rPr/>
            </w:rPrChange>
          </w:rPr>
          <w:delText xml:space="preserve"> (</w:delText>
        </w:r>
      </w:del>
      <w:ins w:id="530" w:author="Geri Burgert" w:date="2026-02-02T14:57:00Z" w16du:dateUtc="2026-02-02T19:57:00Z">
        <w:r w:rsidR="00B956A4" w:rsidRPr="00F55018">
          <w:rPr>
            <w:vertAlign w:val="superscript"/>
          </w:rPr>
          <w:t>18</w:t>
        </w:r>
      </w:ins>
      <w:del w:id="531" w:author="Geri Burgert" w:date="2026-02-02T14:57:00Z" w16du:dateUtc="2026-02-02T19:57:00Z">
        <w:r w:rsidRPr="00F55018" w:rsidDel="00B956A4">
          <w:rPr>
            <w:vertAlign w:val="superscript"/>
            <w:rPrChange w:id="532" w:author="Geri Burgert" w:date="2026-02-02T17:12:00Z" w16du:dateUtc="2026-02-02T22:12:00Z">
              <w:rPr/>
            </w:rPrChange>
          </w:rPr>
          <w:delText>20</w:delText>
        </w:r>
      </w:del>
      <w:del w:id="533" w:author="Geri Burgert" w:date="2026-02-01T14:47:00Z" w16du:dateUtc="2026-02-01T19:47:00Z">
        <w:r w:rsidRPr="00F55018" w:rsidDel="00D07CE9">
          <w:delText>).</w:delText>
        </w:r>
      </w:del>
      <w:r w:rsidRPr="00F55018">
        <w:t xml:space="preserve"> The importance of incorporating sputum eosinophil counts is elevated by the fact</w:t>
      </w:r>
      <w:del w:id="534" w:author="Geri Burgert" w:date="2026-01-29T16:27:00Z" w16du:dateUtc="2026-01-29T21:27:00Z">
        <w:r w:rsidRPr="00F55018" w:rsidDel="005D5E81">
          <w:delText xml:space="preserve">  </w:delText>
        </w:r>
      </w:del>
      <w:ins w:id="535" w:author="Geri Burgert" w:date="2026-01-29T16:27:00Z" w16du:dateUtc="2026-01-29T21:27:00Z">
        <w:r w:rsidR="005D5E81" w:rsidRPr="00F55018">
          <w:t xml:space="preserve"> </w:t>
        </w:r>
      </w:ins>
      <w:r w:rsidRPr="00F55018">
        <w:t>that in some diseases</w:t>
      </w:r>
      <w:del w:id="536" w:author="Geri Burgert" w:date="2026-02-01T14:48:00Z" w16du:dateUtc="2026-02-01T19:48:00Z">
        <w:r w:rsidRPr="00F55018" w:rsidDel="00D07CE9">
          <w:delText>,</w:delText>
        </w:r>
      </w:del>
      <w:r w:rsidRPr="00F55018">
        <w:t xml:space="preserve"> such as severe asthma, blood eosinophil counts may be </w:t>
      </w:r>
      <w:del w:id="537" w:author="Geri Burgert" w:date="2026-02-01T14:48:00Z" w16du:dateUtc="2026-02-01T19:48:00Z">
        <w:r w:rsidRPr="00F55018" w:rsidDel="00D07CE9">
          <w:delText>supressed</w:delText>
        </w:r>
      </w:del>
      <w:ins w:id="538" w:author="Geri Burgert" w:date="2026-02-01T14:48:00Z" w16du:dateUtc="2026-02-01T19:48:00Z">
        <w:r w:rsidR="00D07CE9" w:rsidRPr="00F55018">
          <w:t>suppressed</w:t>
        </w:r>
      </w:ins>
      <w:r w:rsidRPr="00F55018">
        <w:t xml:space="preserve"> by ongoing treatment modalities wh</w:t>
      </w:r>
      <w:ins w:id="539" w:author="Geri Burgert" w:date="2026-02-01T14:48:00Z" w16du:dateUtc="2026-02-01T19:48:00Z">
        <w:r w:rsidR="00D07CE9" w:rsidRPr="00F55018">
          <w:t>ereas</w:t>
        </w:r>
      </w:ins>
      <w:del w:id="540" w:author="Geri Burgert" w:date="2026-02-01T14:48:00Z" w16du:dateUtc="2026-02-01T19:48:00Z">
        <w:r w:rsidRPr="00F55018" w:rsidDel="00D07CE9">
          <w:delText>ile</w:delText>
        </w:r>
      </w:del>
      <w:r w:rsidRPr="00F55018">
        <w:t xml:space="preserve"> sputum eosinophils may remain increased in patients with active disease</w:t>
      </w:r>
      <w:ins w:id="541" w:author="Geri Burgert" w:date="2026-02-01T14:48:00Z" w16du:dateUtc="2026-02-01T19:48:00Z">
        <w:r w:rsidR="00D07CE9" w:rsidRPr="00F55018">
          <w:t>,</w:t>
        </w:r>
      </w:ins>
      <w:del w:id="542" w:author="Geri Burgert" w:date="2026-02-01T14:48:00Z" w16du:dateUtc="2026-02-01T19:48:00Z">
        <w:r w:rsidRPr="00F55018" w:rsidDel="00D07CE9">
          <w:rPr>
            <w:vertAlign w:val="superscript"/>
            <w:rPrChange w:id="543" w:author="Geri Burgert" w:date="2026-02-02T17:12:00Z" w16du:dateUtc="2026-02-02T22:12:00Z">
              <w:rPr/>
            </w:rPrChange>
          </w:rPr>
          <w:delText xml:space="preserve"> (</w:delText>
        </w:r>
      </w:del>
      <w:ins w:id="544" w:author="Geri Burgert" w:date="2026-02-02T14:57:00Z" w16du:dateUtc="2026-02-02T19:57:00Z">
        <w:r w:rsidR="00B956A4" w:rsidRPr="00F55018">
          <w:rPr>
            <w:vertAlign w:val="superscript"/>
          </w:rPr>
          <w:t>37</w:t>
        </w:r>
      </w:ins>
      <w:del w:id="545" w:author="Geri Burgert" w:date="2026-02-02T14:57:00Z" w16du:dateUtc="2026-02-02T19:57:00Z">
        <w:r w:rsidRPr="00F55018" w:rsidDel="00B956A4">
          <w:rPr>
            <w:vertAlign w:val="superscript"/>
            <w:rPrChange w:id="546" w:author="Geri Burgert" w:date="2026-02-02T17:12:00Z" w16du:dateUtc="2026-02-02T22:12:00Z">
              <w:rPr/>
            </w:rPrChange>
          </w:rPr>
          <w:delText>19</w:delText>
        </w:r>
      </w:del>
      <w:r w:rsidRPr="00F55018">
        <w:rPr>
          <w:vertAlign w:val="superscript"/>
          <w:rPrChange w:id="547" w:author="Geri Burgert" w:date="2026-02-02T17:12:00Z" w16du:dateUtc="2026-02-02T22:12:00Z">
            <w:rPr/>
          </w:rPrChange>
        </w:rPr>
        <w:t>,</w:t>
      </w:r>
      <w:del w:id="548" w:author="Geri Burgert" w:date="2026-02-01T14:48:00Z" w16du:dateUtc="2026-02-01T19:48:00Z">
        <w:r w:rsidRPr="00F55018" w:rsidDel="00D07CE9">
          <w:rPr>
            <w:vertAlign w:val="superscript"/>
            <w:rPrChange w:id="549" w:author="Geri Burgert" w:date="2026-02-02T17:12:00Z" w16du:dateUtc="2026-02-02T22:12:00Z">
              <w:rPr/>
            </w:rPrChange>
          </w:rPr>
          <w:delText xml:space="preserve"> </w:delText>
        </w:r>
      </w:del>
      <w:ins w:id="550" w:author="Geri Burgert" w:date="2026-02-02T14:57:00Z" w16du:dateUtc="2026-02-02T19:57:00Z">
        <w:r w:rsidR="00B956A4" w:rsidRPr="00F55018">
          <w:rPr>
            <w:vertAlign w:val="superscript"/>
          </w:rPr>
          <w:t>38</w:t>
        </w:r>
      </w:ins>
      <w:del w:id="551" w:author="Geri Burgert" w:date="2026-02-02T14:57:00Z" w16du:dateUtc="2026-02-02T19:57:00Z">
        <w:r w:rsidRPr="00F55018" w:rsidDel="00B956A4">
          <w:rPr>
            <w:vertAlign w:val="superscript"/>
            <w:rPrChange w:id="552" w:author="Geri Burgert" w:date="2026-02-02T17:12:00Z" w16du:dateUtc="2026-02-02T22:12:00Z">
              <w:rPr/>
            </w:rPrChange>
          </w:rPr>
          <w:delText>21</w:delText>
        </w:r>
      </w:del>
      <w:del w:id="553" w:author="Geri Burgert" w:date="2026-02-01T14:48:00Z" w16du:dateUtc="2026-02-01T19:48:00Z">
        <w:r w:rsidRPr="00F55018" w:rsidDel="00D07CE9">
          <w:delText>),</w:delText>
        </w:r>
      </w:del>
      <w:r w:rsidRPr="00F55018">
        <w:t xml:space="preserve"> underscoring the pathologic role of tissue eosinophils in ELDs. Blood eosinophils themselves may not correlate with sputum eosinophils in severe forms of the disease</w:t>
      </w:r>
      <w:del w:id="554" w:author="Geri Burgert" w:date="2026-02-01T14:48:00Z" w16du:dateUtc="2026-02-01T19:48:00Z">
        <w:r w:rsidRPr="00F55018" w:rsidDel="00D07CE9">
          <w:rPr>
            <w:vertAlign w:val="superscript"/>
            <w:rPrChange w:id="555" w:author="Geri Burgert" w:date="2026-02-02T17:12:00Z" w16du:dateUtc="2026-02-02T22:12:00Z">
              <w:rPr/>
            </w:rPrChange>
          </w:rPr>
          <w:delText xml:space="preserve"> (</w:delText>
        </w:r>
      </w:del>
      <w:ins w:id="556" w:author="Geri Burgert" w:date="2026-02-02T14:57:00Z" w16du:dateUtc="2026-02-02T19:57:00Z">
        <w:r w:rsidR="00B956A4" w:rsidRPr="00F55018">
          <w:rPr>
            <w:vertAlign w:val="superscript"/>
          </w:rPr>
          <w:t>39</w:t>
        </w:r>
      </w:ins>
      <w:del w:id="557" w:author="Geri Burgert" w:date="2026-02-02T14:57:00Z" w16du:dateUtc="2026-02-02T19:57:00Z">
        <w:r w:rsidRPr="00F55018" w:rsidDel="00B956A4">
          <w:rPr>
            <w:vertAlign w:val="superscript"/>
            <w:rPrChange w:id="558" w:author="Geri Burgert" w:date="2026-02-02T17:12:00Z" w16du:dateUtc="2026-02-02T22:12:00Z">
              <w:rPr/>
            </w:rPrChange>
          </w:rPr>
          <w:delText>22</w:delText>
        </w:r>
      </w:del>
      <w:del w:id="559" w:author="Geri Burgert" w:date="2026-02-01T14:48:00Z" w16du:dateUtc="2026-02-01T19:48:00Z">
        <w:r w:rsidRPr="00F55018" w:rsidDel="00D07CE9">
          <w:delText>)</w:delText>
        </w:r>
      </w:del>
      <w:r w:rsidRPr="00F55018">
        <w:t xml:space="preserve"> or high symptom burden</w:t>
      </w:r>
      <w:ins w:id="560" w:author="Geri Burgert" w:date="2026-02-01T14:48:00Z" w16du:dateUtc="2026-02-01T19:48:00Z">
        <w:r w:rsidR="00D07CE9" w:rsidRPr="00F55018">
          <w:t>,</w:t>
        </w:r>
      </w:ins>
      <w:del w:id="561" w:author="Geri Burgert" w:date="2026-02-01T14:48:00Z" w16du:dateUtc="2026-02-01T19:48:00Z">
        <w:r w:rsidRPr="00F55018" w:rsidDel="00D07CE9">
          <w:rPr>
            <w:vertAlign w:val="superscript"/>
            <w:rPrChange w:id="562" w:author="Geri Burgert" w:date="2026-02-02T17:12:00Z" w16du:dateUtc="2026-02-02T22:12:00Z">
              <w:rPr/>
            </w:rPrChange>
          </w:rPr>
          <w:delText xml:space="preserve"> (</w:delText>
        </w:r>
      </w:del>
      <w:ins w:id="563" w:author="Geri Burgert" w:date="2026-02-02T14:58:00Z" w16du:dateUtc="2026-02-02T19:58:00Z">
        <w:r w:rsidR="00B956A4" w:rsidRPr="00F55018">
          <w:rPr>
            <w:vertAlign w:val="superscript"/>
          </w:rPr>
          <w:t>37</w:t>
        </w:r>
      </w:ins>
      <w:del w:id="564" w:author="Geri Burgert" w:date="2026-02-02T14:58:00Z" w16du:dateUtc="2026-02-02T19:58:00Z">
        <w:r w:rsidRPr="00F55018" w:rsidDel="00B956A4">
          <w:rPr>
            <w:vertAlign w:val="superscript"/>
            <w:rPrChange w:id="565" w:author="Geri Burgert" w:date="2026-02-02T17:12:00Z" w16du:dateUtc="2026-02-02T22:12:00Z">
              <w:rPr/>
            </w:rPrChange>
          </w:rPr>
          <w:delText>19</w:delText>
        </w:r>
      </w:del>
      <w:del w:id="566" w:author="Geri Burgert" w:date="2026-02-01T14:48:00Z" w16du:dateUtc="2026-02-01T19:48:00Z">
        <w:r w:rsidRPr="00F55018" w:rsidDel="00D07CE9">
          <w:delText>),</w:delText>
        </w:r>
      </w:del>
      <w:r w:rsidRPr="00F55018">
        <w:t xml:space="preserve"> highlighting the importance of their direct measurement in the target organ.</w:t>
      </w:r>
    </w:p>
    <w:p w14:paraId="3B0C3F7A" w14:textId="38A5B6E6" w:rsidR="004170FA" w:rsidRPr="00F55018" w:rsidRDefault="00D07CE9" w:rsidP="004170FA">
      <w:ins w:id="567" w:author="Geri Burgert" w:date="2026-02-01T14:48:00Z" w16du:dateUtc="2026-02-01T19:48:00Z">
        <w:r w:rsidRPr="00F55018">
          <w:tab/>
        </w:r>
      </w:ins>
      <w:r w:rsidR="004170FA" w:rsidRPr="00F55018">
        <w:t xml:space="preserve">The seminal 1958 Lancet study by </w:t>
      </w:r>
      <w:del w:id="568" w:author="Geri Burgert" w:date="2026-02-01T14:48:00Z" w16du:dateUtc="2026-02-01T19:48:00Z">
        <w:r w:rsidR="004170FA" w:rsidRPr="00F55018" w:rsidDel="004C6221">
          <w:delText xml:space="preserve">Harry </w:delText>
        </w:r>
      </w:del>
      <w:r w:rsidR="004170FA" w:rsidRPr="00F55018">
        <w:t>Morrow Brown</w:t>
      </w:r>
      <w:ins w:id="569" w:author="Geri Burgert" w:date="2026-02-02T14:58:00Z" w16du:dateUtc="2026-02-02T19:58:00Z">
        <w:r w:rsidR="00B956A4" w:rsidRPr="00F55018">
          <w:rPr>
            <w:vertAlign w:val="superscript"/>
          </w:rPr>
          <w:t>40</w:t>
        </w:r>
      </w:ins>
      <w:r w:rsidR="004170FA" w:rsidRPr="00F55018">
        <w:t xml:space="preserve"> first demonstrated that sputum eosinophils (smear) are a key biomarker of airway eosinophilia and a strong predictor of corticosteroid responsiveness</w:t>
      </w:r>
      <w:del w:id="570" w:author="Geri Burgert" w:date="2026-02-01T14:49:00Z" w16du:dateUtc="2026-02-01T19:49:00Z">
        <w:r w:rsidR="004170FA" w:rsidRPr="00F55018" w:rsidDel="004C6221">
          <w:delText xml:space="preserve"> (23)</w:delText>
        </w:r>
      </w:del>
      <w:r w:rsidR="004170FA" w:rsidRPr="00F55018">
        <w:t xml:space="preserve">. Subsequent development and validation of sputum cytology established a normal eosinophil threshold of </w:t>
      </w:r>
      <w:ins w:id="571" w:author="Geri Burgert" w:date="2026-02-01T14:49:00Z" w16du:dateUtc="2026-02-01T19:49:00Z">
        <w:r w:rsidR="004C6221" w:rsidRPr="00F55018">
          <w:t xml:space="preserve">less than </w:t>
        </w:r>
      </w:ins>
      <w:del w:id="572" w:author="Geri Burgert" w:date="2026-02-01T14:49:00Z" w16du:dateUtc="2026-02-01T19:49:00Z">
        <w:r w:rsidR="004170FA" w:rsidRPr="00F55018" w:rsidDel="004C6221">
          <w:delText>&lt;</w:delText>
        </w:r>
      </w:del>
      <w:r w:rsidR="004170FA" w:rsidRPr="00F55018">
        <w:t>2%, although some studies have used 3%</w:t>
      </w:r>
      <w:ins w:id="573" w:author="Geri Burgert" w:date="2026-02-01T14:49:00Z" w16du:dateUtc="2026-02-01T19:49:00Z">
        <w:r w:rsidR="004C6221" w:rsidRPr="00F55018">
          <w:t>.</w:t>
        </w:r>
      </w:ins>
      <w:del w:id="574" w:author="Geri Burgert" w:date="2026-01-29T16:27:00Z" w16du:dateUtc="2026-01-29T21:27:00Z">
        <w:r w:rsidR="004170FA" w:rsidRPr="00F55018" w:rsidDel="005D5E81">
          <w:rPr>
            <w:vertAlign w:val="superscript"/>
            <w:rPrChange w:id="575" w:author="Geri Burgert" w:date="2026-02-02T17:12:00Z" w16du:dateUtc="2026-02-02T22:12:00Z">
              <w:rPr/>
            </w:rPrChange>
          </w:rPr>
          <w:delText xml:space="preserve">  </w:delText>
        </w:r>
      </w:del>
      <w:del w:id="576" w:author="Geri Burgert" w:date="2026-02-01T14:49:00Z" w16du:dateUtc="2026-02-01T19:49:00Z">
        <w:r w:rsidR="004170FA" w:rsidRPr="00F55018" w:rsidDel="004C6221">
          <w:rPr>
            <w:vertAlign w:val="superscript"/>
            <w:rPrChange w:id="577" w:author="Geri Burgert" w:date="2026-02-02T17:12:00Z" w16du:dateUtc="2026-02-02T22:12:00Z">
              <w:rPr/>
            </w:rPrChange>
          </w:rPr>
          <w:delText>(</w:delText>
        </w:r>
      </w:del>
      <w:ins w:id="578" w:author="Geri Burgert" w:date="2026-02-02T14:58:00Z" w16du:dateUtc="2026-02-02T19:58:00Z">
        <w:r w:rsidR="00B956A4" w:rsidRPr="00F55018">
          <w:rPr>
            <w:vertAlign w:val="superscript"/>
          </w:rPr>
          <w:t>41</w:t>
        </w:r>
      </w:ins>
      <w:del w:id="579" w:author="Geri Burgert" w:date="2026-02-02T14:58:00Z" w16du:dateUtc="2026-02-02T19:58:00Z">
        <w:r w:rsidR="004170FA" w:rsidRPr="00F55018" w:rsidDel="00B956A4">
          <w:rPr>
            <w:vertAlign w:val="superscript"/>
            <w:rPrChange w:id="580" w:author="Geri Burgert" w:date="2026-02-02T17:12:00Z" w16du:dateUtc="2026-02-02T22:12:00Z">
              <w:rPr/>
            </w:rPrChange>
          </w:rPr>
          <w:delText>24</w:delText>
        </w:r>
      </w:del>
      <w:del w:id="581" w:author="Geri Burgert" w:date="2026-02-01T14:49:00Z" w16du:dateUtc="2026-02-01T19:49:00Z">
        <w:r w:rsidR="004170FA" w:rsidRPr="00F55018" w:rsidDel="004C6221">
          <w:delText>).</w:delText>
        </w:r>
      </w:del>
      <w:r w:rsidR="004170FA" w:rsidRPr="00F55018">
        <w:t xml:space="preserve"> Sputum eosinophil counts </w:t>
      </w:r>
      <w:ins w:id="582" w:author="Geri Burgert" w:date="2026-02-01T14:49:00Z" w16du:dateUtc="2026-02-01T19:49:00Z">
        <w:r w:rsidR="004C6221" w:rsidRPr="00F55018">
          <w:t xml:space="preserve">greater than </w:t>
        </w:r>
      </w:ins>
      <w:del w:id="583" w:author="Geri Burgert" w:date="2026-02-01T14:49:00Z" w16du:dateUtc="2026-02-01T19:49:00Z">
        <w:r w:rsidR="004170FA" w:rsidRPr="00F55018" w:rsidDel="004C6221">
          <w:delText>&gt;</w:delText>
        </w:r>
      </w:del>
      <w:r w:rsidR="004170FA" w:rsidRPr="00F55018">
        <w:t xml:space="preserve">3% predict exacerbations and responsiveness to corticosteroids and biologic </w:t>
      </w:r>
      <w:r w:rsidR="004170FA" w:rsidRPr="00F55018">
        <w:lastRenderedPageBreak/>
        <w:t>therapies</w:t>
      </w:r>
      <w:ins w:id="584" w:author="Geri Burgert" w:date="2026-02-01T14:49:00Z" w16du:dateUtc="2026-02-01T19:49:00Z">
        <w:r w:rsidR="004C6221" w:rsidRPr="00F55018">
          <w:t>.</w:t>
        </w:r>
      </w:ins>
      <w:ins w:id="585" w:author="Geri Burgert" w:date="2026-02-02T14:58:00Z" w16du:dateUtc="2026-02-02T19:58:00Z">
        <w:r w:rsidR="00B956A4" w:rsidRPr="00F55018">
          <w:rPr>
            <w:vertAlign w:val="superscript"/>
            <w:rPrChange w:id="586" w:author="Geri Burgert" w:date="2026-02-02T17:12:00Z" w16du:dateUtc="2026-02-02T22:12:00Z">
              <w:rPr/>
            </w:rPrChange>
          </w:rPr>
          <w:t>19-22,42</w:t>
        </w:r>
      </w:ins>
      <w:del w:id="587" w:author="Geri Burgert" w:date="2026-02-01T14:49:00Z" w16du:dateUtc="2026-02-01T19:49:00Z">
        <w:r w:rsidR="004170FA" w:rsidRPr="00F55018" w:rsidDel="004C6221">
          <w:rPr>
            <w:vertAlign w:val="superscript"/>
            <w:rPrChange w:id="588" w:author="Geri Burgert" w:date="2026-02-02T17:12:00Z" w16du:dateUtc="2026-02-02T22:12:00Z">
              <w:rPr/>
            </w:rPrChange>
          </w:rPr>
          <w:delText xml:space="preserve"> (</w:delText>
        </w:r>
      </w:del>
      <w:del w:id="589" w:author="Geri Burgert" w:date="2026-02-02T14:58:00Z" w16du:dateUtc="2026-02-02T19:58:00Z">
        <w:r w:rsidR="004170FA" w:rsidRPr="00F55018" w:rsidDel="00B956A4">
          <w:rPr>
            <w:vertAlign w:val="superscript"/>
            <w:rPrChange w:id="590" w:author="Geri Burgert" w:date="2026-02-02T17:12:00Z" w16du:dateUtc="2026-02-02T22:12:00Z">
              <w:rPr/>
            </w:rPrChange>
          </w:rPr>
          <w:delText>25-29</w:delText>
        </w:r>
      </w:del>
      <w:del w:id="591" w:author="Geri Burgert" w:date="2026-02-01T14:49:00Z" w16du:dateUtc="2026-02-01T19:49:00Z">
        <w:r w:rsidR="004170FA" w:rsidRPr="00F55018" w:rsidDel="004C6221">
          <w:delText>).</w:delText>
        </w:r>
      </w:del>
      <w:r w:rsidR="004170FA" w:rsidRPr="00F55018">
        <w:t xml:space="preserve"> In practice, when sputum cell counts are available, they may be used to guide treatment decisions across asthma, chronic cough, COPD, and bronchiectasis, including corticosteroid dose adjustment</w:t>
      </w:r>
      <w:ins w:id="592" w:author="Geri Burgert" w:date="2026-02-01T14:49:00Z" w16du:dateUtc="2026-02-01T19:49:00Z">
        <w:r w:rsidR="009310A2" w:rsidRPr="00F55018">
          <w:t>.</w:t>
        </w:r>
      </w:ins>
      <w:del w:id="593" w:author="Geri Burgert" w:date="2026-02-01T14:49:00Z" w16du:dateUtc="2026-02-01T19:49:00Z">
        <w:r w:rsidR="004170FA" w:rsidRPr="00F55018" w:rsidDel="009310A2">
          <w:rPr>
            <w:vertAlign w:val="superscript"/>
            <w:rPrChange w:id="594" w:author="Geri Burgert" w:date="2026-02-02T17:12:00Z" w16du:dateUtc="2026-02-02T22:12:00Z">
              <w:rPr/>
            </w:rPrChange>
          </w:rPr>
          <w:delText xml:space="preserve"> (</w:delText>
        </w:r>
      </w:del>
      <w:ins w:id="595" w:author="Geri Burgert" w:date="2026-02-02T14:59:00Z" w16du:dateUtc="2026-02-02T19:59:00Z">
        <w:r w:rsidR="006243F3" w:rsidRPr="00F55018">
          <w:rPr>
            <w:vertAlign w:val="superscript"/>
          </w:rPr>
          <w:t>43</w:t>
        </w:r>
      </w:ins>
      <w:del w:id="596" w:author="Geri Burgert" w:date="2026-02-02T14:59:00Z" w16du:dateUtc="2026-02-02T19:59:00Z">
        <w:r w:rsidR="004170FA" w:rsidRPr="00F55018" w:rsidDel="006243F3">
          <w:rPr>
            <w:vertAlign w:val="superscript"/>
            <w:rPrChange w:id="597" w:author="Geri Burgert" w:date="2026-02-02T17:12:00Z" w16du:dateUtc="2026-02-02T22:12:00Z">
              <w:rPr/>
            </w:rPrChange>
          </w:rPr>
          <w:delText>30</w:delText>
        </w:r>
      </w:del>
      <w:del w:id="598" w:author="Geri Burgert" w:date="2026-02-01T14:49:00Z" w16du:dateUtc="2026-02-01T19:49:00Z">
        <w:r w:rsidR="004170FA" w:rsidRPr="00F55018" w:rsidDel="009310A2">
          <w:delText>).</w:delText>
        </w:r>
      </w:del>
      <w:r w:rsidR="004170FA" w:rsidRPr="00F55018">
        <w:t xml:space="preserve"> Even in patients with severe disease, sputum induction is safe and well</w:t>
      </w:r>
      <w:del w:id="599" w:author="Geri Burgert" w:date="2026-02-02T14:59:00Z" w16du:dateUtc="2026-02-02T19:59:00Z">
        <w:r w:rsidR="004170FA" w:rsidRPr="00F55018" w:rsidDel="002A0277">
          <w:delText>-</w:delText>
        </w:r>
      </w:del>
      <w:ins w:id="600" w:author="Geri Burgert" w:date="2026-02-02T14:59:00Z" w16du:dateUtc="2026-02-02T19:59:00Z">
        <w:r w:rsidR="002A0277" w:rsidRPr="00F55018">
          <w:t xml:space="preserve"> </w:t>
        </w:r>
      </w:ins>
      <w:r w:rsidR="004170FA" w:rsidRPr="00F55018">
        <w:t>tolerated</w:t>
      </w:r>
      <w:ins w:id="601" w:author="Geri Burgert" w:date="2026-02-01T14:49:00Z" w16du:dateUtc="2026-02-01T19:49:00Z">
        <w:r w:rsidR="009310A2" w:rsidRPr="00F55018">
          <w:t>. A</w:t>
        </w:r>
      </w:ins>
      <w:del w:id="602" w:author="Geri Burgert" w:date="2026-02-01T14:49:00Z" w16du:dateUtc="2026-02-01T19:49:00Z">
        <w:r w:rsidR="004170FA" w:rsidRPr="00F55018" w:rsidDel="009310A2">
          <w:delText>, with a</w:delText>
        </w:r>
      </w:del>
      <w:r w:rsidR="004170FA" w:rsidRPr="00F55018">
        <w:t xml:space="preserve">pproximately 80% of patients </w:t>
      </w:r>
      <w:del w:id="603" w:author="Geri Burgert" w:date="2026-02-01T14:49:00Z" w16du:dateUtc="2026-02-01T19:49:00Z">
        <w:r w:rsidR="004170FA" w:rsidRPr="00F55018" w:rsidDel="009310A2">
          <w:delText xml:space="preserve">being </w:delText>
        </w:r>
      </w:del>
      <w:ins w:id="604" w:author="Geri Burgert" w:date="2026-02-01T14:49:00Z" w16du:dateUtc="2026-02-01T19:49:00Z">
        <w:r w:rsidR="009310A2" w:rsidRPr="00F55018">
          <w:t xml:space="preserve">are </w:t>
        </w:r>
      </w:ins>
      <w:r w:rsidR="004170FA" w:rsidRPr="00F55018">
        <w:t>able to produce a sputum sample suitable for diagnostic purposes</w:t>
      </w:r>
      <w:ins w:id="605" w:author="Geri Burgert" w:date="2026-02-01T14:49:00Z" w16du:dateUtc="2026-02-01T19:49:00Z">
        <w:r w:rsidR="009310A2" w:rsidRPr="00F55018">
          <w:t>.</w:t>
        </w:r>
      </w:ins>
      <w:del w:id="606" w:author="Geri Burgert" w:date="2026-02-01T14:49:00Z" w16du:dateUtc="2026-02-01T19:49:00Z">
        <w:r w:rsidR="004170FA" w:rsidRPr="00F55018" w:rsidDel="009310A2">
          <w:rPr>
            <w:vertAlign w:val="superscript"/>
            <w:rPrChange w:id="607" w:author="Geri Burgert" w:date="2026-02-02T17:12:00Z" w16du:dateUtc="2026-02-02T22:12:00Z">
              <w:rPr/>
            </w:rPrChange>
          </w:rPr>
          <w:delText>(</w:delText>
        </w:r>
      </w:del>
      <w:ins w:id="608" w:author="Geri Burgert" w:date="2026-02-02T14:59:00Z" w16du:dateUtc="2026-02-02T19:59:00Z">
        <w:r w:rsidR="002A0277" w:rsidRPr="00F55018">
          <w:rPr>
            <w:vertAlign w:val="superscript"/>
          </w:rPr>
          <w:t>44</w:t>
        </w:r>
      </w:ins>
      <w:del w:id="609" w:author="Geri Burgert" w:date="2026-02-02T14:59:00Z" w16du:dateUtc="2026-02-02T19:59:00Z">
        <w:r w:rsidR="004170FA" w:rsidRPr="00F55018" w:rsidDel="002A0277">
          <w:rPr>
            <w:vertAlign w:val="superscript"/>
            <w:rPrChange w:id="610" w:author="Geri Burgert" w:date="2026-02-02T17:12:00Z" w16du:dateUtc="2026-02-02T22:12:00Z">
              <w:rPr/>
            </w:rPrChange>
          </w:rPr>
          <w:delText>31</w:delText>
        </w:r>
      </w:del>
      <w:del w:id="611" w:author="Geri Burgert" w:date="2026-02-01T14:50:00Z" w16du:dateUtc="2026-02-01T19:50:00Z">
        <w:r w:rsidR="004170FA" w:rsidRPr="00F55018" w:rsidDel="009310A2">
          <w:delText>).</w:delText>
        </w:r>
      </w:del>
      <w:r w:rsidR="004170FA" w:rsidRPr="00F55018">
        <w:t xml:space="preserve"> Randomized trials show that strategies targeting normalization of sputum eosinophils significantly reduce severe asthma exacerbations and hospitalizations without increasing corticosteroid exposure</w:t>
      </w:r>
      <w:ins w:id="612" w:author="Geri Burgert" w:date="2026-02-01T14:50:00Z" w16du:dateUtc="2026-02-01T19:50:00Z">
        <w:r w:rsidR="009310A2" w:rsidRPr="00F55018">
          <w:t>.</w:t>
        </w:r>
      </w:ins>
      <w:del w:id="613" w:author="Geri Burgert" w:date="2026-02-01T14:50:00Z" w16du:dateUtc="2026-02-01T19:50:00Z">
        <w:r w:rsidR="004170FA" w:rsidRPr="00F55018" w:rsidDel="009310A2">
          <w:rPr>
            <w:vertAlign w:val="superscript"/>
            <w:rPrChange w:id="614" w:author="Geri Burgert" w:date="2026-02-02T17:12:00Z" w16du:dateUtc="2026-02-02T22:12:00Z">
              <w:rPr/>
            </w:rPrChange>
          </w:rPr>
          <w:delText xml:space="preserve"> (</w:delText>
        </w:r>
      </w:del>
      <w:ins w:id="615" w:author="Geri Burgert" w:date="2026-02-02T14:59:00Z" w16du:dateUtc="2026-02-02T19:59:00Z">
        <w:r w:rsidR="008F0D57" w:rsidRPr="00F55018">
          <w:rPr>
            <w:vertAlign w:val="superscript"/>
          </w:rPr>
          <w:t>19</w:t>
        </w:r>
      </w:ins>
      <w:del w:id="616" w:author="Geri Burgert" w:date="2026-02-02T14:59:00Z" w16du:dateUtc="2026-02-02T19:59:00Z">
        <w:r w:rsidR="004170FA" w:rsidRPr="00F55018" w:rsidDel="008F0D57">
          <w:rPr>
            <w:vertAlign w:val="superscript"/>
            <w:rPrChange w:id="617" w:author="Geri Burgert" w:date="2026-02-02T17:12:00Z" w16du:dateUtc="2026-02-02T22:12:00Z">
              <w:rPr/>
            </w:rPrChange>
          </w:rPr>
          <w:delText>25</w:delText>
        </w:r>
      </w:del>
      <w:del w:id="618" w:author="Geri Burgert" w:date="2026-02-01T14:50:00Z" w16du:dateUtc="2026-02-01T19:50:00Z">
        <w:r w:rsidR="004170FA" w:rsidRPr="00F55018" w:rsidDel="009310A2">
          <w:delText>).</w:delText>
        </w:r>
      </w:del>
      <w:r w:rsidR="004170FA" w:rsidRPr="00F55018">
        <w:t xml:space="preserve"> A 2‑year, </w:t>
      </w:r>
      <w:del w:id="619" w:author="Geri Burgert" w:date="2026-02-01T14:50:00Z" w16du:dateUtc="2026-02-01T19:50:00Z">
        <w:r w:rsidR="004170FA" w:rsidRPr="00F55018" w:rsidDel="009310A2">
          <w:delText>multicentre</w:delText>
        </w:r>
      </w:del>
      <w:ins w:id="620" w:author="Geri Burgert" w:date="2026-02-01T14:50:00Z" w16du:dateUtc="2026-02-01T19:50:00Z">
        <w:r w:rsidR="009310A2" w:rsidRPr="00F55018">
          <w:t>multicenter</w:t>
        </w:r>
      </w:ins>
      <w:del w:id="621" w:author="Geri Burgert" w:date="2026-02-01T14:50:00Z" w16du:dateUtc="2026-02-01T19:50:00Z">
        <w:r w:rsidR="004170FA" w:rsidRPr="00F55018" w:rsidDel="009310A2">
          <w:delText>,</w:delText>
        </w:r>
      </w:del>
      <w:r w:rsidR="004170FA" w:rsidRPr="00F55018">
        <w:t xml:space="preserve"> randomized trial confirmed that sputum‑guided therapy sustained reductions in exacerbation frequency and severity, particularly in moderate</w:t>
      </w:r>
      <w:del w:id="622" w:author="Geri Burgert" w:date="2026-02-01T14:50:00Z" w16du:dateUtc="2026-02-01T19:50:00Z">
        <w:r w:rsidR="004170FA" w:rsidRPr="00F55018" w:rsidDel="009310A2">
          <w:delText>-</w:delText>
        </w:r>
      </w:del>
      <w:ins w:id="623" w:author="Geri Burgert" w:date="2026-02-01T14:50:00Z" w16du:dateUtc="2026-02-01T19:50:00Z">
        <w:r w:rsidR="009310A2" w:rsidRPr="00F55018">
          <w:t xml:space="preserve"> </w:t>
        </w:r>
      </w:ins>
      <w:r w:rsidR="004170FA" w:rsidRPr="00F55018">
        <w:t>to</w:t>
      </w:r>
      <w:del w:id="624" w:author="Geri Burgert" w:date="2026-02-01T14:50:00Z" w16du:dateUtc="2026-02-01T19:50:00Z">
        <w:r w:rsidR="004170FA" w:rsidRPr="00F55018" w:rsidDel="009310A2">
          <w:delText>-</w:delText>
        </w:r>
      </w:del>
      <w:ins w:id="625" w:author="Geri Burgert" w:date="2026-02-01T14:50:00Z" w16du:dateUtc="2026-02-01T19:50:00Z">
        <w:r w:rsidR="009310A2" w:rsidRPr="00F55018">
          <w:t xml:space="preserve"> </w:t>
        </w:r>
      </w:ins>
      <w:r w:rsidR="004170FA" w:rsidRPr="00F55018">
        <w:t>severe disease</w:t>
      </w:r>
      <w:ins w:id="626" w:author="Geri Burgert" w:date="2026-02-01T14:50:00Z" w16du:dateUtc="2026-02-01T19:50:00Z">
        <w:r w:rsidR="009310A2" w:rsidRPr="00F55018">
          <w:t>.</w:t>
        </w:r>
      </w:ins>
      <w:del w:id="627" w:author="Geri Burgert" w:date="2026-02-01T14:50:00Z" w16du:dateUtc="2026-02-01T19:50:00Z">
        <w:r w:rsidR="004170FA" w:rsidRPr="00F55018" w:rsidDel="009310A2">
          <w:rPr>
            <w:vertAlign w:val="superscript"/>
            <w:rPrChange w:id="628" w:author="Geri Burgert" w:date="2026-02-02T17:12:00Z" w16du:dateUtc="2026-02-02T22:12:00Z">
              <w:rPr/>
            </w:rPrChange>
          </w:rPr>
          <w:delText xml:space="preserve"> (</w:delText>
        </w:r>
      </w:del>
      <w:ins w:id="629" w:author="Geri Burgert" w:date="2026-02-02T14:59:00Z" w16du:dateUtc="2026-02-02T19:59:00Z">
        <w:r w:rsidR="008E5225" w:rsidRPr="00F55018">
          <w:rPr>
            <w:vertAlign w:val="superscript"/>
          </w:rPr>
          <w:t>45</w:t>
        </w:r>
      </w:ins>
      <w:del w:id="630" w:author="Geri Burgert" w:date="2026-02-02T14:59:00Z" w16du:dateUtc="2026-02-02T19:59:00Z">
        <w:r w:rsidR="004170FA" w:rsidRPr="00F55018" w:rsidDel="008E5225">
          <w:rPr>
            <w:vertAlign w:val="superscript"/>
            <w:rPrChange w:id="631" w:author="Geri Burgert" w:date="2026-02-02T17:12:00Z" w16du:dateUtc="2026-02-02T22:12:00Z">
              <w:rPr/>
            </w:rPrChange>
          </w:rPr>
          <w:delText>32</w:delText>
        </w:r>
      </w:del>
      <w:del w:id="632" w:author="Geri Burgert" w:date="2026-02-01T14:50:00Z" w16du:dateUtc="2026-02-01T19:50:00Z">
        <w:r w:rsidR="004170FA" w:rsidRPr="00F55018" w:rsidDel="009310A2">
          <w:delText>).</w:delText>
        </w:r>
      </w:del>
    </w:p>
    <w:p w14:paraId="5FEBEC35" w14:textId="6FF4A75D" w:rsidR="004170FA" w:rsidRPr="00F55018" w:rsidRDefault="009310A2" w:rsidP="004170FA">
      <w:ins w:id="633" w:author="Geri Burgert" w:date="2026-02-01T14:50:00Z" w16du:dateUtc="2026-02-01T19:50:00Z">
        <w:r w:rsidRPr="00F55018">
          <w:tab/>
        </w:r>
      </w:ins>
      <w:r w:rsidR="004170FA" w:rsidRPr="00F55018">
        <w:t xml:space="preserve">However, sputum induction and processing are </w:t>
      </w:r>
      <w:del w:id="634" w:author="Geri Burgert" w:date="2026-02-01T14:50:00Z" w16du:dateUtc="2026-02-01T19:50:00Z">
        <w:r w:rsidR="004170FA" w:rsidRPr="00F55018" w:rsidDel="00FF5C61">
          <w:delText xml:space="preserve">only </w:delText>
        </w:r>
      </w:del>
      <w:r w:rsidR="004170FA" w:rsidRPr="00F55018">
        <w:t xml:space="preserve">limited to </w:t>
      </w:r>
      <w:ins w:id="635" w:author="Geri Burgert" w:date="2026-02-01T14:50:00Z" w16du:dateUtc="2026-02-01T19:50:00Z">
        <w:r w:rsidR="00FF5C61" w:rsidRPr="00F55018">
          <w:t xml:space="preserve">only </w:t>
        </w:r>
      </w:ins>
      <w:r w:rsidR="004170FA" w:rsidRPr="00F55018">
        <w:t xml:space="preserve">a few </w:t>
      </w:r>
      <w:del w:id="636" w:author="Geri Burgert" w:date="2026-02-01T14:50:00Z" w16du:dateUtc="2026-02-01T19:50:00Z">
        <w:r w:rsidR="004170FA" w:rsidRPr="00F55018" w:rsidDel="00FF5C61">
          <w:delText>centres</w:delText>
        </w:r>
      </w:del>
      <w:ins w:id="637" w:author="Geri Burgert" w:date="2026-02-01T14:50:00Z" w16du:dateUtc="2026-02-01T19:50:00Z">
        <w:r w:rsidR="00FF5C61" w:rsidRPr="00F55018">
          <w:t>centers</w:t>
        </w:r>
      </w:ins>
      <w:r w:rsidR="004170FA" w:rsidRPr="00F55018">
        <w:t xml:space="preserve"> globally</w:t>
      </w:r>
      <w:ins w:id="638" w:author="Geri Burgert" w:date="2026-02-01T14:50:00Z" w16du:dateUtc="2026-02-01T19:50:00Z">
        <w:r w:rsidR="00FF5C61" w:rsidRPr="00F55018">
          <w:t>. L</w:t>
        </w:r>
      </w:ins>
      <w:del w:id="639" w:author="Geri Burgert" w:date="2026-02-01T14:50:00Z" w16du:dateUtc="2026-02-01T19:50:00Z">
        <w:r w:rsidR="004170FA" w:rsidRPr="00F55018" w:rsidDel="00FF5C61">
          <w:delText>, w</w:delText>
        </w:r>
      </w:del>
      <w:del w:id="640" w:author="Geri Burgert" w:date="2026-02-01T14:51:00Z" w16du:dateUtc="2026-02-01T19:51:00Z">
        <w:r w:rsidR="004170FA" w:rsidRPr="00F55018" w:rsidDel="00FF5C61">
          <w:delText>ith l</w:delText>
        </w:r>
      </w:del>
      <w:r w:rsidR="004170FA" w:rsidRPr="00F55018">
        <w:t>ogistical considerations largely concern</w:t>
      </w:r>
      <w:del w:id="641" w:author="Geri Burgert" w:date="2026-02-01T14:51:00Z" w16du:dateUtc="2026-02-01T19:51:00Z">
        <w:r w:rsidR="004170FA" w:rsidRPr="00F55018" w:rsidDel="00FF5C61">
          <w:delText>ing</w:delText>
        </w:r>
      </w:del>
      <w:r w:rsidR="004170FA" w:rsidRPr="00F55018">
        <w:t xml:space="preserve"> the availability of a laboratory for processing sputum samples</w:t>
      </w:r>
      <w:ins w:id="642" w:author="Geri Burgert" w:date="2026-02-01T14:51:00Z" w16du:dateUtc="2026-02-01T19:51:00Z">
        <w:r w:rsidR="00FF5C61" w:rsidRPr="00F55018">
          <w:t>.</w:t>
        </w:r>
      </w:ins>
      <w:del w:id="643" w:author="Geri Burgert" w:date="2026-02-01T14:51:00Z" w16du:dateUtc="2026-02-01T19:51:00Z">
        <w:r w:rsidR="004170FA" w:rsidRPr="00F55018" w:rsidDel="00FF5C61">
          <w:rPr>
            <w:vertAlign w:val="superscript"/>
            <w:rPrChange w:id="644" w:author="Geri Burgert" w:date="2026-02-02T17:12:00Z" w16du:dateUtc="2026-02-02T22:12:00Z">
              <w:rPr/>
            </w:rPrChange>
          </w:rPr>
          <w:delText xml:space="preserve"> (</w:delText>
        </w:r>
      </w:del>
      <w:ins w:id="645" w:author="Geri Burgert" w:date="2026-02-02T14:59:00Z" w16du:dateUtc="2026-02-02T19:59:00Z">
        <w:r w:rsidR="003C41F9" w:rsidRPr="00F55018">
          <w:rPr>
            <w:vertAlign w:val="superscript"/>
          </w:rPr>
          <w:t>46</w:t>
        </w:r>
      </w:ins>
      <w:del w:id="646" w:author="Geri Burgert" w:date="2026-02-02T14:59:00Z" w16du:dateUtc="2026-02-02T19:59:00Z">
        <w:r w:rsidR="004170FA" w:rsidRPr="00F55018" w:rsidDel="003C41F9">
          <w:rPr>
            <w:vertAlign w:val="superscript"/>
            <w:rPrChange w:id="647" w:author="Geri Burgert" w:date="2026-02-02T17:12:00Z" w16du:dateUtc="2026-02-02T22:12:00Z">
              <w:rPr/>
            </w:rPrChange>
          </w:rPr>
          <w:delText>33</w:delText>
        </w:r>
      </w:del>
      <w:del w:id="648" w:author="Geri Burgert" w:date="2026-02-01T14:51:00Z" w16du:dateUtc="2026-02-01T19:51:00Z">
        <w:r w:rsidR="004170FA" w:rsidRPr="00F55018" w:rsidDel="00FF5C61">
          <w:delText>).</w:delText>
        </w:r>
      </w:del>
      <w:r w:rsidR="004170FA" w:rsidRPr="00F55018">
        <w:t xml:space="preserve"> Other challenges include the need for trained personnel for sputum induction and processing, variable sample quality, and </w:t>
      </w:r>
      <w:ins w:id="649" w:author="Geri Burgert" w:date="2026-02-01T14:51:00Z" w16du:dateUtc="2026-02-01T19:51:00Z">
        <w:r w:rsidR="00195314" w:rsidRPr="00F55018">
          <w:t xml:space="preserve">the </w:t>
        </w:r>
      </w:ins>
      <w:r w:rsidR="004170FA" w:rsidRPr="00F55018">
        <w:t>coordination of clinical schedules to ensure samples are processed promptly.</w:t>
      </w:r>
      <w:del w:id="650" w:author="Geri Burgert" w:date="2026-02-01T14:51:00Z" w16du:dateUtc="2026-02-01T19:51:00Z">
        <w:r w:rsidR="004170FA" w:rsidRPr="00F55018" w:rsidDel="00195314">
          <w:delText xml:space="preserve"> </w:delText>
        </w:r>
      </w:del>
    </w:p>
    <w:p w14:paraId="78D1A9A2" w14:textId="19F4B600" w:rsidR="004170FA" w:rsidRPr="00F55018" w:rsidRDefault="00195314" w:rsidP="004170FA">
      <w:ins w:id="651" w:author="Geri Burgert" w:date="2026-02-01T14:51:00Z" w16du:dateUtc="2026-02-01T19:51:00Z">
        <w:r w:rsidRPr="00F55018">
          <w:t>&lt;H2&gt;</w:t>
        </w:r>
      </w:ins>
      <w:r w:rsidR="004170FA" w:rsidRPr="00F55018">
        <w:t>F</w:t>
      </w:r>
      <w:ins w:id="652" w:author="Geri Burgert" w:date="2026-02-01T14:51:00Z" w16du:dateUtc="2026-02-01T19:51:00Z">
        <w:r w:rsidRPr="00F55018">
          <w:t>eNO</w:t>
        </w:r>
      </w:ins>
      <w:del w:id="653" w:author="Geri Burgert" w:date="2026-02-01T14:51:00Z" w16du:dateUtc="2026-02-01T19:51:00Z">
        <w:r w:rsidR="004170FA" w:rsidRPr="00F55018" w:rsidDel="00195314">
          <w:delText>ractional Exhaled Nitric Oxide</w:delText>
        </w:r>
      </w:del>
    </w:p>
    <w:p w14:paraId="1E6599C6" w14:textId="69389569" w:rsidR="004170FA" w:rsidRPr="00F55018" w:rsidRDefault="004170FA" w:rsidP="004170FA">
      <w:r w:rsidRPr="00F55018">
        <w:t>Nitric oxide is produced as a product of inflammatory processes in the airways</w:t>
      </w:r>
      <w:del w:id="654" w:author="Geri Burgert" w:date="2026-02-01T14:51:00Z" w16du:dateUtc="2026-02-01T19:51:00Z">
        <w:r w:rsidRPr="00F55018" w:rsidDel="00A50B64">
          <w:delText>,</w:delText>
        </w:r>
      </w:del>
      <w:r w:rsidRPr="00F55018">
        <w:t xml:space="preserve"> and can be directly measured as </w:t>
      </w:r>
      <w:del w:id="655" w:author="Geri Burgert" w:date="2026-02-01T14:51:00Z" w16du:dateUtc="2026-02-01T19:51:00Z">
        <w:r w:rsidRPr="00F55018" w:rsidDel="00A50B64">
          <w:delText>fractional exhaled nitric oxide (</w:delText>
        </w:r>
      </w:del>
      <w:r w:rsidRPr="00F55018">
        <w:t>FeNO</w:t>
      </w:r>
      <w:ins w:id="656" w:author="Geri Burgert" w:date="2026-02-01T14:51:00Z" w16du:dateUtc="2026-02-01T19:51:00Z">
        <w:r w:rsidR="00A50B64" w:rsidRPr="00F55018">
          <w:t>.</w:t>
        </w:r>
      </w:ins>
      <w:del w:id="657" w:author="Geri Burgert" w:date="2026-02-01T14:51:00Z" w16du:dateUtc="2026-02-01T19:51:00Z">
        <w:r w:rsidRPr="00F55018" w:rsidDel="00A50B64">
          <w:rPr>
            <w:vertAlign w:val="superscript"/>
            <w:rPrChange w:id="658" w:author="Geri Burgert" w:date="2026-02-02T17:12:00Z" w16du:dateUtc="2026-02-02T22:12:00Z">
              <w:rPr/>
            </w:rPrChange>
          </w:rPr>
          <w:delText>)(</w:delText>
        </w:r>
      </w:del>
      <w:ins w:id="659" w:author="Geri Burgert" w:date="2026-02-02T15:00:00Z" w16du:dateUtc="2026-02-02T20:00:00Z">
        <w:r w:rsidR="00D9564C" w:rsidRPr="00F55018">
          <w:rPr>
            <w:vertAlign w:val="superscript"/>
          </w:rPr>
          <w:t>47</w:t>
        </w:r>
      </w:ins>
      <w:del w:id="660" w:author="Geri Burgert" w:date="2026-02-02T15:00:00Z" w16du:dateUtc="2026-02-02T20:00:00Z">
        <w:r w:rsidRPr="00F55018" w:rsidDel="00D9564C">
          <w:rPr>
            <w:vertAlign w:val="superscript"/>
            <w:rPrChange w:id="661" w:author="Geri Burgert" w:date="2026-02-02T17:12:00Z" w16du:dateUtc="2026-02-02T22:12:00Z">
              <w:rPr/>
            </w:rPrChange>
          </w:rPr>
          <w:delText>34</w:delText>
        </w:r>
      </w:del>
      <w:del w:id="662" w:author="Geri Burgert" w:date="2026-02-01T14:51:00Z" w16du:dateUtc="2026-02-01T19:51:00Z">
        <w:r w:rsidRPr="00F55018" w:rsidDel="00A50B64">
          <w:delText>).</w:delText>
        </w:r>
      </w:del>
      <w:r w:rsidRPr="00F55018">
        <w:t xml:space="preserve"> This is gaining </w:t>
      </w:r>
      <w:del w:id="663" w:author="Geri Burgert" w:date="2026-02-01T14:51:00Z" w16du:dateUtc="2026-02-01T19:51:00Z">
        <w:r w:rsidRPr="00F55018" w:rsidDel="00A50B64">
          <w:delText xml:space="preserve">mounting </w:delText>
        </w:r>
      </w:del>
      <w:r w:rsidRPr="00F55018">
        <w:t>popularity as a rapid, non</w:t>
      </w:r>
      <w:del w:id="664" w:author="Geri Burgert" w:date="2026-02-01T14:52:00Z" w16du:dateUtc="2026-02-01T19:52:00Z">
        <w:r w:rsidRPr="00F55018" w:rsidDel="00A50B64">
          <w:delText>-</w:delText>
        </w:r>
      </w:del>
      <w:r w:rsidRPr="00F55018">
        <w:t xml:space="preserve">invasive </w:t>
      </w:r>
      <w:del w:id="665" w:author="Geri Burgert" w:date="2026-02-01T14:52:00Z" w16du:dateUtc="2026-02-01T19:52:00Z">
        <w:r w:rsidRPr="00F55018" w:rsidDel="00A50B64">
          <w:delText>“</w:delText>
        </w:r>
      </w:del>
      <w:r w:rsidRPr="00F55018">
        <w:t>surrogate</w:t>
      </w:r>
      <w:del w:id="666" w:author="Geri Burgert" w:date="2026-02-01T14:52:00Z" w16du:dateUtc="2026-02-01T19:52:00Z">
        <w:r w:rsidRPr="00F55018" w:rsidDel="00A50B64">
          <w:delText>”</w:delText>
        </w:r>
      </w:del>
      <w:r w:rsidRPr="00F55018">
        <w:t xml:space="preserve"> biomarker of </w:t>
      </w:r>
      <w:ins w:id="667" w:author="Geri Burgert" w:date="2026-02-01T12:26:00Z" w16du:dateUtc="2026-02-01T17:26:00Z">
        <w:r w:rsidR="002A644E" w:rsidRPr="00F55018">
          <w:t>T</w:t>
        </w:r>
      </w:ins>
      <w:del w:id="668" w:author="Geri Burgert" w:date="2026-02-01T12:26:00Z" w16du:dateUtc="2026-02-01T17:26:00Z">
        <w:r w:rsidRPr="00F55018" w:rsidDel="002A644E">
          <w:delText xml:space="preserve">type </w:delText>
        </w:r>
      </w:del>
      <w:r w:rsidRPr="00F55018">
        <w:t>2 airway inflammation, particularly in asthma, reflecting IL-4/IL-13</w:t>
      </w:r>
      <w:ins w:id="669" w:author="Geri Burgert" w:date="2026-02-01T14:52:00Z" w16du:dateUtc="2026-02-01T19:52:00Z">
        <w:r w:rsidR="00A50B64" w:rsidRPr="00F55018">
          <w:t>–</w:t>
        </w:r>
      </w:ins>
      <w:del w:id="670" w:author="Geri Burgert" w:date="2026-02-01T14:52:00Z" w16du:dateUtc="2026-02-01T19:52:00Z">
        <w:r w:rsidRPr="00F55018" w:rsidDel="00A50B64">
          <w:delText>-</w:delText>
        </w:r>
      </w:del>
      <w:r w:rsidRPr="00F55018">
        <w:t>driven pathways associated with increased airway eosinophils</w:t>
      </w:r>
      <w:ins w:id="671" w:author="Geri Burgert" w:date="2026-02-01T14:52:00Z" w16du:dateUtc="2026-02-01T19:52:00Z">
        <w:r w:rsidR="00A50B64" w:rsidRPr="00F55018">
          <w:t>.</w:t>
        </w:r>
      </w:ins>
      <w:del w:id="672" w:author="Geri Burgert" w:date="2026-02-01T14:52:00Z" w16du:dateUtc="2026-02-01T19:52:00Z">
        <w:r w:rsidRPr="00F55018" w:rsidDel="00A50B64">
          <w:rPr>
            <w:vertAlign w:val="superscript"/>
            <w:rPrChange w:id="673" w:author="Geri Burgert" w:date="2026-02-02T17:12:00Z" w16du:dateUtc="2026-02-02T22:12:00Z">
              <w:rPr/>
            </w:rPrChange>
          </w:rPr>
          <w:delText xml:space="preserve"> (</w:delText>
        </w:r>
      </w:del>
      <w:ins w:id="674" w:author="Geri Burgert" w:date="2026-02-02T15:00:00Z" w16du:dateUtc="2026-02-02T20:00:00Z">
        <w:r w:rsidR="00D67B5C" w:rsidRPr="00F55018">
          <w:rPr>
            <w:vertAlign w:val="superscript"/>
          </w:rPr>
          <w:t>47</w:t>
        </w:r>
      </w:ins>
      <w:del w:id="675" w:author="Geri Burgert" w:date="2026-02-02T15:00:00Z" w16du:dateUtc="2026-02-02T20:00:00Z">
        <w:r w:rsidRPr="00F55018" w:rsidDel="00D67B5C">
          <w:rPr>
            <w:vertAlign w:val="superscript"/>
            <w:rPrChange w:id="676" w:author="Geri Burgert" w:date="2026-02-02T17:12:00Z" w16du:dateUtc="2026-02-02T22:12:00Z">
              <w:rPr/>
            </w:rPrChange>
          </w:rPr>
          <w:delText>34</w:delText>
        </w:r>
      </w:del>
      <w:r w:rsidRPr="00F55018">
        <w:rPr>
          <w:vertAlign w:val="superscript"/>
          <w:rPrChange w:id="677" w:author="Geri Burgert" w:date="2026-02-02T17:12:00Z" w16du:dateUtc="2026-02-02T22:12:00Z">
            <w:rPr/>
          </w:rPrChange>
        </w:rPr>
        <w:t>,</w:t>
      </w:r>
      <w:del w:id="678" w:author="Geri Burgert" w:date="2026-02-01T14:52:00Z" w16du:dateUtc="2026-02-01T19:52:00Z">
        <w:r w:rsidRPr="00F55018" w:rsidDel="00A50B64">
          <w:rPr>
            <w:vertAlign w:val="superscript"/>
            <w:rPrChange w:id="679" w:author="Geri Burgert" w:date="2026-02-02T17:12:00Z" w16du:dateUtc="2026-02-02T22:12:00Z">
              <w:rPr/>
            </w:rPrChange>
          </w:rPr>
          <w:delText xml:space="preserve"> </w:delText>
        </w:r>
      </w:del>
      <w:ins w:id="680" w:author="Geri Burgert" w:date="2026-02-02T15:00:00Z" w16du:dateUtc="2026-02-02T20:00:00Z">
        <w:r w:rsidR="00D67B5C" w:rsidRPr="00F55018">
          <w:rPr>
            <w:vertAlign w:val="superscript"/>
          </w:rPr>
          <w:t>48</w:t>
        </w:r>
      </w:ins>
      <w:del w:id="681" w:author="Geri Burgert" w:date="2026-02-02T15:00:00Z" w16du:dateUtc="2026-02-02T20:00:00Z">
        <w:r w:rsidRPr="00F55018" w:rsidDel="00D67B5C">
          <w:rPr>
            <w:vertAlign w:val="superscript"/>
            <w:rPrChange w:id="682" w:author="Geri Burgert" w:date="2026-02-02T17:12:00Z" w16du:dateUtc="2026-02-02T22:12:00Z">
              <w:rPr/>
            </w:rPrChange>
          </w:rPr>
          <w:delText>35</w:delText>
        </w:r>
      </w:del>
      <w:del w:id="683" w:author="Geri Burgert" w:date="2026-02-01T14:52:00Z" w16du:dateUtc="2026-02-01T19:52:00Z">
        <w:r w:rsidRPr="00F55018" w:rsidDel="00A50B64">
          <w:delText>).</w:delText>
        </w:r>
      </w:del>
      <w:r w:rsidRPr="00F55018">
        <w:t xml:space="preserve"> Healthy individuals typically have FeNO </w:t>
      </w:r>
      <w:ins w:id="684" w:author="Geri Burgert" w:date="2026-02-01T14:52:00Z" w16du:dateUtc="2026-02-01T19:52:00Z">
        <w:r w:rsidR="00A50B64" w:rsidRPr="00F55018">
          <w:t xml:space="preserve">values </w:t>
        </w:r>
        <w:r w:rsidR="00A50B64" w:rsidRPr="00F55018">
          <w:lastRenderedPageBreak/>
          <w:t>of less than</w:t>
        </w:r>
      </w:ins>
      <w:del w:id="685" w:author="Geri Burgert" w:date="2026-02-01T14:52:00Z" w16du:dateUtc="2026-02-01T19:52:00Z">
        <w:r w:rsidRPr="00F55018" w:rsidDel="00A50B64">
          <w:delText>&lt;</w:delText>
        </w:r>
      </w:del>
      <w:r w:rsidRPr="00F55018">
        <w:t xml:space="preserve"> 25 parts per billion (ppb).</w:t>
      </w:r>
      <w:del w:id="686" w:author="Geri Burgert" w:date="2026-01-29T16:27:00Z" w16du:dateUtc="2026-01-29T21:27:00Z">
        <w:r w:rsidRPr="00F55018" w:rsidDel="005D5E81">
          <w:delText xml:space="preserve">  </w:delText>
        </w:r>
      </w:del>
      <w:ins w:id="687" w:author="Geri Burgert" w:date="2026-01-29T16:27:00Z" w16du:dateUtc="2026-01-29T21:27:00Z">
        <w:r w:rsidR="005D5E81" w:rsidRPr="00F55018">
          <w:t xml:space="preserve"> </w:t>
        </w:r>
      </w:ins>
      <w:r w:rsidRPr="00F55018">
        <w:t xml:space="preserve">FeNO levels </w:t>
      </w:r>
      <w:ins w:id="688" w:author="Geri Burgert" w:date="2026-02-01T14:52:00Z" w16du:dateUtc="2026-02-01T19:52:00Z">
        <w:r w:rsidR="00A50B64" w:rsidRPr="00F55018">
          <w:t xml:space="preserve">greater than </w:t>
        </w:r>
      </w:ins>
      <w:del w:id="689" w:author="Geri Burgert" w:date="2026-02-01T14:52:00Z" w16du:dateUtc="2026-02-01T19:52:00Z">
        <w:r w:rsidRPr="00F55018" w:rsidDel="00A50B64">
          <w:delText>&gt;</w:delText>
        </w:r>
      </w:del>
      <w:r w:rsidRPr="00F55018">
        <w:t>50 ppb are often suggestive of eosinophilic inflammation in airway diseases such as asthma</w:t>
      </w:r>
      <w:ins w:id="690" w:author="Geri Burgert" w:date="2026-02-01T14:52:00Z" w16du:dateUtc="2026-02-01T19:52:00Z">
        <w:r w:rsidR="00A50B64" w:rsidRPr="00F55018">
          <w:t>.</w:t>
        </w:r>
      </w:ins>
      <w:del w:id="691" w:author="Geri Burgert" w:date="2026-02-01T14:52:00Z" w16du:dateUtc="2026-02-01T19:52:00Z">
        <w:r w:rsidRPr="00F55018" w:rsidDel="00A50B64">
          <w:rPr>
            <w:vertAlign w:val="superscript"/>
            <w:rPrChange w:id="692" w:author="Geri Burgert" w:date="2026-02-02T17:12:00Z" w16du:dateUtc="2026-02-02T22:12:00Z">
              <w:rPr/>
            </w:rPrChange>
          </w:rPr>
          <w:delText xml:space="preserve"> (</w:delText>
        </w:r>
      </w:del>
      <w:ins w:id="693" w:author="Geri Burgert" w:date="2026-02-02T15:00:00Z" w16du:dateUtc="2026-02-02T20:00:00Z">
        <w:r w:rsidR="0017333E" w:rsidRPr="00F55018">
          <w:rPr>
            <w:vertAlign w:val="superscript"/>
          </w:rPr>
          <w:t>49</w:t>
        </w:r>
      </w:ins>
      <w:del w:id="694" w:author="Geri Burgert" w:date="2026-02-02T15:00:00Z" w16du:dateUtc="2026-02-02T20:00:00Z">
        <w:r w:rsidRPr="00F55018" w:rsidDel="0017333E">
          <w:rPr>
            <w:vertAlign w:val="superscript"/>
            <w:rPrChange w:id="695" w:author="Geri Burgert" w:date="2026-02-02T17:12:00Z" w16du:dateUtc="2026-02-02T22:12:00Z">
              <w:rPr/>
            </w:rPrChange>
          </w:rPr>
          <w:delText>36</w:delText>
        </w:r>
      </w:del>
      <w:del w:id="696" w:author="Geri Burgert" w:date="2026-02-01T14:52:00Z" w16du:dateUtc="2026-02-01T19:52:00Z">
        <w:r w:rsidRPr="00F55018" w:rsidDel="00A50B64">
          <w:delText>).</w:delText>
        </w:r>
      </w:del>
      <w:r w:rsidRPr="00F55018">
        <w:t xml:space="preserve"> That said, levels </w:t>
      </w:r>
      <w:ins w:id="697" w:author="Geri Burgert" w:date="2026-02-01T14:52:00Z" w16du:dateUtc="2026-02-01T19:52:00Z">
        <w:r w:rsidR="00D57EAC" w:rsidRPr="00F55018">
          <w:t xml:space="preserve">greater than </w:t>
        </w:r>
      </w:ins>
      <w:del w:id="698" w:author="Geri Burgert" w:date="2026-02-01T14:52:00Z" w16du:dateUtc="2026-02-01T19:52:00Z">
        <w:r w:rsidRPr="00F55018" w:rsidDel="00D57EAC">
          <w:delText>&gt;</w:delText>
        </w:r>
      </w:del>
      <w:r w:rsidRPr="00F55018">
        <w:t>20</w:t>
      </w:r>
      <w:del w:id="699" w:author="Geri Burgert" w:date="2026-02-01T14:52:00Z" w16du:dateUtc="2026-02-01T19:52:00Z">
        <w:r w:rsidRPr="00F55018" w:rsidDel="00D57EAC">
          <w:delText>-</w:delText>
        </w:r>
      </w:del>
      <w:ins w:id="700" w:author="Geri Burgert" w:date="2026-02-01T14:52:00Z" w16du:dateUtc="2026-02-01T19:52:00Z">
        <w:r w:rsidR="00D57EAC" w:rsidRPr="00F55018">
          <w:t xml:space="preserve"> to </w:t>
        </w:r>
      </w:ins>
      <w:r w:rsidRPr="00F55018">
        <w:t xml:space="preserve">25 ppb can identify patients </w:t>
      </w:r>
      <w:ins w:id="701" w:author="Geri Burgert" w:date="2026-02-01T14:53:00Z" w16du:dateUtc="2026-02-01T19:53:00Z">
        <w:r w:rsidR="00D57EAC" w:rsidRPr="00F55018">
          <w:t>receiving</w:t>
        </w:r>
      </w:ins>
      <w:del w:id="702" w:author="Geri Burgert" w:date="2026-02-01T14:53:00Z" w16du:dateUtc="2026-02-01T19:53:00Z">
        <w:r w:rsidRPr="00F55018" w:rsidDel="00D57EAC">
          <w:delText>on</w:delText>
        </w:r>
      </w:del>
      <w:r w:rsidRPr="00F55018">
        <w:t xml:space="preserve"> maximal inhaled corticosteroid therapy</w:t>
      </w:r>
      <w:ins w:id="703" w:author="Geri Burgert" w:date="2026-02-01T14:53:00Z" w16du:dateUtc="2026-02-01T19:53:00Z">
        <w:r w:rsidR="00D57EAC" w:rsidRPr="00F55018">
          <w:t>.</w:t>
        </w:r>
      </w:ins>
      <w:del w:id="704" w:author="Geri Burgert" w:date="2026-02-01T14:53:00Z" w16du:dateUtc="2026-02-01T19:53:00Z">
        <w:r w:rsidRPr="00F55018" w:rsidDel="00D57EAC">
          <w:rPr>
            <w:vertAlign w:val="superscript"/>
            <w:rPrChange w:id="705" w:author="Geri Burgert" w:date="2026-02-02T17:12:00Z" w16du:dateUtc="2026-02-02T22:12:00Z">
              <w:rPr/>
            </w:rPrChange>
          </w:rPr>
          <w:delText xml:space="preserve"> (</w:delText>
        </w:r>
      </w:del>
      <w:ins w:id="706" w:author="Geri Burgert" w:date="2026-02-02T15:00:00Z" w16du:dateUtc="2026-02-02T20:00:00Z">
        <w:r w:rsidR="009F0563" w:rsidRPr="00F55018">
          <w:rPr>
            <w:vertAlign w:val="superscript"/>
          </w:rPr>
          <w:t>23</w:t>
        </w:r>
      </w:ins>
      <w:del w:id="707" w:author="Geri Burgert" w:date="2026-02-02T15:00:00Z" w16du:dateUtc="2026-02-02T20:00:00Z">
        <w:r w:rsidRPr="00F55018" w:rsidDel="009F0563">
          <w:rPr>
            <w:vertAlign w:val="superscript"/>
            <w:rPrChange w:id="708" w:author="Geri Burgert" w:date="2026-02-02T17:12:00Z" w16du:dateUtc="2026-02-02T22:12:00Z">
              <w:rPr/>
            </w:rPrChange>
          </w:rPr>
          <w:delText>37</w:delText>
        </w:r>
      </w:del>
      <w:del w:id="709" w:author="Geri Burgert" w:date="2026-02-01T14:53:00Z" w16du:dateUtc="2026-02-01T19:53:00Z">
        <w:r w:rsidRPr="00F55018" w:rsidDel="00D57EAC">
          <w:delText>).</w:delText>
        </w:r>
      </w:del>
      <w:r w:rsidRPr="00F55018">
        <w:t xml:space="preserve"> Real-world data support guideline-recommended FeNO thresholds for excluding eosinophilic airway inflammation and monitoring treatment response; however, a high prevalence of intermediate values limits diagnostic decisiveness</w:t>
      </w:r>
      <w:ins w:id="710" w:author="Geri Burgert" w:date="2026-02-01T14:53:00Z" w16du:dateUtc="2026-02-01T19:53:00Z">
        <w:r w:rsidR="00D57EAC" w:rsidRPr="00F55018">
          <w:t>.</w:t>
        </w:r>
      </w:ins>
      <w:del w:id="711" w:author="Geri Burgert" w:date="2026-02-01T14:53:00Z" w16du:dateUtc="2026-02-01T19:53:00Z">
        <w:r w:rsidRPr="00F55018" w:rsidDel="00D57EAC">
          <w:rPr>
            <w:vertAlign w:val="superscript"/>
            <w:rPrChange w:id="712" w:author="Geri Burgert" w:date="2026-02-02T17:12:00Z" w16du:dateUtc="2026-02-02T22:12:00Z">
              <w:rPr/>
            </w:rPrChange>
          </w:rPr>
          <w:delText xml:space="preserve"> (</w:delText>
        </w:r>
      </w:del>
      <w:ins w:id="713" w:author="Geri Burgert" w:date="2026-02-02T15:00:00Z" w16du:dateUtc="2026-02-02T20:00:00Z">
        <w:r w:rsidR="009F0563" w:rsidRPr="00F55018">
          <w:rPr>
            <w:vertAlign w:val="superscript"/>
          </w:rPr>
          <w:t>50</w:t>
        </w:r>
      </w:ins>
      <w:del w:id="714" w:author="Geri Burgert" w:date="2026-02-02T15:00:00Z" w16du:dateUtc="2026-02-02T20:00:00Z">
        <w:r w:rsidRPr="00F55018" w:rsidDel="009F0563">
          <w:rPr>
            <w:vertAlign w:val="superscript"/>
            <w:rPrChange w:id="715" w:author="Geri Burgert" w:date="2026-02-02T17:12:00Z" w16du:dateUtc="2026-02-02T22:12:00Z">
              <w:rPr/>
            </w:rPrChange>
          </w:rPr>
          <w:delText>38</w:delText>
        </w:r>
      </w:del>
      <w:del w:id="716" w:author="Geri Burgert" w:date="2026-02-01T14:53:00Z" w16du:dateUtc="2026-02-01T19:53:00Z">
        <w:r w:rsidRPr="00F55018" w:rsidDel="00D57EAC">
          <w:delText>).</w:delText>
        </w:r>
      </w:del>
      <w:r w:rsidRPr="00F55018">
        <w:t xml:space="preserve"> American Thoracic Society </w:t>
      </w:r>
      <w:del w:id="717" w:author="Geri Burgert" w:date="2026-02-01T14:53:00Z" w16du:dateUtc="2026-02-01T19:53:00Z">
        <w:r w:rsidRPr="00F55018" w:rsidDel="00D57EAC">
          <w:delText xml:space="preserve">(ATS) </w:delText>
        </w:r>
      </w:del>
      <w:r w:rsidRPr="00F55018">
        <w:t xml:space="preserve">and European Respiratory Society </w:t>
      </w:r>
      <w:del w:id="718" w:author="Geri Burgert" w:date="2026-02-01T14:53:00Z" w16du:dateUtc="2026-02-01T19:53:00Z">
        <w:r w:rsidRPr="00F55018" w:rsidDel="00D57EAC">
          <w:delText xml:space="preserve">(ERS) </w:delText>
        </w:r>
      </w:del>
      <w:r w:rsidRPr="00F55018">
        <w:t>guidelines emphasize that FeNO is not diagnostic in isolation and should be interpreted alongside clinical assessment and eosinophil-based biomarkers</w:t>
      </w:r>
      <w:ins w:id="719" w:author="Geri Burgert" w:date="2026-02-01T14:53:00Z" w16du:dateUtc="2026-02-01T19:53:00Z">
        <w:r w:rsidR="00D57EAC" w:rsidRPr="00F55018">
          <w:t>.</w:t>
        </w:r>
      </w:ins>
      <w:ins w:id="720" w:author="Geri Burgert" w:date="2026-02-02T15:01:00Z" w16du:dateUtc="2026-02-02T20:01:00Z">
        <w:r w:rsidR="00365B06" w:rsidRPr="00F55018">
          <w:rPr>
            <w:vertAlign w:val="superscript"/>
            <w:rPrChange w:id="721" w:author="Geri Burgert" w:date="2026-02-02T17:12:00Z" w16du:dateUtc="2026-02-02T22:12:00Z">
              <w:rPr/>
            </w:rPrChange>
          </w:rPr>
          <w:t>24,</w:t>
        </w:r>
        <w:r w:rsidR="00365B06" w:rsidRPr="00F55018">
          <w:rPr>
            <w:vertAlign w:val="superscript"/>
          </w:rPr>
          <w:t>25,</w:t>
        </w:r>
      </w:ins>
      <w:del w:id="722" w:author="Geri Burgert" w:date="2026-02-01T14:53:00Z" w16du:dateUtc="2026-02-01T19:53:00Z">
        <w:r w:rsidRPr="00F55018" w:rsidDel="00D57EAC">
          <w:rPr>
            <w:vertAlign w:val="superscript"/>
            <w:rPrChange w:id="723" w:author="Geri Burgert" w:date="2026-02-02T17:12:00Z" w16du:dateUtc="2026-02-02T22:12:00Z">
              <w:rPr/>
            </w:rPrChange>
          </w:rPr>
          <w:delText xml:space="preserve"> (</w:delText>
        </w:r>
      </w:del>
      <w:ins w:id="724" w:author="Geri Burgert" w:date="2026-02-02T15:01:00Z" w16du:dateUtc="2026-02-02T20:01:00Z">
        <w:r w:rsidR="00365B06" w:rsidRPr="00F55018">
          <w:rPr>
            <w:vertAlign w:val="superscript"/>
          </w:rPr>
          <w:t>49</w:t>
        </w:r>
      </w:ins>
      <w:del w:id="725" w:author="Geri Burgert" w:date="2026-02-02T15:01:00Z" w16du:dateUtc="2026-02-02T20:01:00Z">
        <w:r w:rsidRPr="00F55018" w:rsidDel="00365B06">
          <w:rPr>
            <w:vertAlign w:val="superscript"/>
            <w:rPrChange w:id="726" w:author="Geri Burgert" w:date="2026-02-02T17:12:00Z" w16du:dateUtc="2026-02-02T22:12:00Z">
              <w:rPr/>
            </w:rPrChange>
          </w:rPr>
          <w:delText>36,</w:delText>
        </w:r>
      </w:del>
      <w:del w:id="727" w:author="Geri Burgert" w:date="2026-02-01T14:53:00Z" w16du:dateUtc="2026-02-01T19:53:00Z">
        <w:r w:rsidRPr="00F55018" w:rsidDel="00D57EAC">
          <w:rPr>
            <w:vertAlign w:val="superscript"/>
            <w:rPrChange w:id="728" w:author="Geri Burgert" w:date="2026-02-02T17:12:00Z" w16du:dateUtc="2026-02-02T22:12:00Z">
              <w:rPr/>
            </w:rPrChange>
          </w:rPr>
          <w:delText xml:space="preserve"> </w:delText>
        </w:r>
      </w:del>
      <w:del w:id="729" w:author="Geri Burgert" w:date="2026-02-02T15:01:00Z" w16du:dateUtc="2026-02-02T20:01:00Z">
        <w:r w:rsidRPr="00F55018" w:rsidDel="00365B06">
          <w:rPr>
            <w:vertAlign w:val="superscript"/>
            <w:rPrChange w:id="730" w:author="Geri Burgert" w:date="2026-02-02T17:12:00Z" w16du:dateUtc="2026-02-02T22:12:00Z">
              <w:rPr/>
            </w:rPrChange>
          </w:rPr>
          <w:delText>39,</w:delText>
        </w:r>
      </w:del>
      <w:del w:id="731" w:author="Geri Burgert" w:date="2026-02-01T14:53:00Z" w16du:dateUtc="2026-02-01T19:53:00Z">
        <w:r w:rsidRPr="00F55018" w:rsidDel="00D57EAC">
          <w:rPr>
            <w:vertAlign w:val="superscript"/>
            <w:rPrChange w:id="732" w:author="Geri Burgert" w:date="2026-02-02T17:12:00Z" w16du:dateUtc="2026-02-02T22:12:00Z">
              <w:rPr/>
            </w:rPrChange>
          </w:rPr>
          <w:delText xml:space="preserve"> </w:delText>
        </w:r>
      </w:del>
      <w:del w:id="733" w:author="Geri Burgert" w:date="2026-02-02T15:01:00Z" w16du:dateUtc="2026-02-02T20:01:00Z">
        <w:r w:rsidRPr="00F55018" w:rsidDel="00365B06">
          <w:rPr>
            <w:vertAlign w:val="superscript"/>
            <w:rPrChange w:id="734" w:author="Geri Burgert" w:date="2026-02-02T17:12:00Z" w16du:dateUtc="2026-02-02T22:12:00Z">
              <w:rPr/>
            </w:rPrChange>
          </w:rPr>
          <w:delText>40</w:delText>
        </w:r>
      </w:del>
      <w:del w:id="735" w:author="Geri Burgert" w:date="2026-02-01T14:53:00Z" w16du:dateUtc="2026-02-01T19:53:00Z">
        <w:r w:rsidRPr="00F55018" w:rsidDel="00D57EAC">
          <w:delText>).</w:delText>
        </w:r>
      </w:del>
      <w:r w:rsidRPr="00F55018">
        <w:t xml:space="preserve"> FeNO shows promise as a biomarker to predict optimal response for patients with levels </w:t>
      </w:r>
      <w:ins w:id="736" w:author="Geri Burgert" w:date="2026-02-01T14:53:00Z" w16du:dateUtc="2026-02-01T19:53:00Z">
        <w:r w:rsidR="00D57EAC" w:rsidRPr="00F55018">
          <w:t xml:space="preserve">greater than </w:t>
        </w:r>
      </w:ins>
      <w:del w:id="737" w:author="Geri Burgert" w:date="2026-02-01T14:53:00Z" w16du:dateUtc="2026-02-01T19:53:00Z">
        <w:r w:rsidRPr="00F55018" w:rsidDel="00D57EAC">
          <w:delText>&gt;</w:delText>
        </w:r>
      </w:del>
      <w:r w:rsidRPr="00F55018">
        <w:t xml:space="preserve">25 ppb </w:t>
      </w:r>
      <w:ins w:id="738" w:author="Geri Burgert" w:date="2026-02-01T14:54:00Z" w16du:dateUtc="2026-02-01T19:54:00Z">
        <w:r w:rsidR="00D57EAC" w:rsidRPr="00F55018">
          <w:t xml:space="preserve">who are </w:t>
        </w:r>
      </w:ins>
      <w:r w:rsidRPr="00F55018">
        <w:t>treated with IL-4/IL-13 or thymic stromal lymphopoietin (TSLP)-targeted biologics</w:t>
      </w:r>
      <w:ins w:id="739" w:author="Geri Burgert" w:date="2026-02-01T14:54:00Z" w16du:dateUtc="2026-02-01T19:54:00Z">
        <w:r w:rsidR="000F5A0C" w:rsidRPr="00F55018">
          <w:t>.</w:t>
        </w:r>
      </w:ins>
      <w:del w:id="740" w:author="Geri Burgert" w:date="2026-02-01T14:54:00Z" w16du:dateUtc="2026-02-01T19:54:00Z">
        <w:r w:rsidRPr="00F55018" w:rsidDel="000F5A0C">
          <w:rPr>
            <w:vertAlign w:val="superscript"/>
            <w:rPrChange w:id="741" w:author="Geri Burgert" w:date="2026-02-02T17:12:00Z" w16du:dateUtc="2026-02-02T22:12:00Z">
              <w:rPr/>
            </w:rPrChange>
          </w:rPr>
          <w:delText xml:space="preserve"> (</w:delText>
        </w:r>
      </w:del>
      <w:ins w:id="742" w:author="Geri Burgert" w:date="2026-02-02T15:01:00Z" w16du:dateUtc="2026-02-02T20:01:00Z">
        <w:r w:rsidR="00EE54C7" w:rsidRPr="00F55018">
          <w:rPr>
            <w:vertAlign w:val="superscript"/>
          </w:rPr>
          <w:t>23</w:t>
        </w:r>
      </w:ins>
      <w:del w:id="743" w:author="Geri Burgert" w:date="2026-02-02T15:01:00Z" w16du:dateUtc="2026-02-02T20:01:00Z">
        <w:r w:rsidRPr="00F55018" w:rsidDel="00EE54C7">
          <w:rPr>
            <w:vertAlign w:val="superscript"/>
            <w:rPrChange w:id="744" w:author="Geri Burgert" w:date="2026-02-02T17:12:00Z" w16du:dateUtc="2026-02-02T22:12:00Z">
              <w:rPr/>
            </w:rPrChange>
          </w:rPr>
          <w:delText>37</w:delText>
        </w:r>
      </w:del>
      <w:del w:id="745" w:author="Geri Burgert" w:date="2026-02-01T14:54:00Z" w16du:dateUtc="2026-02-01T19:54:00Z">
        <w:r w:rsidRPr="00F55018" w:rsidDel="000F5A0C">
          <w:delText>).</w:delText>
        </w:r>
      </w:del>
      <w:r w:rsidRPr="00F55018">
        <w:t xml:space="preserve"> For other ELDs, validated FeNO values are not reported, and future studies will want to assess the utility of FeNO in other ELDs.</w:t>
      </w:r>
    </w:p>
    <w:p w14:paraId="3AC90664" w14:textId="258F21A2" w:rsidR="004170FA" w:rsidRPr="00F55018" w:rsidRDefault="000F5A0C" w:rsidP="004170FA">
      <w:ins w:id="746" w:author="Geri Burgert" w:date="2026-02-01T14:54:00Z" w16du:dateUtc="2026-02-01T19:54:00Z">
        <w:r w:rsidRPr="00F55018">
          <w:t>&lt;H2&gt;</w:t>
        </w:r>
      </w:ins>
      <w:r w:rsidR="004170FA" w:rsidRPr="00F55018">
        <w:t xml:space="preserve">Composite </w:t>
      </w:r>
      <w:ins w:id="747" w:author="Geri Burgert" w:date="2026-02-01T14:54:00Z" w16du:dateUtc="2026-02-01T19:54:00Z">
        <w:r w:rsidRPr="00F55018">
          <w:t>b</w:t>
        </w:r>
      </w:ins>
      <w:del w:id="748" w:author="Geri Burgert" w:date="2026-02-01T14:54:00Z" w16du:dateUtc="2026-02-01T19:54:00Z">
        <w:r w:rsidR="004170FA" w:rsidRPr="00F55018" w:rsidDel="000F5A0C">
          <w:delText>B</w:delText>
        </w:r>
      </w:del>
      <w:r w:rsidR="004170FA" w:rsidRPr="00F55018">
        <w:t xml:space="preserve">lood </w:t>
      </w:r>
      <w:ins w:id="749" w:author="Geri Burgert" w:date="2026-02-01T14:54:00Z" w16du:dateUtc="2026-02-01T19:54:00Z">
        <w:r w:rsidRPr="00F55018">
          <w:t>e</w:t>
        </w:r>
      </w:ins>
      <w:del w:id="750" w:author="Geri Burgert" w:date="2026-02-01T14:54:00Z" w16du:dateUtc="2026-02-01T19:54:00Z">
        <w:r w:rsidR="004170FA" w:rsidRPr="00F55018" w:rsidDel="000F5A0C">
          <w:delText>E</w:delText>
        </w:r>
      </w:del>
      <w:r w:rsidR="004170FA" w:rsidRPr="00F55018">
        <w:t xml:space="preserve">osinophil </w:t>
      </w:r>
      <w:ins w:id="751" w:author="Geri Burgert" w:date="2026-02-01T14:54:00Z" w16du:dateUtc="2026-02-01T19:54:00Z">
        <w:r w:rsidRPr="00F55018">
          <w:t>c</w:t>
        </w:r>
      </w:ins>
      <w:del w:id="752" w:author="Geri Burgert" w:date="2026-02-01T14:54:00Z" w16du:dateUtc="2026-02-01T19:54:00Z">
        <w:r w:rsidR="004170FA" w:rsidRPr="00F55018" w:rsidDel="000F5A0C">
          <w:delText>C</w:delText>
        </w:r>
      </w:del>
      <w:r w:rsidR="004170FA" w:rsidRPr="00F55018">
        <w:t>ount and FeNO</w:t>
      </w:r>
    </w:p>
    <w:p w14:paraId="4D06EC6A" w14:textId="187B229F" w:rsidR="004170FA" w:rsidRPr="00F55018" w:rsidRDefault="004170FA" w:rsidP="004170FA">
      <w:r w:rsidRPr="00F55018">
        <w:t>The Oxford Asthma Attack Risk Scale 2</w:t>
      </w:r>
      <w:del w:id="753" w:author="Geri Burgert" w:date="2026-02-01T14:55:00Z" w16du:dateUtc="2026-02-01T19:55:00Z">
        <w:r w:rsidRPr="00F55018" w:rsidDel="000F5A0C">
          <w:delText xml:space="preserve"> (ORACLE2)</w:delText>
        </w:r>
      </w:del>
      <w:r w:rsidRPr="00F55018">
        <w:t xml:space="preserve"> meta-analysis demonstrated that blood eosinophil count and FeNO offer complementary and actionable prognostic information for asthma exacerbations</w:t>
      </w:r>
      <w:ins w:id="754" w:author="Geri Burgert" w:date="2026-02-01T14:55:00Z" w16du:dateUtc="2026-02-01T19:55:00Z">
        <w:r w:rsidR="000F5A0C" w:rsidRPr="00F55018">
          <w:t>.</w:t>
        </w:r>
      </w:ins>
      <w:del w:id="755" w:author="Geri Burgert" w:date="2026-02-01T14:55:00Z" w16du:dateUtc="2026-02-01T19:55:00Z">
        <w:r w:rsidRPr="00F55018" w:rsidDel="000F5A0C">
          <w:rPr>
            <w:vertAlign w:val="superscript"/>
            <w:rPrChange w:id="756" w:author="Geri Burgert" w:date="2026-02-02T17:12:00Z" w16du:dateUtc="2026-02-02T22:12:00Z">
              <w:rPr/>
            </w:rPrChange>
          </w:rPr>
          <w:delText xml:space="preserve"> (</w:delText>
        </w:r>
      </w:del>
      <w:ins w:id="757" w:author="Geri Burgert" w:date="2026-02-02T15:01:00Z" w16du:dateUtc="2026-02-02T20:01:00Z">
        <w:r w:rsidR="003F6031" w:rsidRPr="00F55018">
          <w:rPr>
            <w:vertAlign w:val="superscript"/>
          </w:rPr>
          <w:t>26</w:t>
        </w:r>
      </w:ins>
      <w:del w:id="758" w:author="Geri Burgert" w:date="2026-02-02T15:01:00Z" w16du:dateUtc="2026-02-02T20:01:00Z">
        <w:r w:rsidRPr="00F55018" w:rsidDel="003F6031">
          <w:rPr>
            <w:vertAlign w:val="superscript"/>
            <w:rPrChange w:id="759" w:author="Geri Burgert" w:date="2026-02-02T17:12:00Z" w16du:dateUtc="2026-02-02T22:12:00Z">
              <w:rPr/>
            </w:rPrChange>
          </w:rPr>
          <w:delText>41</w:delText>
        </w:r>
      </w:del>
      <w:del w:id="760" w:author="Geri Burgert" w:date="2026-02-01T14:55:00Z" w16du:dateUtc="2026-02-01T19:55:00Z">
        <w:r w:rsidRPr="00F55018" w:rsidDel="000F5A0C">
          <w:delText>).</w:delText>
        </w:r>
      </w:del>
      <w:r w:rsidRPr="00F55018">
        <w:t xml:space="preserve"> Blood eosinophils reflect systemic IL-5</w:t>
      </w:r>
      <w:ins w:id="761" w:author="Geri Burgert" w:date="2026-02-01T14:55:00Z" w16du:dateUtc="2026-02-01T19:55:00Z">
        <w:r w:rsidR="000F5A0C" w:rsidRPr="00F55018">
          <w:t>–</w:t>
        </w:r>
      </w:ins>
      <w:del w:id="762" w:author="Geri Burgert" w:date="2026-02-01T14:55:00Z" w16du:dateUtc="2026-02-01T19:55:00Z">
        <w:r w:rsidRPr="00F55018" w:rsidDel="000F5A0C">
          <w:delText>-</w:delText>
        </w:r>
      </w:del>
      <w:r w:rsidRPr="00F55018">
        <w:t xml:space="preserve">driven </w:t>
      </w:r>
      <w:ins w:id="763" w:author="Geri Burgert" w:date="2026-02-01T12:26:00Z" w16du:dateUtc="2026-02-01T17:26:00Z">
        <w:r w:rsidR="002A644E" w:rsidRPr="00F55018">
          <w:t>T</w:t>
        </w:r>
      </w:ins>
      <w:del w:id="764" w:author="Geri Burgert" w:date="2026-02-01T12:26:00Z" w16du:dateUtc="2026-02-01T17:26:00Z">
        <w:r w:rsidRPr="00F55018" w:rsidDel="002A644E">
          <w:delText xml:space="preserve">type </w:delText>
        </w:r>
      </w:del>
      <w:r w:rsidRPr="00F55018">
        <w:t>2 inflammation</w:t>
      </w:r>
      <w:del w:id="765" w:author="Geri Burgert" w:date="2026-02-01T14:55:00Z" w16du:dateUtc="2026-02-01T19:55:00Z">
        <w:r w:rsidRPr="00F55018" w:rsidDel="000F5A0C">
          <w:delText>,</w:delText>
        </w:r>
      </w:del>
      <w:r w:rsidRPr="00F55018">
        <w:t xml:space="preserve"> wh</w:t>
      </w:r>
      <w:ins w:id="766" w:author="Geri Burgert" w:date="2026-02-01T14:55:00Z" w16du:dateUtc="2026-02-01T19:55:00Z">
        <w:r w:rsidR="000F5A0C" w:rsidRPr="00F55018">
          <w:t>ereas</w:t>
        </w:r>
      </w:ins>
      <w:del w:id="767" w:author="Geri Burgert" w:date="2026-02-01T14:55:00Z" w16du:dateUtc="2026-02-01T19:55:00Z">
        <w:r w:rsidRPr="00F55018" w:rsidDel="000F5A0C">
          <w:delText>ile</w:delText>
        </w:r>
      </w:del>
      <w:r w:rsidRPr="00F55018">
        <w:t xml:space="preserve"> FeNO captures IL-13</w:t>
      </w:r>
      <w:ins w:id="768" w:author="Geri Burgert" w:date="2026-02-01T14:55:00Z" w16du:dateUtc="2026-02-01T19:55:00Z">
        <w:r w:rsidR="000F5A0C" w:rsidRPr="00F55018">
          <w:t>–</w:t>
        </w:r>
      </w:ins>
      <w:del w:id="769" w:author="Geri Burgert" w:date="2026-02-01T14:55:00Z" w16du:dateUtc="2026-02-01T19:55:00Z">
        <w:r w:rsidRPr="00F55018" w:rsidDel="000F5A0C">
          <w:delText>-</w:delText>
        </w:r>
      </w:del>
      <w:r w:rsidRPr="00F55018">
        <w:t xml:space="preserve">mediated airway inflammation, with each independently linked to higher </w:t>
      </w:r>
      <w:ins w:id="770" w:author="Geri Burgert" w:date="2026-02-01T14:55:00Z" w16du:dateUtc="2026-02-01T19:55:00Z">
        <w:r w:rsidR="000F5A0C" w:rsidRPr="00F55018">
          <w:t xml:space="preserve">risk of </w:t>
        </w:r>
      </w:ins>
      <w:r w:rsidRPr="00F55018">
        <w:t xml:space="preserve">attack </w:t>
      </w:r>
      <w:del w:id="771" w:author="Geri Burgert" w:date="2026-02-01T14:55:00Z" w16du:dateUtc="2026-02-01T19:55:00Z">
        <w:r w:rsidRPr="00F55018" w:rsidDel="000F5A0C">
          <w:delText xml:space="preserve">risk </w:delText>
        </w:r>
      </w:del>
      <w:r w:rsidRPr="00F55018">
        <w:t>(</w:t>
      </w:r>
      <w:del w:id="772" w:author="Geri Burgert" w:date="2026-02-01T14:55:00Z" w16du:dateUtc="2026-02-01T19:55:00Z">
        <w:r w:rsidRPr="00F55018" w:rsidDel="000F5A0C">
          <w:delText xml:space="preserve">RR </w:delText>
        </w:r>
      </w:del>
      <w:ins w:id="773" w:author="Geri Burgert" w:date="2026-02-01T14:55:00Z" w16du:dateUtc="2026-02-01T19:55:00Z">
        <w:r w:rsidR="000F5A0C" w:rsidRPr="00F55018">
          <w:t xml:space="preserve">relative risk = </w:t>
        </w:r>
      </w:ins>
      <w:r w:rsidRPr="00F55018">
        <w:t>1.48 and 1.44 per 10-fold increase). Combined elevations confer synergistic risk beyond either biomarker alone and add predictive value over traditional clinical factors, identifying patients most likely to benefit from anti-inflammatory therapy and supporting their role as treatable traits in personalized asthma management.</w:t>
      </w:r>
    </w:p>
    <w:p w14:paraId="1DA8804B" w14:textId="7C38C983" w:rsidR="004170FA" w:rsidRPr="00F55018" w:rsidRDefault="000F5A0C" w:rsidP="004170FA">
      <w:ins w:id="774" w:author="Geri Burgert" w:date="2026-02-01T14:57:00Z" w16du:dateUtc="2026-02-01T19:57:00Z">
        <w:r w:rsidRPr="00F55018">
          <w:lastRenderedPageBreak/>
          <w:t>&lt;H1&gt;OVERVIEW OF</w:t>
        </w:r>
      </w:ins>
      <w:del w:id="775" w:author="Geri Burgert" w:date="2026-02-01T14:57:00Z" w16du:dateUtc="2026-02-01T19:57:00Z">
        <w:r w:rsidR="004170FA" w:rsidRPr="00F55018" w:rsidDel="000F5A0C">
          <w:delText>Overview of</w:delText>
        </w:r>
      </w:del>
      <w:r w:rsidR="004170FA" w:rsidRPr="00F55018">
        <w:t xml:space="preserve"> E</w:t>
      </w:r>
      <w:ins w:id="776" w:author="Geri Burgert" w:date="2026-02-01T12:27:00Z" w16du:dateUtc="2026-02-01T17:27:00Z">
        <w:r w:rsidR="00764F94" w:rsidRPr="00F55018">
          <w:t>LD</w:t>
        </w:r>
      </w:ins>
      <w:ins w:id="777" w:author="Geri Burgert" w:date="2026-02-02T15:02:00Z" w16du:dateUtc="2026-02-02T20:02:00Z">
        <w:r w:rsidR="006705BE" w:rsidRPr="00F55018">
          <w:t>S</w:t>
        </w:r>
      </w:ins>
      <w:del w:id="778" w:author="Geri Burgert" w:date="2026-02-01T12:27:00Z" w16du:dateUtc="2026-02-01T17:27:00Z">
        <w:r w:rsidR="004170FA" w:rsidRPr="00F55018" w:rsidDel="00764F94">
          <w:delText>osinophilic Lung Diseases</w:delText>
        </w:r>
      </w:del>
    </w:p>
    <w:p w14:paraId="644E724B" w14:textId="0CBE640D" w:rsidR="004170FA" w:rsidRPr="00F55018" w:rsidRDefault="004170FA" w:rsidP="004170FA">
      <w:r w:rsidRPr="00F55018">
        <w:t>Using the</w:t>
      </w:r>
      <w:ins w:id="779" w:author="Geri Burgert" w:date="2026-02-01T14:57:00Z" w16du:dateUtc="2026-02-01T19:57:00Z">
        <w:r w:rsidR="000F5A0C" w:rsidRPr="00F55018">
          <w:t>se</w:t>
        </w:r>
      </w:ins>
      <w:del w:id="780" w:author="Geri Burgert" w:date="2026-02-01T14:57:00Z" w16du:dateUtc="2026-02-01T19:57:00Z">
        <w:r w:rsidRPr="00F55018" w:rsidDel="000F5A0C">
          <w:delText xml:space="preserve"> above</w:delText>
        </w:r>
      </w:del>
      <w:r w:rsidRPr="00F55018">
        <w:t xml:space="preserve"> biomarkers</w:t>
      </w:r>
      <w:ins w:id="781" w:author="Geri Burgert" w:date="2026-02-01T14:57:00Z" w16du:dateUtc="2026-02-01T19:57:00Z">
        <w:r w:rsidR="000F5A0C" w:rsidRPr="00F55018">
          <w:t>,</w:t>
        </w:r>
      </w:ins>
      <w:r w:rsidRPr="00F55018">
        <w:t xml:space="preserve"> </w:t>
      </w:r>
      <w:ins w:id="782" w:author="Geri Burgert" w:date="2026-02-01T12:27:00Z" w16du:dateUtc="2026-02-01T17:27:00Z">
        <w:r w:rsidR="006877B0" w:rsidRPr="00F55018">
          <w:t>ELDs</w:t>
        </w:r>
      </w:ins>
      <w:del w:id="783" w:author="Geri Burgert" w:date="2026-02-01T12:27:00Z" w16du:dateUtc="2026-02-01T17:27:00Z">
        <w:r w:rsidRPr="00F55018" w:rsidDel="006877B0">
          <w:delText>eosinophilic lung diseases</w:delText>
        </w:r>
      </w:del>
      <w:r w:rsidRPr="00F55018">
        <w:t xml:space="preserve"> are diagnosed and managed. The subsequent section provides an overview of frequently encountered ELDs and the diagnostic criteria used to support their identification (</w:t>
      </w:r>
      <w:del w:id="784" w:author="Geri Burgert" w:date="2026-02-01T14:57:00Z" w16du:dateUtc="2026-02-01T19:57:00Z">
        <w:r w:rsidRPr="00F55018" w:rsidDel="000F5A0C">
          <w:delText xml:space="preserve">represented in </w:delText>
        </w:r>
      </w:del>
      <w:r w:rsidRPr="00F55018">
        <w:t>Figure 1).</w:t>
      </w:r>
    </w:p>
    <w:p w14:paraId="3083982A" w14:textId="20EBB498" w:rsidR="004170FA" w:rsidRPr="00F55018" w:rsidRDefault="000F5A0C" w:rsidP="004170FA">
      <w:ins w:id="785" w:author="Geri Burgert" w:date="2026-02-01T14:57:00Z" w16du:dateUtc="2026-02-01T19:57:00Z">
        <w:r w:rsidRPr="00F55018">
          <w:t>&lt;H2&gt;</w:t>
        </w:r>
      </w:ins>
      <w:r w:rsidR="004170FA" w:rsidRPr="00F55018">
        <w:t xml:space="preserve">Eosinophilic </w:t>
      </w:r>
      <w:ins w:id="786" w:author="Geri Burgert" w:date="2026-02-01T14:57:00Z" w16du:dateUtc="2026-02-01T19:57:00Z">
        <w:r w:rsidRPr="00F55018">
          <w:t>a</w:t>
        </w:r>
      </w:ins>
      <w:del w:id="787" w:author="Geri Burgert" w:date="2026-02-01T14:57:00Z" w16du:dateUtc="2026-02-01T19:57:00Z">
        <w:r w:rsidR="004170FA" w:rsidRPr="00F55018" w:rsidDel="000F5A0C">
          <w:delText>A</w:delText>
        </w:r>
      </w:del>
      <w:r w:rsidR="004170FA" w:rsidRPr="00F55018">
        <w:t>sthma</w:t>
      </w:r>
    </w:p>
    <w:p w14:paraId="437152D5" w14:textId="3EBC9376" w:rsidR="004170FA" w:rsidRPr="00F55018" w:rsidRDefault="004170FA" w:rsidP="004170FA">
      <w:r w:rsidRPr="00F55018">
        <w:t xml:space="preserve">Eosinophilic asthma is defined by elevated eosinophils in blood, lung tissue, or sputum (Table </w:t>
      </w:r>
      <w:ins w:id="788" w:author="Geri Burgert" w:date="2026-02-01T12:03:00Z" w16du:dateUtc="2026-02-01T17:03:00Z">
        <w:r w:rsidR="000D1DF1" w:rsidRPr="00F55018">
          <w:t>I</w:t>
        </w:r>
      </w:ins>
      <w:del w:id="789" w:author="Geri Burgert" w:date="2026-02-01T12:03:00Z" w16du:dateUtc="2026-02-01T17:03:00Z">
        <w:r w:rsidRPr="00F55018" w:rsidDel="000D1DF1">
          <w:delText>1</w:delText>
        </w:r>
      </w:del>
      <w:r w:rsidRPr="00F55018">
        <w:t xml:space="preserve">) and </w:t>
      </w:r>
      <w:del w:id="790" w:author="Geri Burgert" w:date="2026-02-01T14:57:00Z" w16du:dateUtc="2026-02-01T19:57:00Z">
        <w:r w:rsidRPr="00F55018" w:rsidDel="00587C46">
          <w:delText xml:space="preserve">is </w:delText>
        </w:r>
      </w:del>
      <w:r w:rsidRPr="00F55018">
        <w:t xml:space="preserve">typically </w:t>
      </w:r>
      <w:ins w:id="791" w:author="Geri Burgert" w:date="2026-02-01T14:57:00Z" w16du:dateUtc="2026-02-01T19:57:00Z">
        <w:r w:rsidR="00587C46" w:rsidRPr="00F55018">
          <w:t xml:space="preserve">is </w:t>
        </w:r>
      </w:ins>
      <w:r w:rsidRPr="00F55018">
        <w:t>severe. Approximately half of patients with severe asthma exhibit an eosinophilic phenotype</w:t>
      </w:r>
      <w:del w:id="792" w:author="Geri Burgert" w:date="2026-02-01T14:58:00Z" w16du:dateUtc="2026-02-01T19:58:00Z">
        <w:r w:rsidRPr="00F55018" w:rsidDel="00640290">
          <w:rPr>
            <w:vertAlign w:val="superscript"/>
            <w:rPrChange w:id="793" w:author="Geri Burgert" w:date="2026-02-02T17:12:00Z" w16du:dateUtc="2026-02-02T22:12:00Z">
              <w:rPr/>
            </w:rPrChange>
          </w:rPr>
          <w:delText xml:space="preserve"> (</w:delText>
        </w:r>
      </w:del>
      <w:ins w:id="794" w:author="Geri Burgert" w:date="2026-02-02T15:02:00Z" w16du:dateUtc="2026-02-02T20:02:00Z">
        <w:r w:rsidR="00812A4A" w:rsidRPr="00F55018">
          <w:rPr>
            <w:vertAlign w:val="superscript"/>
          </w:rPr>
          <w:t>17</w:t>
        </w:r>
      </w:ins>
      <w:del w:id="795" w:author="Geri Burgert" w:date="2026-02-02T15:02:00Z" w16du:dateUtc="2026-02-02T20:02:00Z">
        <w:r w:rsidRPr="00F55018" w:rsidDel="00812A4A">
          <w:rPr>
            <w:vertAlign w:val="superscript"/>
            <w:rPrChange w:id="796" w:author="Geri Burgert" w:date="2026-02-02T17:12:00Z" w16du:dateUtc="2026-02-02T22:12:00Z">
              <w:rPr/>
            </w:rPrChange>
          </w:rPr>
          <w:delText>42</w:delText>
        </w:r>
      </w:del>
      <w:del w:id="797" w:author="Geri Burgert" w:date="2026-02-01T14:58:00Z" w16du:dateUtc="2026-02-01T19:58:00Z">
        <w:r w:rsidRPr="00F55018" w:rsidDel="00640290">
          <w:delText>)</w:delText>
        </w:r>
      </w:del>
      <w:ins w:id="798" w:author="Geri Burgert" w:date="2026-02-01T14:58:00Z" w16du:dateUtc="2026-02-01T19:58:00Z">
        <w:r w:rsidR="00640290" w:rsidRPr="00F55018">
          <w:t>;</w:t>
        </w:r>
      </w:ins>
      <w:del w:id="799" w:author="Geri Burgert" w:date="2026-02-01T14:58:00Z" w16du:dateUtc="2026-02-01T19:58:00Z">
        <w:r w:rsidRPr="00F55018" w:rsidDel="00640290">
          <w:delText>,</w:delText>
        </w:r>
      </w:del>
      <w:r w:rsidRPr="00F55018">
        <w:t xml:space="preserve"> </w:t>
      </w:r>
      <w:del w:id="800" w:author="Geri Burgert" w:date="2026-02-01T14:58:00Z" w16du:dateUtc="2026-02-01T19:58:00Z">
        <w:r w:rsidRPr="00F55018" w:rsidDel="00640290">
          <w:delText xml:space="preserve">with </w:delText>
        </w:r>
      </w:del>
      <w:r w:rsidRPr="00F55018">
        <w:t>registry data suggest</w:t>
      </w:r>
      <w:ins w:id="801" w:author="Geri Burgert" w:date="2026-02-01T14:58:00Z" w16du:dateUtc="2026-02-01T19:58:00Z">
        <w:r w:rsidR="00640290" w:rsidRPr="00F55018">
          <w:t xml:space="preserve"> a</w:t>
        </w:r>
      </w:ins>
      <w:del w:id="802" w:author="Geri Burgert" w:date="2026-02-01T14:58:00Z" w16du:dateUtc="2026-02-01T19:58:00Z">
        <w:r w:rsidRPr="00F55018" w:rsidDel="00640290">
          <w:delText>ing</w:delText>
        </w:r>
      </w:del>
      <w:r w:rsidRPr="00F55018">
        <w:t xml:space="preserve"> prevalence as high as 84%</w:t>
      </w:r>
      <w:ins w:id="803" w:author="Geri Burgert" w:date="2026-02-01T14:58:00Z" w16du:dateUtc="2026-02-01T19:58:00Z">
        <w:r w:rsidR="00640290" w:rsidRPr="00F55018">
          <w:t>.</w:t>
        </w:r>
      </w:ins>
      <w:del w:id="804" w:author="Geri Burgert" w:date="2026-02-01T14:58:00Z" w16du:dateUtc="2026-02-01T19:58:00Z">
        <w:r w:rsidRPr="00F55018" w:rsidDel="00640290">
          <w:rPr>
            <w:vertAlign w:val="superscript"/>
            <w:rPrChange w:id="805" w:author="Geri Burgert" w:date="2026-02-02T17:12:00Z" w16du:dateUtc="2026-02-02T22:12:00Z">
              <w:rPr/>
            </w:rPrChange>
          </w:rPr>
          <w:delText xml:space="preserve"> (</w:delText>
        </w:r>
      </w:del>
      <w:ins w:id="806" w:author="Geri Burgert" w:date="2026-02-02T15:02:00Z" w16du:dateUtc="2026-02-02T20:02:00Z">
        <w:r w:rsidR="00AD1CD3" w:rsidRPr="00F55018">
          <w:rPr>
            <w:vertAlign w:val="superscript"/>
          </w:rPr>
          <w:t>51</w:t>
        </w:r>
      </w:ins>
      <w:del w:id="807" w:author="Geri Burgert" w:date="2026-02-02T15:02:00Z" w16du:dateUtc="2026-02-02T20:02:00Z">
        <w:r w:rsidRPr="00F55018" w:rsidDel="00AD1CD3">
          <w:rPr>
            <w:vertAlign w:val="superscript"/>
            <w:rPrChange w:id="808" w:author="Geri Burgert" w:date="2026-02-02T17:12:00Z" w16du:dateUtc="2026-02-02T22:12:00Z">
              <w:rPr/>
            </w:rPrChange>
          </w:rPr>
          <w:delText>43</w:delText>
        </w:r>
      </w:del>
      <w:del w:id="809" w:author="Geri Burgert" w:date="2026-02-01T14:58:00Z" w16du:dateUtc="2026-02-01T19:58:00Z">
        <w:r w:rsidRPr="00F55018" w:rsidDel="00640290">
          <w:delText>).</w:delText>
        </w:r>
      </w:del>
      <w:r w:rsidRPr="00F55018">
        <w:t xml:space="preserve"> Eosinophilic asthma most often presents in adulthood (ages 35-50</w:t>
      </w:r>
      <w:ins w:id="810" w:author="Geri Burgert" w:date="2026-02-01T14:58:00Z" w16du:dateUtc="2026-02-01T19:58:00Z">
        <w:r w:rsidR="00640290" w:rsidRPr="00F55018">
          <w:t xml:space="preserve"> years</w:t>
        </w:r>
      </w:ins>
      <w:r w:rsidRPr="00F55018">
        <w:t>)</w:t>
      </w:r>
      <w:del w:id="811" w:author="Geri Burgert" w:date="2026-02-01T14:58:00Z" w16du:dateUtc="2026-02-01T19:58:00Z">
        <w:r w:rsidRPr="00F55018" w:rsidDel="00401256">
          <w:delText>,</w:delText>
        </w:r>
      </w:del>
      <w:ins w:id="812" w:author="Geri Burgert" w:date="2026-02-01T14:58:00Z" w16du:dateUtc="2026-02-01T19:58:00Z">
        <w:r w:rsidR="00401256" w:rsidRPr="00F55018">
          <w:t>. It</w:t>
        </w:r>
      </w:ins>
      <w:r w:rsidRPr="00F55018">
        <w:t xml:space="preserve"> affects men and women equally</w:t>
      </w:r>
      <w:del w:id="813" w:author="Geri Burgert" w:date="2026-02-01T14:58:00Z" w16du:dateUtc="2026-02-01T19:58:00Z">
        <w:r w:rsidRPr="00F55018" w:rsidDel="00401256">
          <w:delText>,</w:delText>
        </w:r>
      </w:del>
      <w:r w:rsidRPr="00F55018">
        <w:t xml:space="preserve"> and is associated with increased risk of severe exacerbations</w:t>
      </w:r>
      <w:ins w:id="814" w:author="Geri Burgert" w:date="2026-02-01T14:58:00Z" w16du:dateUtc="2026-02-01T19:58:00Z">
        <w:r w:rsidR="00401256" w:rsidRPr="00F55018">
          <w:t>.</w:t>
        </w:r>
      </w:ins>
      <w:del w:id="815" w:author="Geri Burgert" w:date="2026-02-01T14:58:00Z" w16du:dateUtc="2026-02-01T19:58:00Z">
        <w:r w:rsidRPr="00F55018" w:rsidDel="00401256">
          <w:rPr>
            <w:vertAlign w:val="superscript"/>
            <w:rPrChange w:id="816" w:author="Geri Burgert" w:date="2026-02-02T17:12:00Z" w16du:dateUtc="2026-02-02T22:12:00Z">
              <w:rPr/>
            </w:rPrChange>
          </w:rPr>
          <w:delText xml:space="preserve"> (</w:delText>
        </w:r>
      </w:del>
      <w:ins w:id="817" w:author="Geri Burgert" w:date="2026-02-02T15:02:00Z" w16du:dateUtc="2026-02-02T20:02:00Z">
        <w:r w:rsidR="00580FDC" w:rsidRPr="00F55018">
          <w:rPr>
            <w:vertAlign w:val="superscript"/>
          </w:rPr>
          <w:t>17</w:t>
        </w:r>
      </w:ins>
      <w:del w:id="818" w:author="Geri Burgert" w:date="2026-02-02T15:02:00Z" w16du:dateUtc="2026-02-02T20:02:00Z">
        <w:r w:rsidRPr="00F55018" w:rsidDel="00580FDC">
          <w:rPr>
            <w:vertAlign w:val="superscript"/>
            <w:rPrChange w:id="819" w:author="Geri Burgert" w:date="2026-02-02T17:12:00Z" w16du:dateUtc="2026-02-02T22:12:00Z">
              <w:rPr/>
            </w:rPrChange>
          </w:rPr>
          <w:delText>42</w:delText>
        </w:r>
      </w:del>
      <w:del w:id="820" w:author="Geri Burgert" w:date="2026-02-01T14:58:00Z" w16du:dateUtc="2026-02-01T19:58:00Z">
        <w:r w:rsidRPr="00F55018" w:rsidDel="00401256">
          <w:delText>).</w:delText>
        </w:r>
      </w:del>
      <w:r w:rsidRPr="00F55018">
        <w:t xml:space="preserve"> Many patients have rhinosinusitis or nasal polyps, </w:t>
      </w:r>
      <w:ins w:id="821" w:author="Geri Burgert" w:date="2026-02-01T14:58:00Z" w16du:dateUtc="2026-02-01T19:58:00Z">
        <w:r w:rsidR="00401256" w:rsidRPr="00F55018">
          <w:t>al</w:t>
        </w:r>
      </w:ins>
      <w:r w:rsidRPr="00F55018">
        <w:t xml:space="preserve">though IgE-mediated allergy is often absent. </w:t>
      </w:r>
      <w:ins w:id="822" w:author="Geri Burgert" w:date="2026-02-01T14:58:00Z" w16du:dateUtc="2026-02-01T19:58:00Z">
        <w:r w:rsidR="00401256" w:rsidRPr="00F55018">
          <w:t>The d</w:t>
        </w:r>
      </w:ins>
      <w:del w:id="823" w:author="Geri Burgert" w:date="2026-02-01T14:58:00Z" w16du:dateUtc="2026-02-01T19:58:00Z">
        <w:r w:rsidRPr="00F55018" w:rsidDel="00401256">
          <w:delText>D</w:delText>
        </w:r>
      </w:del>
      <w:r w:rsidRPr="00F55018">
        <w:t xml:space="preserve">iagnosis is supported by blood eosinophils </w:t>
      </w:r>
      <w:ins w:id="824" w:author="Geri Burgert" w:date="2026-02-01T14:58:00Z" w16du:dateUtc="2026-02-01T19:58:00Z">
        <w:r w:rsidR="00401256" w:rsidRPr="00F55018">
          <w:t xml:space="preserve">of </w:t>
        </w:r>
      </w:ins>
      <w:del w:id="825" w:author="Geri Burgert" w:date="2026-02-01T14:58:00Z" w16du:dateUtc="2026-02-01T19:58:00Z">
        <w:r w:rsidRPr="00F55018" w:rsidDel="00401256">
          <w:delText>≥</w:delText>
        </w:r>
      </w:del>
      <w:r w:rsidRPr="00F55018">
        <w:t xml:space="preserve">300/μL </w:t>
      </w:r>
      <w:ins w:id="826" w:author="Geri Burgert" w:date="2026-02-01T14:58:00Z" w16du:dateUtc="2026-02-01T19:58:00Z">
        <w:r w:rsidR="00401256" w:rsidRPr="00F55018">
          <w:t>or greate</w:t>
        </w:r>
      </w:ins>
      <w:ins w:id="827" w:author="Geri Burgert" w:date="2026-02-01T14:59:00Z" w16du:dateUtc="2026-02-01T19:59:00Z">
        <w:r w:rsidR="00401256" w:rsidRPr="00F55018">
          <w:t>r,</w:t>
        </w:r>
      </w:ins>
      <w:del w:id="828" w:author="Geri Burgert" w:date="2026-02-01T14:59:00Z" w16du:dateUtc="2026-02-01T19:59:00Z">
        <w:r w:rsidRPr="00F55018" w:rsidDel="00401256">
          <w:rPr>
            <w:vertAlign w:val="superscript"/>
            <w:rPrChange w:id="829" w:author="Geri Burgert" w:date="2026-02-02T17:12:00Z" w16du:dateUtc="2026-02-02T22:12:00Z">
              <w:rPr/>
            </w:rPrChange>
          </w:rPr>
          <w:delText>(</w:delText>
        </w:r>
      </w:del>
      <w:ins w:id="830" w:author="Geri Burgert" w:date="2026-02-02T15:03:00Z" w16du:dateUtc="2026-02-02T20:03:00Z">
        <w:r w:rsidR="00A84913" w:rsidRPr="00F55018">
          <w:rPr>
            <w:vertAlign w:val="superscript"/>
          </w:rPr>
          <w:t>17</w:t>
        </w:r>
      </w:ins>
      <w:del w:id="831" w:author="Geri Burgert" w:date="2026-02-02T15:03:00Z" w16du:dateUtc="2026-02-02T20:03:00Z">
        <w:r w:rsidRPr="00F55018" w:rsidDel="00A84913">
          <w:rPr>
            <w:vertAlign w:val="superscript"/>
            <w:rPrChange w:id="832" w:author="Geri Burgert" w:date="2026-02-02T17:12:00Z" w16du:dateUtc="2026-02-02T22:12:00Z">
              <w:rPr/>
            </w:rPrChange>
          </w:rPr>
          <w:delText>42</w:delText>
        </w:r>
      </w:del>
      <w:del w:id="833" w:author="Geri Burgert" w:date="2026-02-01T14:59:00Z" w16du:dateUtc="2026-02-01T19:59:00Z">
        <w:r w:rsidRPr="00F55018" w:rsidDel="00401256">
          <w:delText>),</w:delText>
        </w:r>
      </w:del>
      <w:r w:rsidRPr="00F55018">
        <w:t xml:space="preserve"> with elevated FeNO (≥50 ppb in adults) aiding differentiation from other </w:t>
      </w:r>
      <w:ins w:id="834" w:author="Geri Burgert" w:date="2026-02-01T12:27:00Z" w16du:dateUtc="2026-02-01T17:27:00Z">
        <w:r w:rsidR="006877B0" w:rsidRPr="00F55018">
          <w:t>ELDs</w:t>
        </w:r>
      </w:ins>
      <w:ins w:id="835" w:author="Geri Burgert" w:date="2026-02-01T14:59:00Z" w16du:dateUtc="2026-02-01T19:59:00Z">
        <w:r w:rsidR="00401256" w:rsidRPr="00F55018">
          <w:t>.</w:t>
        </w:r>
      </w:ins>
      <w:del w:id="836" w:author="Geri Burgert" w:date="2026-02-01T12:27:00Z" w16du:dateUtc="2026-02-01T17:27:00Z">
        <w:r w:rsidRPr="00F55018" w:rsidDel="006877B0">
          <w:rPr>
            <w:vertAlign w:val="superscript"/>
            <w:rPrChange w:id="837" w:author="Geri Burgert" w:date="2026-02-02T17:12:00Z" w16du:dateUtc="2026-02-02T22:12:00Z">
              <w:rPr/>
            </w:rPrChange>
          </w:rPr>
          <w:delText xml:space="preserve">eosinophilic lung diseases </w:delText>
        </w:r>
      </w:del>
      <w:del w:id="838" w:author="Geri Burgert" w:date="2026-02-01T14:59:00Z" w16du:dateUtc="2026-02-01T19:59:00Z">
        <w:r w:rsidRPr="00F55018" w:rsidDel="00401256">
          <w:rPr>
            <w:vertAlign w:val="superscript"/>
            <w:rPrChange w:id="839" w:author="Geri Burgert" w:date="2026-02-02T17:12:00Z" w16du:dateUtc="2026-02-02T22:12:00Z">
              <w:rPr/>
            </w:rPrChange>
          </w:rPr>
          <w:delText>(</w:delText>
        </w:r>
      </w:del>
      <w:ins w:id="840" w:author="Geri Burgert" w:date="2026-02-02T15:04:00Z" w16du:dateUtc="2026-02-02T20:04:00Z">
        <w:r w:rsidR="00FD6D4E" w:rsidRPr="00F55018">
          <w:rPr>
            <w:vertAlign w:val="superscript"/>
          </w:rPr>
          <w:t>52</w:t>
        </w:r>
      </w:ins>
      <w:del w:id="841" w:author="Geri Burgert" w:date="2026-02-02T15:04:00Z" w16du:dateUtc="2026-02-02T20:04:00Z">
        <w:r w:rsidRPr="00F55018" w:rsidDel="00FD6D4E">
          <w:rPr>
            <w:vertAlign w:val="superscript"/>
            <w:rPrChange w:id="842" w:author="Geri Burgert" w:date="2026-02-02T17:12:00Z" w16du:dateUtc="2026-02-02T22:12:00Z">
              <w:rPr/>
            </w:rPrChange>
          </w:rPr>
          <w:delText>44</w:delText>
        </w:r>
      </w:del>
      <w:del w:id="843" w:author="Geri Burgert" w:date="2026-02-01T14:59:00Z" w16du:dateUtc="2026-02-01T19:59:00Z">
        <w:r w:rsidRPr="00F55018" w:rsidDel="00401256">
          <w:delText>).</w:delText>
        </w:r>
      </w:del>
      <w:del w:id="844" w:author="Geri Burgert" w:date="2026-01-29T16:27:00Z" w16du:dateUtc="2026-01-29T21:27:00Z">
        <w:r w:rsidRPr="00F55018" w:rsidDel="005D5E81">
          <w:delText xml:space="preserve">  </w:delText>
        </w:r>
      </w:del>
      <w:ins w:id="845" w:author="Geri Burgert" w:date="2026-01-29T16:27:00Z" w16du:dateUtc="2026-01-29T21:27:00Z">
        <w:r w:rsidR="005D5E81" w:rsidRPr="00F55018">
          <w:t xml:space="preserve"> </w:t>
        </w:r>
      </w:ins>
      <w:del w:id="846" w:author="Geri Burgert" w:date="2026-02-01T14:59:00Z" w16du:dateUtc="2026-02-01T19:59:00Z">
        <w:r w:rsidRPr="00F55018" w:rsidDel="00401256">
          <w:delText xml:space="preserve">While </w:delText>
        </w:r>
      </w:del>
      <w:ins w:id="847" w:author="Geri Burgert" w:date="2026-02-01T14:59:00Z" w16du:dateUtc="2026-02-01T19:59:00Z">
        <w:r w:rsidR="00401256" w:rsidRPr="00F55018">
          <w:t xml:space="preserve">Although </w:t>
        </w:r>
      </w:ins>
      <w:r w:rsidRPr="00F55018">
        <w:t>inhaled corticosteroids remain first-line therapy, many patients are refractory and require oral corticosteroids or biologics. Approved biologics for severe asthma</w:t>
      </w:r>
      <w:del w:id="848" w:author="Geri Burgert" w:date="2026-02-01T14:59:00Z" w16du:dateUtc="2026-02-01T19:59:00Z">
        <w:r w:rsidRPr="00F55018" w:rsidDel="00401256">
          <w:rPr>
            <w:vertAlign w:val="superscript"/>
            <w:rPrChange w:id="849" w:author="Geri Burgert" w:date="2026-02-02T17:12:00Z" w16du:dateUtc="2026-02-02T22:12:00Z">
              <w:rPr/>
            </w:rPrChange>
          </w:rPr>
          <w:delText xml:space="preserve"> (reviwed in (</w:delText>
        </w:r>
      </w:del>
      <w:ins w:id="850" w:author="Geri Burgert" w:date="2026-02-02T15:04:00Z" w16du:dateUtc="2026-02-02T20:04:00Z">
        <w:r w:rsidR="00FD6D4E" w:rsidRPr="00F55018">
          <w:rPr>
            <w:vertAlign w:val="superscript"/>
          </w:rPr>
          <w:t>53</w:t>
        </w:r>
      </w:ins>
      <w:del w:id="851" w:author="Geri Burgert" w:date="2026-02-02T15:04:00Z" w16du:dateUtc="2026-02-02T20:04:00Z">
        <w:r w:rsidRPr="00F55018" w:rsidDel="00FD6D4E">
          <w:rPr>
            <w:vertAlign w:val="superscript"/>
            <w:rPrChange w:id="852" w:author="Geri Burgert" w:date="2026-02-02T17:12:00Z" w16du:dateUtc="2026-02-02T22:12:00Z">
              <w:rPr/>
            </w:rPrChange>
          </w:rPr>
          <w:delText>45</w:delText>
        </w:r>
      </w:del>
      <w:del w:id="853" w:author="Geri Burgert" w:date="2026-02-01T14:59:00Z" w16du:dateUtc="2026-02-01T19:59:00Z">
        <w:r w:rsidRPr="00F55018" w:rsidDel="00401256">
          <w:delText>))</w:delText>
        </w:r>
      </w:del>
      <w:r w:rsidRPr="00F55018">
        <w:t xml:space="preserve"> include benralizumab (anti-IL-5Rα IgG</w:t>
      </w:r>
      <w:r w:rsidRPr="00F55018">
        <w:rPr>
          <w:vertAlign w:val="subscript"/>
          <w:rPrChange w:id="854" w:author="Geri Burgert" w:date="2026-02-02T17:12:00Z" w16du:dateUtc="2026-02-02T22:12:00Z">
            <w:rPr/>
          </w:rPrChange>
        </w:rPr>
        <w:t>1</w:t>
      </w:r>
      <w:r w:rsidRPr="00F55018">
        <w:t xml:space="preserve"> m</w:t>
      </w:r>
      <w:ins w:id="855" w:author="Geri Burgert" w:date="2026-02-01T14:59:00Z" w16du:dateUtc="2026-02-01T19:59:00Z">
        <w:r w:rsidR="00401256" w:rsidRPr="00F55018">
          <w:t>Ab</w:t>
        </w:r>
      </w:ins>
      <w:del w:id="856" w:author="Geri Burgert" w:date="2026-02-01T14:59:00Z" w16du:dateUtc="2026-02-01T19:59:00Z">
        <w:r w:rsidRPr="00F55018" w:rsidDel="00401256">
          <w:delText>onoclonal antibody</w:delText>
        </w:r>
      </w:del>
      <w:r w:rsidRPr="00F55018">
        <w:t>), dupilumab (anti-IL-4/13Rα IgG</w:t>
      </w:r>
      <w:r w:rsidRPr="00F55018">
        <w:rPr>
          <w:vertAlign w:val="subscript"/>
          <w:rPrChange w:id="857" w:author="Geri Burgert" w:date="2026-02-02T17:12:00Z" w16du:dateUtc="2026-02-02T22:12:00Z">
            <w:rPr/>
          </w:rPrChange>
        </w:rPr>
        <w:t>4</w:t>
      </w:r>
      <w:r w:rsidRPr="00F55018">
        <w:t xml:space="preserve"> m</w:t>
      </w:r>
      <w:ins w:id="858" w:author="Geri Burgert" w:date="2026-02-01T14:59:00Z" w16du:dateUtc="2026-02-01T19:59:00Z">
        <w:r w:rsidR="006F654A" w:rsidRPr="00F55018">
          <w:t>Ab</w:t>
        </w:r>
      </w:ins>
      <w:del w:id="859" w:author="Geri Burgert" w:date="2026-02-01T14:59:00Z" w16du:dateUtc="2026-02-01T19:59:00Z">
        <w:r w:rsidRPr="00F55018" w:rsidDel="006F654A">
          <w:delText>onoclonal antibody</w:delText>
        </w:r>
      </w:del>
      <w:r w:rsidRPr="00F55018">
        <w:t>), mepolizumab (anti-IL-5 IgG</w:t>
      </w:r>
      <w:r w:rsidRPr="00F55018">
        <w:rPr>
          <w:vertAlign w:val="subscript"/>
          <w:rPrChange w:id="860" w:author="Geri Burgert" w:date="2026-02-02T17:12:00Z" w16du:dateUtc="2026-02-02T22:12:00Z">
            <w:rPr/>
          </w:rPrChange>
        </w:rPr>
        <w:t>1</w:t>
      </w:r>
      <w:r w:rsidRPr="00F55018">
        <w:t xml:space="preserve"> </w:t>
      </w:r>
      <w:del w:id="861" w:author="Geri Burgert" w:date="2026-02-01T15:00:00Z" w16du:dateUtc="2026-02-01T20:00:00Z">
        <w:r w:rsidRPr="00F55018" w:rsidDel="006F654A">
          <w:delText>neutralising</w:delText>
        </w:r>
      </w:del>
      <w:ins w:id="862" w:author="Geri Burgert" w:date="2026-02-01T15:00:00Z" w16du:dateUtc="2026-02-01T20:00:00Z">
        <w:r w:rsidR="006F654A" w:rsidRPr="00F55018">
          <w:t>neutralizing</w:t>
        </w:r>
      </w:ins>
      <w:r w:rsidRPr="00F55018">
        <w:t xml:space="preserve"> m</w:t>
      </w:r>
      <w:ins w:id="863" w:author="Geri Burgert" w:date="2026-02-01T15:00:00Z" w16du:dateUtc="2026-02-01T20:00:00Z">
        <w:r w:rsidR="006F654A" w:rsidRPr="00F55018">
          <w:t>Ab</w:t>
        </w:r>
      </w:ins>
      <w:del w:id="864" w:author="Geri Burgert" w:date="2026-02-01T15:00:00Z" w16du:dateUtc="2026-02-01T20:00:00Z">
        <w:r w:rsidRPr="00F55018" w:rsidDel="006F654A">
          <w:delText>onoclonal antibody</w:delText>
        </w:r>
      </w:del>
      <w:r w:rsidRPr="00F55018">
        <w:t>), and reslizumab (anti-IL-5 IgG</w:t>
      </w:r>
      <w:r w:rsidRPr="00F55018">
        <w:rPr>
          <w:vertAlign w:val="subscript"/>
          <w:rPrChange w:id="865" w:author="Geri Burgert" w:date="2026-02-02T17:12:00Z" w16du:dateUtc="2026-02-02T22:12:00Z">
            <w:rPr/>
          </w:rPrChange>
        </w:rPr>
        <w:t>4</w:t>
      </w:r>
      <w:r w:rsidRPr="00F55018">
        <w:t xml:space="preserve"> </w:t>
      </w:r>
      <w:del w:id="866" w:author="Geri Burgert" w:date="2026-02-01T15:00:00Z" w16du:dateUtc="2026-02-01T20:00:00Z">
        <w:r w:rsidRPr="00F55018" w:rsidDel="006F654A">
          <w:delText>neutralising</w:delText>
        </w:r>
      </w:del>
      <w:ins w:id="867" w:author="Geri Burgert" w:date="2026-02-01T15:00:00Z" w16du:dateUtc="2026-02-01T20:00:00Z">
        <w:r w:rsidR="006F654A" w:rsidRPr="00F55018">
          <w:t>neutralizing</w:t>
        </w:r>
      </w:ins>
      <w:r w:rsidRPr="00F55018">
        <w:t xml:space="preserve"> m</w:t>
      </w:r>
      <w:ins w:id="868" w:author="Geri Burgert" w:date="2026-02-01T15:00:00Z" w16du:dateUtc="2026-02-01T20:00:00Z">
        <w:r w:rsidR="006F654A" w:rsidRPr="00F55018">
          <w:t>Ab</w:t>
        </w:r>
      </w:ins>
      <w:del w:id="869" w:author="Geri Burgert" w:date="2026-02-01T15:00:00Z" w16du:dateUtc="2026-02-01T20:00:00Z">
        <w:r w:rsidRPr="00F55018" w:rsidDel="006F654A">
          <w:delText>onoclonal antibody</w:delText>
        </w:r>
      </w:del>
      <w:r w:rsidRPr="00F55018">
        <w:t>)</w:t>
      </w:r>
      <w:ins w:id="870" w:author="Geri Burgert" w:date="2026-02-01T15:00:00Z" w16du:dateUtc="2026-02-01T20:00:00Z">
        <w:r w:rsidR="006F654A" w:rsidRPr="00F55018">
          <w:t>. T</w:t>
        </w:r>
      </w:ins>
      <w:del w:id="871" w:author="Geri Burgert" w:date="2026-02-01T15:00:00Z" w16du:dateUtc="2026-02-01T20:00:00Z">
        <w:r w:rsidRPr="00F55018" w:rsidDel="006F654A">
          <w:delText>, with t</w:delText>
        </w:r>
      </w:del>
      <w:r w:rsidRPr="00F55018">
        <w:t>ezepelumab (anti-TSLP IgG</w:t>
      </w:r>
      <w:r w:rsidRPr="00F55018">
        <w:rPr>
          <w:vertAlign w:val="subscript"/>
          <w:rPrChange w:id="872" w:author="Geri Burgert" w:date="2026-02-02T17:12:00Z" w16du:dateUtc="2026-02-02T22:12:00Z">
            <w:rPr/>
          </w:rPrChange>
        </w:rPr>
        <w:t>2λ</w:t>
      </w:r>
      <w:r w:rsidRPr="00F55018">
        <w:t xml:space="preserve"> </w:t>
      </w:r>
      <w:del w:id="873" w:author="Geri Burgert" w:date="2026-02-01T15:00:00Z" w16du:dateUtc="2026-02-01T20:00:00Z">
        <w:r w:rsidRPr="00F55018" w:rsidDel="006F654A">
          <w:delText>neutralising</w:delText>
        </w:r>
      </w:del>
      <w:ins w:id="874" w:author="Geri Burgert" w:date="2026-02-01T15:00:00Z" w16du:dateUtc="2026-02-01T20:00:00Z">
        <w:r w:rsidR="006F654A" w:rsidRPr="00F55018">
          <w:t>neutralizing</w:t>
        </w:r>
      </w:ins>
      <w:r w:rsidRPr="00F55018">
        <w:t xml:space="preserve"> m</w:t>
      </w:r>
      <w:ins w:id="875" w:author="Geri Burgert" w:date="2026-02-01T15:00:00Z" w16du:dateUtc="2026-02-01T20:00:00Z">
        <w:r w:rsidR="006F654A" w:rsidRPr="00F55018">
          <w:t>Ab</w:t>
        </w:r>
      </w:ins>
      <w:del w:id="876" w:author="Geri Burgert" w:date="2026-02-01T15:00:00Z" w16du:dateUtc="2026-02-01T20:00:00Z">
        <w:r w:rsidRPr="00F55018" w:rsidDel="006F654A">
          <w:delText>onoclonal antibody</w:delText>
        </w:r>
      </w:del>
      <w:r w:rsidRPr="00F55018">
        <w:t xml:space="preserve">) </w:t>
      </w:r>
      <w:ins w:id="877" w:author="Geri Burgert" w:date="2026-02-01T15:00:00Z" w16du:dateUtc="2026-02-01T20:00:00Z">
        <w:r w:rsidR="006F654A" w:rsidRPr="00F55018">
          <w:t xml:space="preserve">is </w:t>
        </w:r>
      </w:ins>
      <w:r w:rsidRPr="00F55018">
        <w:t>approved for severe asthma more broadly, and omalizumab (anti-IgE humanized IgG</w:t>
      </w:r>
      <w:r w:rsidRPr="00F55018">
        <w:rPr>
          <w:vertAlign w:val="subscript"/>
          <w:rPrChange w:id="878" w:author="Geri Burgert" w:date="2026-02-02T17:12:00Z" w16du:dateUtc="2026-02-02T22:12:00Z">
            <w:rPr/>
          </w:rPrChange>
        </w:rPr>
        <w:t>1</w:t>
      </w:r>
      <w:r w:rsidRPr="00F55018">
        <w:t xml:space="preserve"> m</w:t>
      </w:r>
      <w:ins w:id="879" w:author="Geri Burgert" w:date="2026-02-01T15:01:00Z" w16du:dateUtc="2026-02-01T20:01:00Z">
        <w:r w:rsidR="006F654A" w:rsidRPr="00F55018">
          <w:t>Ab</w:t>
        </w:r>
      </w:ins>
      <w:del w:id="880" w:author="Geri Burgert" w:date="2026-02-01T15:01:00Z" w16du:dateUtc="2026-02-01T20:01:00Z">
        <w:r w:rsidRPr="00F55018" w:rsidDel="006F654A">
          <w:delText>onoclonal antibody</w:delText>
        </w:r>
      </w:del>
      <w:r w:rsidRPr="00F55018">
        <w:t xml:space="preserve">) </w:t>
      </w:r>
      <w:ins w:id="881" w:author="Geri Burgert" w:date="2026-02-01T15:01:00Z" w16du:dateUtc="2026-02-01T20:01:00Z">
        <w:r w:rsidR="006F654A" w:rsidRPr="00F55018">
          <w:t xml:space="preserve">is approved </w:t>
        </w:r>
      </w:ins>
      <w:r w:rsidRPr="00F55018">
        <w:t xml:space="preserve">for allergic asthma with minimum </w:t>
      </w:r>
      <w:r w:rsidRPr="00F55018">
        <w:lastRenderedPageBreak/>
        <w:t>IgE and evidence of allergen sensitization. Agent selection is often guided by comorbidities such as chronic rhinosinusitis with nasal polyps</w:t>
      </w:r>
      <w:ins w:id="882" w:author="Geri Burgert" w:date="2026-02-01T15:01:00Z" w16du:dateUtc="2026-02-01T20:01:00Z">
        <w:r w:rsidR="006F654A" w:rsidRPr="00F55018">
          <w:t>.</w:t>
        </w:r>
      </w:ins>
      <w:del w:id="883" w:author="Geri Burgert" w:date="2026-02-01T15:01:00Z" w16du:dateUtc="2026-02-01T20:01:00Z">
        <w:r w:rsidRPr="00F55018" w:rsidDel="006F654A">
          <w:rPr>
            <w:vertAlign w:val="superscript"/>
            <w:rPrChange w:id="884" w:author="Geri Burgert" w:date="2026-02-02T17:12:00Z" w16du:dateUtc="2026-02-02T22:12:00Z">
              <w:rPr/>
            </w:rPrChange>
          </w:rPr>
          <w:delText xml:space="preserve"> (</w:delText>
        </w:r>
      </w:del>
      <w:ins w:id="885" w:author="Geri Burgert" w:date="2026-02-02T15:04:00Z" w16du:dateUtc="2026-02-02T20:04:00Z">
        <w:r w:rsidR="00042D33" w:rsidRPr="00F55018">
          <w:rPr>
            <w:vertAlign w:val="superscript"/>
          </w:rPr>
          <w:t>54</w:t>
        </w:r>
      </w:ins>
      <w:del w:id="886" w:author="Geri Burgert" w:date="2026-02-02T15:04:00Z" w16du:dateUtc="2026-02-02T20:04:00Z">
        <w:r w:rsidRPr="00F55018" w:rsidDel="00042D33">
          <w:rPr>
            <w:vertAlign w:val="superscript"/>
            <w:rPrChange w:id="887" w:author="Geri Burgert" w:date="2026-02-02T17:12:00Z" w16du:dateUtc="2026-02-02T22:12:00Z">
              <w:rPr/>
            </w:rPrChange>
          </w:rPr>
          <w:delText>46</w:delText>
        </w:r>
      </w:del>
      <w:del w:id="888" w:author="Geri Burgert" w:date="2026-02-01T15:01:00Z" w16du:dateUtc="2026-02-01T20:01:00Z">
        <w:r w:rsidRPr="00F55018" w:rsidDel="006F654A">
          <w:delText>).</w:delText>
        </w:r>
      </w:del>
    </w:p>
    <w:p w14:paraId="6D838B78" w14:textId="15C13C4B" w:rsidR="004170FA" w:rsidRPr="00F55018" w:rsidRDefault="002C55BC" w:rsidP="004170FA">
      <w:ins w:id="889" w:author="Geri Burgert" w:date="2026-02-01T15:01:00Z" w16du:dateUtc="2026-02-01T20:01:00Z">
        <w:r w:rsidRPr="00F55018">
          <w:t>&lt;H2&gt;</w:t>
        </w:r>
      </w:ins>
      <w:r w:rsidR="004170FA" w:rsidRPr="00F55018">
        <w:t>Eosinophilic granulomatosis with polyangiitis</w:t>
      </w:r>
      <w:del w:id="890" w:author="Geri Burgert" w:date="2026-02-01T14:35:00Z" w16du:dateUtc="2026-02-01T19:35:00Z">
        <w:r w:rsidR="004170FA" w:rsidRPr="00F55018" w:rsidDel="00443906">
          <w:delText xml:space="preserve"> (EGPA)</w:delText>
        </w:r>
      </w:del>
    </w:p>
    <w:p w14:paraId="6A8A6F7B" w14:textId="3787D985" w:rsidR="004170FA" w:rsidRPr="00F55018" w:rsidRDefault="00443906" w:rsidP="004170FA">
      <w:ins w:id="891" w:author="Geri Burgert" w:date="2026-02-01T14:36:00Z" w16du:dateUtc="2026-02-01T19:36:00Z">
        <w:r w:rsidRPr="00F55018">
          <w:t>Eosinophilic granulomatosis with polyangiitis</w:t>
        </w:r>
        <w:r w:rsidRPr="00F55018" w:rsidDel="00443906">
          <w:t xml:space="preserve"> </w:t>
        </w:r>
      </w:ins>
      <w:del w:id="892" w:author="Geri Burgert" w:date="2026-02-01T14:36:00Z" w16du:dateUtc="2026-02-01T19:36:00Z">
        <w:r w:rsidR="004170FA" w:rsidRPr="00F55018" w:rsidDel="00443906">
          <w:delText xml:space="preserve">EGPA </w:delText>
        </w:r>
      </w:del>
      <w:r w:rsidR="004170FA" w:rsidRPr="00F55018">
        <w:t>is a systemic anti</w:t>
      </w:r>
      <w:del w:id="893" w:author="Geri Burgert" w:date="2026-02-01T15:01:00Z" w16du:dateUtc="2026-02-01T20:01:00Z">
        <w:r w:rsidR="004170FA" w:rsidRPr="00F55018" w:rsidDel="00D56E8C">
          <w:delText>-</w:delText>
        </w:r>
      </w:del>
      <w:r w:rsidR="004170FA" w:rsidRPr="00F55018">
        <w:t>neutrophil cytoplasmic antibody</w:t>
      </w:r>
      <w:del w:id="894" w:author="Geri Burgert" w:date="2026-02-01T15:01:00Z" w16du:dateUtc="2026-02-01T20:01:00Z">
        <w:r w:rsidR="004170FA" w:rsidRPr="00F55018" w:rsidDel="00D56E8C">
          <w:delText xml:space="preserve"> (ANCA)-</w:delText>
        </w:r>
      </w:del>
      <w:ins w:id="895" w:author="Geri Burgert" w:date="2026-02-01T15:02:00Z" w16du:dateUtc="2026-02-01T20:02:00Z">
        <w:r w:rsidR="00D56E8C" w:rsidRPr="00F55018">
          <w:t>–</w:t>
        </w:r>
      </w:ins>
      <w:r w:rsidR="004170FA" w:rsidRPr="00F55018">
        <w:t>associated vasculitis characterized by asthma, eosinophilia, and medium-vessel necrotizing vasculitis</w:t>
      </w:r>
      <w:ins w:id="896" w:author="Geri Burgert" w:date="2026-02-01T15:02:00Z" w16du:dateUtc="2026-02-01T20:02:00Z">
        <w:r w:rsidR="00D56E8C" w:rsidRPr="00F55018">
          <w:t>.</w:t>
        </w:r>
      </w:ins>
      <w:del w:id="897" w:author="Geri Burgert" w:date="2026-02-01T15:02:00Z" w16du:dateUtc="2026-02-01T20:02:00Z">
        <w:r w:rsidR="004170FA" w:rsidRPr="00F55018" w:rsidDel="00D56E8C">
          <w:rPr>
            <w:vertAlign w:val="superscript"/>
            <w:rPrChange w:id="898" w:author="Geri Burgert" w:date="2026-02-02T17:12:00Z" w16du:dateUtc="2026-02-02T22:12:00Z">
              <w:rPr/>
            </w:rPrChange>
          </w:rPr>
          <w:delText xml:space="preserve"> (</w:delText>
        </w:r>
      </w:del>
      <w:ins w:id="899" w:author="Geri Burgert" w:date="2026-02-02T15:05:00Z" w16du:dateUtc="2026-02-02T20:05:00Z">
        <w:r w:rsidR="001F79B3" w:rsidRPr="00F55018">
          <w:rPr>
            <w:vertAlign w:val="superscript"/>
          </w:rPr>
          <w:t>55</w:t>
        </w:r>
      </w:ins>
      <w:del w:id="900" w:author="Geri Burgert" w:date="2026-02-02T15:05:00Z" w16du:dateUtc="2026-02-02T20:05:00Z">
        <w:r w:rsidR="004170FA" w:rsidRPr="00F55018" w:rsidDel="001F79B3">
          <w:rPr>
            <w:vertAlign w:val="superscript"/>
            <w:rPrChange w:id="901" w:author="Geri Burgert" w:date="2026-02-02T17:12:00Z" w16du:dateUtc="2026-02-02T22:12:00Z">
              <w:rPr/>
            </w:rPrChange>
          </w:rPr>
          <w:delText>47</w:delText>
        </w:r>
      </w:del>
      <w:del w:id="902" w:author="Geri Burgert" w:date="2026-02-01T15:02:00Z" w16du:dateUtc="2026-02-01T20:02:00Z">
        <w:r w:rsidR="004170FA" w:rsidRPr="00F55018" w:rsidDel="00D56E8C">
          <w:delText>).</w:delText>
        </w:r>
      </w:del>
      <w:r w:rsidR="004170FA" w:rsidRPr="00F55018">
        <w:t xml:space="preserve"> It is typically diagnosed in the fifth decade without sex predominance</w:t>
      </w:r>
      <w:del w:id="903" w:author="Geri Burgert" w:date="2026-02-01T15:02:00Z" w16du:dateUtc="2026-02-01T20:02:00Z">
        <w:r w:rsidR="004170FA" w:rsidRPr="00F55018" w:rsidDel="00796C09">
          <w:rPr>
            <w:vertAlign w:val="superscript"/>
            <w:rPrChange w:id="904" w:author="Geri Burgert" w:date="2026-02-02T17:12:00Z" w16du:dateUtc="2026-02-02T22:12:00Z">
              <w:rPr/>
            </w:rPrChange>
          </w:rPr>
          <w:delText xml:space="preserve"> (</w:delText>
        </w:r>
      </w:del>
      <w:ins w:id="905" w:author="Geri Burgert" w:date="2026-02-02T15:05:00Z" w16du:dateUtc="2026-02-02T20:05:00Z">
        <w:r w:rsidR="0014110A" w:rsidRPr="00F55018">
          <w:rPr>
            <w:vertAlign w:val="superscript"/>
          </w:rPr>
          <w:t>56</w:t>
        </w:r>
      </w:ins>
      <w:del w:id="906" w:author="Geri Burgert" w:date="2026-02-02T15:05:00Z" w16du:dateUtc="2026-02-02T20:05:00Z">
        <w:r w:rsidR="004170FA" w:rsidRPr="00F55018" w:rsidDel="0014110A">
          <w:rPr>
            <w:vertAlign w:val="superscript"/>
            <w:rPrChange w:id="907" w:author="Geri Burgert" w:date="2026-02-02T17:12:00Z" w16du:dateUtc="2026-02-02T22:12:00Z">
              <w:rPr/>
            </w:rPrChange>
          </w:rPr>
          <w:delText>48</w:delText>
        </w:r>
      </w:del>
      <w:del w:id="908" w:author="Geri Burgert" w:date="2026-02-01T15:02:00Z" w16du:dateUtc="2026-02-01T20:02:00Z">
        <w:r w:rsidR="004170FA" w:rsidRPr="00F55018" w:rsidDel="00796C09">
          <w:delText>)</w:delText>
        </w:r>
      </w:del>
      <w:r w:rsidR="004170FA" w:rsidRPr="00F55018">
        <w:t xml:space="preserve"> and progresses through phases of asthma</w:t>
      </w:r>
      <w:del w:id="909" w:author="Geri Burgert" w:date="2026-02-01T15:02:00Z" w16du:dateUtc="2026-02-01T20:02:00Z">
        <w:r w:rsidR="004170FA" w:rsidRPr="00F55018" w:rsidDel="00796C09">
          <w:delText>/</w:delText>
        </w:r>
      </w:del>
      <w:ins w:id="910" w:author="Geri Burgert" w:date="2026-02-01T15:02:00Z" w16du:dateUtc="2026-02-01T20:02:00Z">
        <w:r w:rsidR="00796C09" w:rsidRPr="00F55018">
          <w:t xml:space="preserve"> or </w:t>
        </w:r>
      </w:ins>
      <w:r w:rsidR="004170FA" w:rsidRPr="00F55018">
        <w:t>rhinosinusitis, blood and tissue eosinophilia, and systemic vasculitis affecting multiple organs. Peripheral eosinophilia is often marked, sometimes reaching 5,000</w:t>
      </w:r>
      <w:ins w:id="911" w:author="Geri Burgert" w:date="2026-02-01T15:02:00Z" w16du:dateUtc="2026-02-01T20:02:00Z">
        <w:r w:rsidR="00796C09" w:rsidRPr="00F55018">
          <w:t xml:space="preserve"> to </w:t>
        </w:r>
      </w:ins>
      <w:del w:id="912" w:author="Geri Burgert" w:date="2026-02-01T15:02:00Z" w16du:dateUtc="2026-02-01T20:02:00Z">
        <w:r w:rsidR="004170FA" w:rsidRPr="00F55018" w:rsidDel="00796C09">
          <w:delText>-</w:delText>
        </w:r>
      </w:del>
      <w:r w:rsidR="004170FA" w:rsidRPr="00F55018">
        <w:t xml:space="preserve">20,000 cells/μL, </w:t>
      </w:r>
      <w:ins w:id="913" w:author="Geri Burgert" w:date="2026-02-01T15:02:00Z" w16du:dateUtc="2026-02-01T20:02:00Z">
        <w:r w:rsidR="00D25D41" w:rsidRPr="00F55018">
          <w:t>al</w:t>
        </w:r>
      </w:ins>
      <w:r w:rsidR="004170FA" w:rsidRPr="00F55018">
        <w:t>though lower counts can occur</w:t>
      </w:r>
      <w:del w:id="914" w:author="Geri Burgert" w:date="2026-02-01T15:02:00Z" w16du:dateUtc="2026-02-01T20:02:00Z">
        <w:r w:rsidR="004170FA" w:rsidRPr="00F55018" w:rsidDel="00D25D41">
          <w:delText>;</w:delText>
        </w:r>
      </w:del>
      <w:ins w:id="915" w:author="Geri Burgert" w:date="2026-02-01T15:02:00Z" w16du:dateUtc="2026-02-01T20:02:00Z">
        <w:r w:rsidR="00D25D41" w:rsidRPr="00F55018">
          <w:t>.</w:t>
        </w:r>
      </w:ins>
      <w:r w:rsidR="004170FA" w:rsidRPr="00F55018">
        <w:t xml:space="preserve"> B</w:t>
      </w:r>
      <w:ins w:id="916" w:author="Geri Burgert" w:date="2026-02-01T15:02:00Z" w16du:dateUtc="2026-02-01T20:02:00Z">
        <w:r w:rsidR="00D25D41" w:rsidRPr="00F55018">
          <w:t xml:space="preserve">ronchoalveolar lavage </w:t>
        </w:r>
      </w:ins>
      <w:del w:id="917" w:author="Geri Burgert" w:date="2026-02-01T15:02:00Z" w16du:dateUtc="2026-02-01T20:02:00Z">
        <w:r w:rsidR="004170FA" w:rsidRPr="00F55018" w:rsidDel="00D25D41">
          <w:delText xml:space="preserve">AL </w:delText>
        </w:r>
      </w:del>
      <w:r w:rsidR="004170FA" w:rsidRPr="00F55018">
        <w:t>eosinophils commonly exceed 25</w:t>
      </w:r>
      <w:ins w:id="918" w:author="Geri Burgert" w:date="2026-02-01T15:02:00Z" w16du:dateUtc="2026-02-01T20:02:00Z">
        <w:r w:rsidR="00D25D41" w:rsidRPr="00F55018">
          <w:t xml:space="preserve">% to </w:t>
        </w:r>
      </w:ins>
      <w:del w:id="919" w:author="Geri Burgert" w:date="2026-02-01T15:02:00Z" w16du:dateUtc="2026-02-01T20:02:00Z">
        <w:r w:rsidR="004170FA" w:rsidRPr="00F55018" w:rsidDel="00D25D41">
          <w:delText>-</w:delText>
        </w:r>
      </w:del>
      <w:r w:rsidR="004170FA" w:rsidRPr="00F55018">
        <w:t>40%. Chest imaging may show ground-glass opacities</w:t>
      </w:r>
      <w:ins w:id="920" w:author="Geri Burgert" w:date="2026-02-01T15:02:00Z" w16du:dateUtc="2026-02-01T20:02:00Z">
        <w:r w:rsidR="00D25D41" w:rsidRPr="00F55018">
          <w:t>.</w:t>
        </w:r>
      </w:ins>
      <w:del w:id="921" w:author="Geri Burgert" w:date="2026-02-01T15:02:00Z" w16du:dateUtc="2026-02-01T20:02:00Z">
        <w:r w:rsidR="004170FA" w:rsidRPr="00F55018" w:rsidDel="00D25D41">
          <w:rPr>
            <w:vertAlign w:val="superscript"/>
            <w:rPrChange w:id="922" w:author="Geri Burgert" w:date="2026-02-02T17:12:00Z" w16du:dateUtc="2026-02-02T22:12:00Z">
              <w:rPr/>
            </w:rPrChange>
          </w:rPr>
          <w:delText xml:space="preserve"> (</w:delText>
        </w:r>
      </w:del>
      <w:ins w:id="923" w:author="Geri Burgert" w:date="2026-02-02T15:05:00Z" w16du:dateUtc="2026-02-02T20:05:00Z">
        <w:r w:rsidR="00F96539" w:rsidRPr="00F55018">
          <w:rPr>
            <w:vertAlign w:val="superscript"/>
          </w:rPr>
          <w:t>57</w:t>
        </w:r>
      </w:ins>
      <w:del w:id="924" w:author="Geri Burgert" w:date="2026-02-02T15:05:00Z" w16du:dateUtc="2026-02-02T20:05:00Z">
        <w:r w:rsidR="004170FA" w:rsidRPr="00F55018" w:rsidDel="00F96539">
          <w:rPr>
            <w:vertAlign w:val="superscript"/>
            <w:rPrChange w:id="925" w:author="Geri Burgert" w:date="2026-02-02T17:12:00Z" w16du:dateUtc="2026-02-02T22:12:00Z">
              <w:rPr/>
            </w:rPrChange>
          </w:rPr>
          <w:delText>49</w:delText>
        </w:r>
      </w:del>
      <w:del w:id="926" w:author="Geri Burgert" w:date="2026-02-01T15:02:00Z" w16du:dateUtc="2026-02-01T20:02:00Z">
        <w:r w:rsidR="004170FA" w:rsidRPr="00F55018" w:rsidDel="00D25D41">
          <w:delText>).</w:delText>
        </w:r>
      </w:del>
      <w:r w:rsidR="004170FA" w:rsidRPr="00F55018">
        <w:t xml:space="preserve"> Lanham diagnostic criteria include asthma, eosinophilia </w:t>
      </w:r>
      <w:ins w:id="927" w:author="Geri Burgert" w:date="2026-02-01T15:03:00Z" w16du:dateUtc="2026-02-01T20:03:00Z">
        <w:r w:rsidR="00D25D41" w:rsidRPr="00F55018">
          <w:t xml:space="preserve">greater than </w:t>
        </w:r>
      </w:ins>
      <w:del w:id="928" w:author="Geri Burgert" w:date="2026-02-01T15:03:00Z" w16du:dateUtc="2026-02-01T20:03:00Z">
        <w:r w:rsidR="004170FA" w:rsidRPr="00F55018" w:rsidDel="00D25D41">
          <w:delText>&gt;</w:delText>
        </w:r>
      </w:del>
      <w:r w:rsidR="004170FA" w:rsidRPr="00F55018">
        <w:t xml:space="preserve">1.5 × 10⁹ cells/L, and systemic vasculitis involving </w:t>
      </w:r>
      <w:ins w:id="929" w:author="Geri Burgert" w:date="2026-02-01T15:03:00Z" w16du:dateUtc="2026-02-01T20:03:00Z">
        <w:r w:rsidR="00D25D41" w:rsidRPr="00F55018">
          <w:t>two or more</w:t>
        </w:r>
      </w:ins>
      <w:del w:id="930" w:author="Geri Burgert" w:date="2026-02-01T15:03:00Z" w16du:dateUtc="2026-02-01T20:03:00Z">
        <w:r w:rsidR="004170FA" w:rsidRPr="00F55018" w:rsidDel="00D25D41">
          <w:delText>≥2</w:delText>
        </w:r>
      </w:del>
      <w:r w:rsidR="004170FA" w:rsidRPr="00F55018">
        <w:t xml:space="preserve"> extrapulmonary organs</w:t>
      </w:r>
      <w:ins w:id="931" w:author="Geri Burgert" w:date="2026-02-01T15:03:00Z" w16du:dateUtc="2026-02-01T20:03:00Z">
        <w:r w:rsidR="00D25D41" w:rsidRPr="00F55018">
          <w:t>,</w:t>
        </w:r>
      </w:ins>
      <w:del w:id="932" w:author="Geri Burgert" w:date="2026-02-01T15:03:00Z" w16du:dateUtc="2026-02-01T20:03:00Z">
        <w:r w:rsidR="004170FA" w:rsidRPr="00F55018" w:rsidDel="00D25D41">
          <w:rPr>
            <w:vertAlign w:val="superscript"/>
            <w:rPrChange w:id="933" w:author="Geri Burgert" w:date="2026-02-02T17:12:00Z" w16du:dateUtc="2026-02-02T22:12:00Z">
              <w:rPr/>
            </w:rPrChange>
          </w:rPr>
          <w:delText xml:space="preserve"> (</w:delText>
        </w:r>
      </w:del>
      <w:ins w:id="934" w:author="Geri Burgert" w:date="2026-02-02T15:05:00Z" w16du:dateUtc="2026-02-02T20:05:00Z">
        <w:r w:rsidR="001175A3" w:rsidRPr="00F55018">
          <w:rPr>
            <w:vertAlign w:val="superscript"/>
          </w:rPr>
          <w:t>58</w:t>
        </w:r>
      </w:ins>
      <w:del w:id="935" w:author="Geri Burgert" w:date="2026-02-02T15:05:00Z" w16du:dateUtc="2026-02-02T20:05:00Z">
        <w:r w:rsidR="004170FA" w:rsidRPr="00F55018" w:rsidDel="001175A3">
          <w:rPr>
            <w:vertAlign w:val="superscript"/>
            <w:rPrChange w:id="936" w:author="Geri Burgert" w:date="2026-02-02T17:12:00Z" w16du:dateUtc="2026-02-02T22:12:00Z">
              <w:rPr/>
            </w:rPrChange>
          </w:rPr>
          <w:delText>50</w:delText>
        </w:r>
      </w:del>
      <w:del w:id="937" w:author="Geri Burgert" w:date="2026-02-01T15:03:00Z" w16du:dateUtc="2026-02-01T20:03:00Z">
        <w:r w:rsidR="004170FA" w:rsidRPr="00F55018" w:rsidDel="00D25D41">
          <w:delText>),</w:delText>
        </w:r>
      </w:del>
      <w:r w:rsidR="004170FA" w:rsidRPr="00F55018">
        <w:t xml:space="preserve"> </w:t>
      </w:r>
      <w:ins w:id="938" w:author="Geri Burgert" w:date="2026-02-01T15:03:00Z" w16du:dateUtc="2026-02-01T20:03:00Z">
        <w:r w:rsidR="00D25D41" w:rsidRPr="00F55018">
          <w:t>al</w:t>
        </w:r>
      </w:ins>
      <w:r w:rsidR="004170FA" w:rsidRPr="00F55018">
        <w:t>though these criteria are limited in patients without biopsy confirmation or receiving corticosteroids. Early diagnosis is critical to prevent organ damage and mortality. The pathogenic relevance of eosinophilia in EGPA is highlighted by the therapeutic benefit of intensified anti</w:t>
      </w:r>
      <w:ins w:id="939" w:author="Geri Burgert" w:date="2026-02-01T15:03:00Z" w16du:dateUtc="2026-02-01T20:03:00Z">
        <w:r w:rsidR="006F11C5" w:rsidRPr="00F55018">
          <w:t>-</w:t>
        </w:r>
      </w:ins>
      <w:del w:id="940" w:author="Geri Burgert" w:date="2026-02-01T15:03:00Z" w16du:dateUtc="2026-02-01T20:03:00Z">
        <w:r w:rsidR="004170FA" w:rsidRPr="00F55018" w:rsidDel="006F11C5">
          <w:delText xml:space="preserve"> </w:delText>
        </w:r>
      </w:del>
      <w:r w:rsidR="004170FA" w:rsidRPr="00F55018">
        <w:t>eosinophil biologics such as mepolizumab (300 mg) and benralizumab</w:t>
      </w:r>
      <w:del w:id="941" w:author="Geri Burgert" w:date="2026-01-29T16:27:00Z" w16du:dateUtc="2026-01-29T21:27:00Z">
        <w:r w:rsidR="004170FA" w:rsidRPr="00F55018" w:rsidDel="005D5E81">
          <w:delText xml:space="preserve">  </w:delText>
        </w:r>
      </w:del>
      <w:ins w:id="942" w:author="Geri Burgert" w:date="2026-01-29T16:27:00Z" w16du:dateUtc="2026-01-29T21:27:00Z">
        <w:r w:rsidR="005D5E81" w:rsidRPr="00F55018">
          <w:t xml:space="preserve"> </w:t>
        </w:r>
      </w:ins>
      <w:r w:rsidR="004170FA" w:rsidRPr="00F55018">
        <w:t>(30 mg), administered subcutaneously once every 4 weeks</w:t>
      </w:r>
      <w:ins w:id="943" w:author="Geri Burgert" w:date="2026-02-01T15:03:00Z" w16du:dateUtc="2026-02-01T20:03:00Z">
        <w:r w:rsidR="006F11C5" w:rsidRPr="00F55018">
          <w:t>,</w:t>
        </w:r>
      </w:ins>
      <w:del w:id="944" w:author="Geri Burgert" w:date="2026-02-01T15:03:00Z" w16du:dateUtc="2026-02-01T20:03:00Z">
        <w:r w:rsidR="004170FA" w:rsidRPr="00F55018" w:rsidDel="006F11C5">
          <w:rPr>
            <w:vertAlign w:val="superscript"/>
            <w:rPrChange w:id="945" w:author="Geri Burgert" w:date="2026-02-02T17:12:00Z" w16du:dateUtc="2026-02-02T22:12:00Z">
              <w:rPr/>
            </w:rPrChange>
          </w:rPr>
          <w:delText xml:space="preserve"> (</w:delText>
        </w:r>
      </w:del>
      <w:ins w:id="946" w:author="Geri Burgert" w:date="2026-02-02T15:05:00Z" w16du:dateUtc="2026-02-02T20:05:00Z">
        <w:r w:rsidR="00F517E7" w:rsidRPr="00F55018">
          <w:rPr>
            <w:vertAlign w:val="superscript"/>
          </w:rPr>
          <w:t>59</w:t>
        </w:r>
      </w:ins>
      <w:del w:id="947" w:author="Geri Burgert" w:date="2026-02-02T15:05:00Z" w16du:dateUtc="2026-02-02T20:05:00Z">
        <w:r w:rsidR="004170FA" w:rsidRPr="00F55018" w:rsidDel="00F517E7">
          <w:rPr>
            <w:vertAlign w:val="superscript"/>
            <w:rPrChange w:id="948" w:author="Geri Burgert" w:date="2026-02-02T17:12:00Z" w16du:dateUtc="2026-02-02T22:12:00Z">
              <w:rPr/>
            </w:rPrChange>
          </w:rPr>
          <w:delText>51</w:delText>
        </w:r>
      </w:del>
      <w:del w:id="949" w:author="Geri Burgert" w:date="2026-02-01T15:03:00Z" w16du:dateUtc="2026-02-01T20:03:00Z">
        <w:r w:rsidR="004170FA" w:rsidRPr="00F55018" w:rsidDel="006F11C5">
          <w:delText>),</w:delText>
        </w:r>
      </w:del>
      <w:r w:rsidR="004170FA" w:rsidRPr="00F55018">
        <w:t xml:space="preserve"> alongside emerging evidence that reductions in sputum eosinophil counts are closely associated with higher rates of remission</w:t>
      </w:r>
      <w:ins w:id="950" w:author="Geri Burgert" w:date="2026-02-01T15:03:00Z" w16du:dateUtc="2026-02-01T20:03:00Z">
        <w:r w:rsidR="006F11C5" w:rsidRPr="00F55018">
          <w:t>.</w:t>
        </w:r>
      </w:ins>
      <w:del w:id="951" w:author="Geri Burgert" w:date="2026-02-01T15:03:00Z" w16du:dateUtc="2026-02-01T20:03:00Z">
        <w:r w:rsidR="004170FA" w:rsidRPr="00F55018" w:rsidDel="006F11C5">
          <w:rPr>
            <w:vertAlign w:val="superscript"/>
            <w:rPrChange w:id="952" w:author="Geri Burgert" w:date="2026-02-02T17:12:00Z" w16du:dateUtc="2026-02-02T22:12:00Z">
              <w:rPr/>
            </w:rPrChange>
          </w:rPr>
          <w:delText xml:space="preserve"> (</w:delText>
        </w:r>
      </w:del>
      <w:ins w:id="953" w:author="Geri Burgert" w:date="2026-02-02T15:06:00Z" w16du:dateUtc="2026-02-02T20:06:00Z">
        <w:r w:rsidR="004001BD" w:rsidRPr="00F55018">
          <w:rPr>
            <w:vertAlign w:val="superscript"/>
          </w:rPr>
          <w:t>60</w:t>
        </w:r>
      </w:ins>
      <w:del w:id="954" w:author="Geri Burgert" w:date="2026-02-02T15:06:00Z" w16du:dateUtc="2026-02-02T20:06:00Z">
        <w:r w:rsidR="004170FA" w:rsidRPr="00F55018" w:rsidDel="004001BD">
          <w:rPr>
            <w:vertAlign w:val="superscript"/>
            <w:rPrChange w:id="955" w:author="Geri Burgert" w:date="2026-02-02T17:12:00Z" w16du:dateUtc="2026-02-02T22:12:00Z">
              <w:rPr/>
            </w:rPrChange>
          </w:rPr>
          <w:delText>52</w:delText>
        </w:r>
      </w:del>
      <w:del w:id="956" w:author="Geri Burgert" w:date="2026-02-01T15:03:00Z" w16du:dateUtc="2026-02-01T20:03:00Z">
        <w:r w:rsidR="004170FA" w:rsidRPr="00F55018" w:rsidDel="006F11C5">
          <w:delText>).</w:delText>
        </w:r>
      </w:del>
      <w:r w:rsidR="004170FA" w:rsidRPr="00F55018">
        <w:t xml:space="preserve"> </w:t>
      </w:r>
    </w:p>
    <w:p w14:paraId="5BE3A94F" w14:textId="77A4DB91" w:rsidR="004170FA" w:rsidRPr="00F55018" w:rsidRDefault="000C690A" w:rsidP="004170FA">
      <w:ins w:id="957" w:author="Geri Burgert" w:date="2026-02-01T15:03:00Z" w16du:dateUtc="2026-02-01T20:03:00Z">
        <w:r w:rsidRPr="00F55018">
          <w:t>&lt;H2&gt;</w:t>
        </w:r>
      </w:ins>
      <w:r w:rsidR="004170FA" w:rsidRPr="00F55018">
        <w:t xml:space="preserve">Allergic </w:t>
      </w:r>
      <w:ins w:id="958" w:author="Geri Burgert" w:date="2026-02-01T15:03:00Z" w16du:dateUtc="2026-02-01T20:03:00Z">
        <w:r w:rsidRPr="00F55018">
          <w:t>b</w:t>
        </w:r>
      </w:ins>
      <w:del w:id="959" w:author="Geri Burgert" w:date="2026-02-01T15:03:00Z" w16du:dateUtc="2026-02-01T20:03:00Z">
        <w:r w:rsidR="004170FA" w:rsidRPr="00F55018" w:rsidDel="000C690A">
          <w:delText>B</w:delText>
        </w:r>
      </w:del>
      <w:r w:rsidR="004170FA" w:rsidRPr="00F55018">
        <w:t xml:space="preserve">ronchopulmonary </w:t>
      </w:r>
      <w:ins w:id="960" w:author="Geri Burgert" w:date="2026-02-01T15:03:00Z" w16du:dateUtc="2026-02-01T20:03:00Z">
        <w:r w:rsidRPr="00F55018">
          <w:t>a</w:t>
        </w:r>
      </w:ins>
      <w:del w:id="961" w:author="Geri Burgert" w:date="2026-02-01T15:03:00Z" w16du:dateUtc="2026-02-01T20:03:00Z">
        <w:r w:rsidR="004170FA" w:rsidRPr="00F55018" w:rsidDel="000C690A">
          <w:delText>A</w:delText>
        </w:r>
      </w:del>
      <w:r w:rsidR="004170FA" w:rsidRPr="00F55018">
        <w:t>spergillosis</w:t>
      </w:r>
      <w:del w:id="962" w:author="Geri Burgert" w:date="2026-02-01T14:36:00Z" w16du:dateUtc="2026-02-01T19:36:00Z">
        <w:r w:rsidR="004170FA" w:rsidRPr="00F55018" w:rsidDel="00443906">
          <w:delText xml:space="preserve"> (ABPA)</w:delText>
        </w:r>
      </w:del>
    </w:p>
    <w:p w14:paraId="47E31D8E" w14:textId="00B60C27" w:rsidR="004170FA" w:rsidRPr="00F55018" w:rsidRDefault="004170FA" w:rsidP="004170FA">
      <w:r w:rsidRPr="00F55018">
        <w:lastRenderedPageBreak/>
        <w:t>A</w:t>
      </w:r>
      <w:ins w:id="963" w:author="Geri Burgert" w:date="2026-02-01T14:36:00Z" w16du:dateUtc="2026-02-01T19:36:00Z">
        <w:r w:rsidR="00443906" w:rsidRPr="00F55018">
          <w:t xml:space="preserve">llergic bronchopulmonary aspergillosis </w:t>
        </w:r>
      </w:ins>
      <w:del w:id="964" w:author="Geri Burgert" w:date="2026-02-01T14:36:00Z" w16du:dateUtc="2026-02-01T19:36:00Z">
        <w:r w:rsidRPr="00F55018" w:rsidDel="00443906">
          <w:delText xml:space="preserve">BPA </w:delText>
        </w:r>
      </w:del>
      <w:r w:rsidRPr="00F55018">
        <w:t xml:space="preserve">is a chronic inflammatory lung disease driven by hypersensitivity to </w:t>
      </w:r>
      <w:r w:rsidRPr="00F55018">
        <w:rPr>
          <w:i/>
          <w:iCs/>
          <w:rPrChange w:id="965" w:author="Geri Burgert" w:date="2026-02-02T17:12:00Z" w16du:dateUtc="2026-02-02T22:12:00Z">
            <w:rPr/>
          </w:rPrChange>
        </w:rPr>
        <w:t>Aspergillus fumigatus</w:t>
      </w:r>
      <w:r w:rsidRPr="00F55018">
        <w:t>, characterized by mucus plugging, impaired mucociliary clearance, and progressive lung damage</w:t>
      </w:r>
      <w:ins w:id="966" w:author="Geri Burgert" w:date="2026-02-01T15:05:00Z" w16du:dateUtc="2026-02-01T20:05:00Z">
        <w:r w:rsidR="001C2C8A" w:rsidRPr="00F55018">
          <w:t>.</w:t>
        </w:r>
      </w:ins>
      <w:del w:id="967" w:author="Geri Burgert" w:date="2026-02-01T15:05:00Z" w16du:dateUtc="2026-02-01T20:05:00Z">
        <w:r w:rsidRPr="00F55018" w:rsidDel="001C2C8A">
          <w:rPr>
            <w:vertAlign w:val="superscript"/>
            <w:rPrChange w:id="968" w:author="Geri Burgert" w:date="2026-02-02T17:12:00Z" w16du:dateUtc="2026-02-02T22:12:00Z">
              <w:rPr/>
            </w:rPrChange>
          </w:rPr>
          <w:delText xml:space="preserve"> (</w:delText>
        </w:r>
      </w:del>
      <w:ins w:id="969" w:author="Geri Burgert" w:date="2026-02-02T15:06:00Z" w16du:dateUtc="2026-02-02T20:06:00Z">
        <w:r w:rsidR="0034052B" w:rsidRPr="00F55018">
          <w:rPr>
            <w:vertAlign w:val="superscript"/>
          </w:rPr>
          <w:t>61</w:t>
        </w:r>
      </w:ins>
      <w:del w:id="970" w:author="Geri Burgert" w:date="2026-02-02T15:06:00Z" w16du:dateUtc="2026-02-02T20:06:00Z">
        <w:r w:rsidRPr="00F55018" w:rsidDel="0034052B">
          <w:rPr>
            <w:vertAlign w:val="superscript"/>
            <w:rPrChange w:id="971" w:author="Geri Burgert" w:date="2026-02-02T17:12:00Z" w16du:dateUtc="2026-02-02T22:12:00Z">
              <w:rPr/>
            </w:rPrChange>
          </w:rPr>
          <w:delText>53</w:delText>
        </w:r>
      </w:del>
      <w:del w:id="972" w:author="Geri Burgert" w:date="2026-02-01T15:05:00Z" w16du:dateUtc="2026-02-01T20:05:00Z">
        <w:r w:rsidRPr="00F55018" w:rsidDel="001C2C8A">
          <w:delText>).</w:delText>
        </w:r>
      </w:del>
      <w:r w:rsidRPr="00F55018">
        <w:t xml:space="preserve"> It affects 1</w:t>
      </w:r>
      <w:ins w:id="973" w:author="Geri Burgert" w:date="2026-02-01T15:05:00Z" w16du:dateUtc="2026-02-01T20:05:00Z">
        <w:r w:rsidR="001C2C8A" w:rsidRPr="00F55018">
          <w:t xml:space="preserve">% to </w:t>
        </w:r>
      </w:ins>
      <w:del w:id="974" w:author="Geri Burgert" w:date="2026-02-01T15:05:00Z" w16du:dateUtc="2026-02-01T20:05:00Z">
        <w:r w:rsidRPr="00F55018" w:rsidDel="001C2C8A">
          <w:delText>-</w:delText>
        </w:r>
      </w:del>
      <w:r w:rsidRPr="00F55018">
        <w:t xml:space="preserve">2% of </w:t>
      </w:r>
      <w:ins w:id="975" w:author="Geri Burgert" w:date="2026-02-01T15:05:00Z" w16du:dateUtc="2026-02-01T20:05:00Z">
        <w:r w:rsidR="001C2C8A" w:rsidRPr="00F55018">
          <w:t xml:space="preserve">patients with </w:t>
        </w:r>
      </w:ins>
      <w:r w:rsidRPr="00F55018">
        <w:t>asthma</w:t>
      </w:r>
      <w:del w:id="976" w:author="Geri Burgert" w:date="2026-02-01T15:05:00Z" w16du:dateUtc="2026-02-01T20:05:00Z">
        <w:r w:rsidRPr="00F55018" w:rsidDel="001C2C8A">
          <w:delText xml:space="preserve"> patients</w:delText>
        </w:r>
      </w:del>
      <w:r w:rsidRPr="00F55018">
        <w:t>, 7</w:t>
      </w:r>
      <w:ins w:id="977" w:author="Geri Burgert" w:date="2026-02-01T15:05:00Z" w16du:dateUtc="2026-02-01T20:05:00Z">
        <w:r w:rsidR="001C2C8A" w:rsidRPr="00F55018">
          <w:t xml:space="preserve">% to </w:t>
        </w:r>
      </w:ins>
      <w:del w:id="978" w:author="Geri Burgert" w:date="2026-02-01T15:05:00Z" w16du:dateUtc="2026-02-01T20:05:00Z">
        <w:r w:rsidRPr="00F55018" w:rsidDel="001C2C8A">
          <w:delText>-</w:delText>
        </w:r>
      </w:del>
      <w:r w:rsidRPr="00F55018">
        <w:t xml:space="preserve">10% of those with cystic fibrosis, and rarely </w:t>
      </w:r>
      <w:ins w:id="979" w:author="Geri Burgert" w:date="2026-02-01T15:06:00Z" w16du:dateUtc="2026-02-01T20:06:00Z">
        <w:r w:rsidR="001C2C8A" w:rsidRPr="00F55018">
          <w:t xml:space="preserve">those with </w:t>
        </w:r>
      </w:ins>
      <w:r w:rsidRPr="00F55018">
        <w:t>COPD</w:t>
      </w:r>
      <w:ins w:id="980" w:author="Geri Burgert" w:date="2026-02-01T15:06:00Z" w16du:dateUtc="2026-02-01T20:06:00Z">
        <w:r w:rsidR="001C2C8A" w:rsidRPr="00F55018">
          <w:t>.</w:t>
        </w:r>
      </w:ins>
      <w:del w:id="981" w:author="Geri Burgert" w:date="2026-02-01T15:06:00Z" w16du:dateUtc="2026-02-01T20:06:00Z">
        <w:r w:rsidRPr="00F55018" w:rsidDel="001C2C8A">
          <w:rPr>
            <w:vertAlign w:val="superscript"/>
            <w:rPrChange w:id="982" w:author="Geri Burgert" w:date="2026-02-02T17:12:00Z" w16du:dateUtc="2026-02-02T22:12:00Z">
              <w:rPr/>
            </w:rPrChange>
          </w:rPr>
          <w:delText xml:space="preserve"> (</w:delText>
        </w:r>
      </w:del>
      <w:ins w:id="983" w:author="Geri Burgert" w:date="2026-02-02T15:06:00Z" w16du:dateUtc="2026-02-02T20:06:00Z">
        <w:r w:rsidR="0034052B" w:rsidRPr="00F55018">
          <w:rPr>
            <w:vertAlign w:val="superscript"/>
          </w:rPr>
          <w:t>62</w:t>
        </w:r>
      </w:ins>
      <w:del w:id="984" w:author="Geri Burgert" w:date="2026-02-02T15:06:00Z" w16du:dateUtc="2026-02-02T20:06:00Z">
        <w:r w:rsidRPr="00F55018" w:rsidDel="0034052B">
          <w:rPr>
            <w:vertAlign w:val="superscript"/>
            <w:rPrChange w:id="985" w:author="Geri Burgert" w:date="2026-02-02T17:12:00Z" w16du:dateUtc="2026-02-02T22:12:00Z">
              <w:rPr/>
            </w:rPrChange>
          </w:rPr>
          <w:delText>54</w:delText>
        </w:r>
      </w:del>
      <w:del w:id="986" w:author="Geri Burgert" w:date="2026-02-01T15:06:00Z" w16du:dateUtc="2026-02-01T20:06:00Z">
        <w:r w:rsidRPr="00F55018" w:rsidDel="001C2C8A">
          <w:delText>).</w:delText>
        </w:r>
      </w:del>
      <w:r w:rsidRPr="00F55018">
        <w:t xml:space="preserve"> Symptoms include cough, dyspnea, brownish sputum, and rhinosinusitis</w:t>
      </w:r>
      <w:ins w:id="987" w:author="Geri Burgert" w:date="2026-02-01T15:06:00Z" w16du:dateUtc="2026-02-01T20:06:00Z">
        <w:r w:rsidR="003945F3" w:rsidRPr="00F55018">
          <w:t>.</w:t>
        </w:r>
      </w:ins>
      <w:del w:id="988" w:author="Geri Burgert" w:date="2026-02-01T15:06:00Z" w16du:dateUtc="2026-02-01T20:06:00Z">
        <w:r w:rsidRPr="00F55018" w:rsidDel="003945F3">
          <w:rPr>
            <w:vertAlign w:val="superscript"/>
            <w:rPrChange w:id="989" w:author="Geri Burgert" w:date="2026-02-02T17:12:00Z" w16du:dateUtc="2026-02-02T22:12:00Z">
              <w:rPr/>
            </w:rPrChange>
          </w:rPr>
          <w:delText xml:space="preserve"> (</w:delText>
        </w:r>
      </w:del>
      <w:ins w:id="990" w:author="Geri Burgert" w:date="2026-02-02T15:06:00Z" w16du:dateUtc="2026-02-02T20:06:00Z">
        <w:r w:rsidR="00B02B1C" w:rsidRPr="00F55018">
          <w:rPr>
            <w:vertAlign w:val="superscript"/>
          </w:rPr>
          <w:t>63</w:t>
        </w:r>
      </w:ins>
      <w:del w:id="991" w:author="Geri Burgert" w:date="2026-02-02T15:06:00Z" w16du:dateUtc="2026-02-02T20:06:00Z">
        <w:r w:rsidRPr="00F55018" w:rsidDel="00B02B1C">
          <w:rPr>
            <w:vertAlign w:val="superscript"/>
            <w:rPrChange w:id="992" w:author="Geri Burgert" w:date="2026-02-02T17:12:00Z" w16du:dateUtc="2026-02-02T22:12:00Z">
              <w:rPr/>
            </w:rPrChange>
          </w:rPr>
          <w:delText>55</w:delText>
        </w:r>
      </w:del>
      <w:del w:id="993" w:author="Geri Burgert" w:date="2026-02-01T15:06:00Z" w16du:dateUtc="2026-02-01T20:06:00Z">
        <w:r w:rsidRPr="00F55018" w:rsidDel="003945F3">
          <w:delText>).</w:delText>
        </w:r>
      </w:del>
      <w:r w:rsidRPr="00F55018">
        <w:t xml:space="preserve"> High-resolution </w:t>
      </w:r>
      <w:ins w:id="994" w:author="Geri Burgert" w:date="2026-02-01T15:06:00Z" w16du:dateUtc="2026-02-01T20:06:00Z">
        <w:r w:rsidR="003945F3" w:rsidRPr="00F55018">
          <w:t>computed tomography (</w:t>
        </w:r>
      </w:ins>
      <w:r w:rsidRPr="00F55018">
        <w:t>CT</w:t>
      </w:r>
      <w:ins w:id="995" w:author="Geri Burgert" w:date="2026-02-01T15:06:00Z" w16du:dateUtc="2026-02-01T20:06:00Z">
        <w:r w:rsidR="003945F3" w:rsidRPr="00F55018">
          <w:t>)</w:t>
        </w:r>
      </w:ins>
      <w:r w:rsidRPr="00F55018">
        <w:t xml:space="preserve"> typically demonstrates cylindrical bronchiectasis and mucus impaction. Diagnostic features include blood eosinophils </w:t>
      </w:r>
      <w:ins w:id="996" w:author="Geri Burgert" w:date="2026-02-01T15:07:00Z" w16du:dateUtc="2026-02-01T20:07:00Z">
        <w:r w:rsidR="00E27EF6" w:rsidRPr="00F55018">
          <w:t xml:space="preserve">greater than </w:t>
        </w:r>
      </w:ins>
      <w:del w:id="997" w:author="Geri Burgert" w:date="2026-02-01T15:07:00Z" w16du:dateUtc="2026-02-01T20:07:00Z">
        <w:r w:rsidRPr="00F55018" w:rsidDel="00E27EF6">
          <w:delText>&gt;</w:delText>
        </w:r>
      </w:del>
      <w:r w:rsidRPr="00F55018">
        <w:t xml:space="preserve">1,000/μL, elevated total IgE, and </w:t>
      </w:r>
      <w:r w:rsidRPr="00F55018">
        <w:rPr>
          <w:i/>
          <w:iCs/>
          <w:rPrChange w:id="998" w:author="Geri Burgert" w:date="2026-02-02T17:12:00Z" w16du:dateUtc="2026-02-02T22:12:00Z">
            <w:rPr/>
          </w:rPrChange>
        </w:rPr>
        <w:t>A</w:t>
      </w:r>
      <w:del w:id="999" w:author="Geri Burgert" w:date="2026-02-01T15:07:00Z" w16du:dateUtc="2026-02-01T20:07:00Z">
        <w:r w:rsidRPr="00F55018" w:rsidDel="00E27EF6">
          <w:rPr>
            <w:i/>
            <w:iCs/>
            <w:rPrChange w:id="1000" w:author="Geri Burgert" w:date="2026-02-02T17:12:00Z" w16du:dateUtc="2026-02-02T22:12:00Z">
              <w:rPr/>
            </w:rPrChange>
          </w:rPr>
          <w:delText>.</w:delText>
        </w:r>
      </w:del>
      <w:r w:rsidRPr="00F55018">
        <w:rPr>
          <w:i/>
          <w:iCs/>
          <w:rPrChange w:id="1001" w:author="Geri Burgert" w:date="2026-02-02T17:12:00Z" w16du:dateUtc="2026-02-02T22:12:00Z">
            <w:rPr/>
          </w:rPrChange>
        </w:rPr>
        <w:t xml:space="preserve"> fumigatus</w:t>
      </w:r>
      <w:r w:rsidRPr="00F55018">
        <w:t>-specific IgE or skin test positivity</w:t>
      </w:r>
      <w:ins w:id="1002" w:author="Geri Burgert" w:date="2026-02-01T15:07:00Z" w16du:dateUtc="2026-02-01T20:07:00Z">
        <w:r w:rsidR="00E27EF6" w:rsidRPr="00F55018">
          <w:t>.</w:t>
        </w:r>
      </w:ins>
      <w:del w:id="1003" w:author="Geri Burgert" w:date="2026-02-01T15:07:00Z" w16du:dateUtc="2026-02-01T20:07:00Z">
        <w:r w:rsidRPr="00F55018" w:rsidDel="00E27EF6">
          <w:rPr>
            <w:vertAlign w:val="superscript"/>
            <w:rPrChange w:id="1004" w:author="Geri Burgert" w:date="2026-02-02T17:12:00Z" w16du:dateUtc="2026-02-02T22:12:00Z">
              <w:rPr/>
            </w:rPrChange>
          </w:rPr>
          <w:delText xml:space="preserve"> (</w:delText>
        </w:r>
      </w:del>
      <w:ins w:id="1005" w:author="Geri Burgert" w:date="2026-02-02T15:06:00Z" w16du:dateUtc="2026-02-02T20:06:00Z">
        <w:r w:rsidR="003F3199" w:rsidRPr="00F55018">
          <w:rPr>
            <w:vertAlign w:val="superscript"/>
          </w:rPr>
          <w:t>64</w:t>
        </w:r>
      </w:ins>
      <w:del w:id="1006" w:author="Geri Burgert" w:date="2026-02-02T15:06:00Z" w16du:dateUtc="2026-02-02T20:06:00Z">
        <w:r w:rsidRPr="00F55018" w:rsidDel="003F3199">
          <w:rPr>
            <w:vertAlign w:val="superscript"/>
            <w:rPrChange w:id="1007" w:author="Geri Burgert" w:date="2026-02-02T17:12:00Z" w16du:dateUtc="2026-02-02T22:12:00Z">
              <w:rPr/>
            </w:rPrChange>
          </w:rPr>
          <w:delText>56</w:delText>
        </w:r>
      </w:del>
      <w:del w:id="1008" w:author="Geri Burgert" w:date="2026-02-01T15:07:00Z" w16du:dateUtc="2026-02-01T20:07:00Z">
        <w:r w:rsidRPr="00F55018" w:rsidDel="00E27EF6">
          <w:delText>).</w:delText>
        </w:r>
      </w:del>
      <w:r w:rsidRPr="00F55018">
        <w:t xml:space="preserve"> Updated International Society for Human and Animal Mycology criteria require asthma, </w:t>
      </w:r>
      <w:r w:rsidRPr="00F55018">
        <w:rPr>
          <w:i/>
          <w:iCs/>
          <w:rPrChange w:id="1009" w:author="Geri Burgert" w:date="2026-02-02T17:12:00Z" w16du:dateUtc="2026-02-02T22:12:00Z">
            <w:rPr/>
          </w:rPrChange>
        </w:rPr>
        <w:t>A</w:t>
      </w:r>
      <w:del w:id="1010" w:author="Geri Burgert" w:date="2026-02-01T15:07:00Z" w16du:dateUtc="2026-02-01T20:07:00Z">
        <w:r w:rsidRPr="00F55018" w:rsidDel="00D33FE3">
          <w:rPr>
            <w:i/>
            <w:iCs/>
            <w:rPrChange w:id="1011" w:author="Geri Burgert" w:date="2026-02-02T17:12:00Z" w16du:dateUtc="2026-02-02T22:12:00Z">
              <w:rPr/>
            </w:rPrChange>
          </w:rPr>
          <w:delText>.</w:delText>
        </w:r>
      </w:del>
      <w:r w:rsidRPr="00F55018">
        <w:rPr>
          <w:i/>
          <w:iCs/>
          <w:rPrChange w:id="1012" w:author="Geri Burgert" w:date="2026-02-02T17:12:00Z" w16du:dateUtc="2026-02-02T22:12:00Z">
            <w:rPr/>
          </w:rPrChange>
        </w:rPr>
        <w:t xml:space="preserve"> fumigatus</w:t>
      </w:r>
      <w:r w:rsidRPr="00F55018">
        <w:t xml:space="preserve">-specific IgE </w:t>
      </w:r>
      <w:ins w:id="1013" w:author="Geri Burgert" w:date="2026-02-01T15:07:00Z" w16du:dateUtc="2026-02-01T20:07:00Z">
        <w:r w:rsidR="00D33FE3" w:rsidRPr="00F55018">
          <w:t xml:space="preserve">greater than </w:t>
        </w:r>
      </w:ins>
      <w:del w:id="1014" w:author="Geri Burgert" w:date="2026-02-01T15:07:00Z" w16du:dateUtc="2026-02-01T20:07:00Z">
        <w:r w:rsidRPr="00F55018" w:rsidDel="00D33FE3">
          <w:delText>&gt;</w:delText>
        </w:r>
      </w:del>
      <w:r w:rsidRPr="00F55018">
        <w:t xml:space="preserve">0.35 kUA/L, total IgE </w:t>
      </w:r>
      <w:ins w:id="1015" w:author="Geri Burgert" w:date="2026-02-01T15:07:00Z" w16du:dateUtc="2026-02-01T20:07:00Z">
        <w:r w:rsidR="00D33FE3" w:rsidRPr="00F55018">
          <w:t xml:space="preserve">greater than </w:t>
        </w:r>
      </w:ins>
      <w:del w:id="1016" w:author="Geri Burgert" w:date="2026-02-01T15:07:00Z" w16du:dateUtc="2026-02-01T20:07:00Z">
        <w:r w:rsidRPr="00F55018" w:rsidDel="00D33FE3">
          <w:delText>&gt;</w:delText>
        </w:r>
      </w:del>
      <w:r w:rsidRPr="00F55018">
        <w:t xml:space="preserve">500 IU/mL, and </w:t>
      </w:r>
      <w:ins w:id="1017" w:author="Geri Burgert" w:date="2026-02-01T15:08:00Z" w16du:dateUtc="2026-02-01T20:08:00Z">
        <w:r w:rsidR="00D33FE3" w:rsidRPr="00F55018">
          <w:t>two or more</w:t>
        </w:r>
      </w:ins>
      <w:del w:id="1018" w:author="Geri Burgert" w:date="2026-02-01T15:07:00Z" w16du:dateUtc="2026-02-01T20:07:00Z">
        <w:r w:rsidRPr="00F55018" w:rsidDel="00D33FE3">
          <w:delText>≥2</w:delText>
        </w:r>
      </w:del>
      <w:r w:rsidRPr="00F55018">
        <w:t xml:space="preserve"> supportive features including bronchiectasis or eosinophilia</w:t>
      </w:r>
      <w:ins w:id="1019" w:author="Geri Burgert" w:date="2026-02-01T15:08:00Z" w16du:dateUtc="2026-02-01T20:08:00Z">
        <w:r w:rsidR="00D33FE3" w:rsidRPr="00F55018">
          <w:t>.</w:t>
        </w:r>
      </w:ins>
      <w:del w:id="1020" w:author="Geri Burgert" w:date="2026-02-01T15:08:00Z" w16du:dateUtc="2026-02-01T20:08:00Z">
        <w:r w:rsidRPr="00F55018" w:rsidDel="00D33FE3">
          <w:rPr>
            <w:vertAlign w:val="superscript"/>
            <w:rPrChange w:id="1021" w:author="Geri Burgert" w:date="2026-02-02T17:12:00Z" w16du:dateUtc="2026-02-02T22:12:00Z">
              <w:rPr/>
            </w:rPrChange>
          </w:rPr>
          <w:delText xml:space="preserve"> (</w:delText>
        </w:r>
      </w:del>
      <w:ins w:id="1022" w:author="Geri Burgert" w:date="2026-02-02T15:06:00Z" w16du:dateUtc="2026-02-02T20:06:00Z">
        <w:r w:rsidR="00F57654" w:rsidRPr="00F55018">
          <w:rPr>
            <w:vertAlign w:val="superscript"/>
          </w:rPr>
          <w:t>6</w:t>
        </w:r>
      </w:ins>
      <w:ins w:id="1023" w:author="Geri Burgert" w:date="2026-02-02T15:07:00Z" w16du:dateUtc="2026-02-02T20:07:00Z">
        <w:r w:rsidR="00F57654" w:rsidRPr="00F55018">
          <w:rPr>
            <w:vertAlign w:val="superscript"/>
          </w:rPr>
          <w:t>5</w:t>
        </w:r>
      </w:ins>
      <w:del w:id="1024" w:author="Geri Burgert" w:date="2026-02-02T15:06:00Z" w16du:dateUtc="2026-02-02T20:06:00Z">
        <w:r w:rsidRPr="00F55018" w:rsidDel="00F57654">
          <w:rPr>
            <w:vertAlign w:val="superscript"/>
            <w:rPrChange w:id="1025" w:author="Geri Burgert" w:date="2026-02-02T17:12:00Z" w16du:dateUtc="2026-02-02T22:12:00Z">
              <w:rPr/>
            </w:rPrChange>
          </w:rPr>
          <w:delText>57</w:delText>
        </w:r>
      </w:del>
      <w:del w:id="1026" w:author="Geri Burgert" w:date="2026-02-01T15:08:00Z" w16du:dateUtc="2026-02-01T20:08:00Z">
        <w:r w:rsidRPr="00F55018" w:rsidDel="00D33FE3">
          <w:delText>).</w:delText>
        </w:r>
      </w:del>
      <w:r w:rsidRPr="00F55018">
        <w:t xml:space="preserve"> Treatment centers on systemic corticosteroids, optimized asthma therapy, and often prolonged itraconazole</w:t>
      </w:r>
      <w:ins w:id="1027" w:author="Geri Burgert" w:date="2026-02-01T15:08:00Z" w16du:dateUtc="2026-02-01T20:08:00Z">
        <w:r w:rsidR="00D33FE3" w:rsidRPr="00F55018">
          <w:t>.</w:t>
        </w:r>
      </w:ins>
      <w:del w:id="1028" w:author="Geri Burgert" w:date="2026-02-01T15:08:00Z" w16du:dateUtc="2026-02-01T20:08:00Z">
        <w:r w:rsidRPr="00F55018" w:rsidDel="00D33FE3">
          <w:rPr>
            <w:vertAlign w:val="superscript"/>
            <w:rPrChange w:id="1029" w:author="Geri Burgert" w:date="2026-02-02T17:12:00Z" w16du:dateUtc="2026-02-02T22:12:00Z">
              <w:rPr/>
            </w:rPrChange>
          </w:rPr>
          <w:delText xml:space="preserve"> (</w:delText>
        </w:r>
      </w:del>
      <w:ins w:id="1030" w:author="Geri Burgert" w:date="2026-02-02T15:07:00Z" w16du:dateUtc="2026-02-02T20:07:00Z">
        <w:r w:rsidR="009C2EED" w:rsidRPr="00F55018">
          <w:rPr>
            <w:vertAlign w:val="superscript"/>
          </w:rPr>
          <w:t>66</w:t>
        </w:r>
      </w:ins>
      <w:del w:id="1031" w:author="Geri Burgert" w:date="2026-02-02T15:07:00Z" w16du:dateUtc="2026-02-02T20:07:00Z">
        <w:r w:rsidRPr="00F55018" w:rsidDel="009C2EED">
          <w:rPr>
            <w:vertAlign w:val="superscript"/>
            <w:rPrChange w:id="1032" w:author="Geri Burgert" w:date="2026-02-02T17:12:00Z" w16du:dateUtc="2026-02-02T22:12:00Z">
              <w:rPr/>
            </w:rPrChange>
          </w:rPr>
          <w:delText>58</w:delText>
        </w:r>
      </w:del>
      <w:del w:id="1033" w:author="Geri Burgert" w:date="2026-02-01T15:08:00Z" w16du:dateUtc="2026-02-01T20:08:00Z">
        <w:r w:rsidRPr="00F55018" w:rsidDel="00D33FE3">
          <w:delText>),</w:delText>
        </w:r>
      </w:del>
      <w:r w:rsidRPr="00F55018">
        <w:t xml:space="preserve"> </w:t>
      </w:r>
      <w:ins w:id="1034" w:author="Geri Burgert" w:date="2026-02-01T15:08:00Z" w16du:dateUtc="2026-02-01T20:08:00Z">
        <w:r w:rsidR="00D33FE3" w:rsidRPr="00F55018">
          <w:t>E</w:t>
        </w:r>
      </w:ins>
      <w:del w:id="1035" w:author="Geri Burgert" w:date="2026-02-01T15:08:00Z" w16du:dateUtc="2026-02-01T20:08:00Z">
        <w:r w:rsidRPr="00F55018" w:rsidDel="00D33FE3">
          <w:delText>with e</w:delText>
        </w:r>
      </w:del>
      <w:r w:rsidRPr="00F55018">
        <w:t>merging evidence support</w:t>
      </w:r>
      <w:ins w:id="1036" w:author="Geri Burgert" w:date="2026-02-01T15:08:00Z" w16du:dateUtc="2026-02-01T20:08:00Z">
        <w:r w:rsidR="00D33FE3" w:rsidRPr="00F55018">
          <w:t>s</w:t>
        </w:r>
      </w:ins>
      <w:del w:id="1037" w:author="Geri Burgert" w:date="2026-02-01T15:08:00Z" w16du:dateUtc="2026-02-01T20:08:00Z">
        <w:r w:rsidRPr="00F55018" w:rsidDel="00D33FE3">
          <w:delText>ing</w:delText>
        </w:r>
      </w:del>
      <w:r w:rsidRPr="00F55018">
        <w:t xml:space="preserve"> the use of biologics targeting T2 inflammation in select patients</w:t>
      </w:r>
      <w:ins w:id="1038" w:author="Geri Burgert" w:date="2026-02-01T15:08:00Z" w16du:dateUtc="2026-02-01T20:08:00Z">
        <w:r w:rsidR="00D33FE3" w:rsidRPr="00F55018">
          <w:t>.</w:t>
        </w:r>
      </w:ins>
      <w:del w:id="1039" w:author="Geri Burgert" w:date="2026-02-01T15:08:00Z" w16du:dateUtc="2026-02-01T20:08:00Z">
        <w:r w:rsidRPr="00F55018" w:rsidDel="00D33FE3">
          <w:rPr>
            <w:vertAlign w:val="superscript"/>
            <w:rPrChange w:id="1040" w:author="Geri Burgert" w:date="2026-02-02T17:12:00Z" w16du:dateUtc="2026-02-02T22:12:00Z">
              <w:rPr/>
            </w:rPrChange>
          </w:rPr>
          <w:delText xml:space="preserve"> (</w:delText>
        </w:r>
      </w:del>
      <w:ins w:id="1041" w:author="Geri Burgert" w:date="2026-02-02T15:07:00Z" w16du:dateUtc="2026-02-02T20:07:00Z">
        <w:r w:rsidR="003B509D" w:rsidRPr="00F55018">
          <w:rPr>
            <w:vertAlign w:val="superscript"/>
          </w:rPr>
          <w:t>67</w:t>
        </w:r>
      </w:ins>
      <w:del w:id="1042" w:author="Geri Burgert" w:date="2026-02-02T15:07:00Z" w16du:dateUtc="2026-02-02T20:07:00Z">
        <w:r w:rsidRPr="00F55018" w:rsidDel="003B509D">
          <w:rPr>
            <w:vertAlign w:val="superscript"/>
            <w:rPrChange w:id="1043" w:author="Geri Burgert" w:date="2026-02-02T17:12:00Z" w16du:dateUtc="2026-02-02T22:12:00Z">
              <w:rPr/>
            </w:rPrChange>
          </w:rPr>
          <w:delText>59</w:delText>
        </w:r>
      </w:del>
      <w:del w:id="1044" w:author="Geri Burgert" w:date="2026-02-01T15:08:00Z" w16du:dateUtc="2026-02-01T20:08:00Z">
        <w:r w:rsidRPr="00F55018" w:rsidDel="00D33FE3">
          <w:delText>).</w:delText>
        </w:r>
      </w:del>
    </w:p>
    <w:p w14:paraId="6EF1B2F7" w14:textId="23380E9C" w:rsidR="004170FA" w:rsidRPr="00F55018" w:rsidRDefault="00F00540" w:rsidP="004170FA">
      <w:ins w:id="1045" w:author="Geri Burgert" w:date="2026-02-01T15:08:00Z" w16du:dateUtc="2026-02-01T20:08:00Z">
        <w:r w:rsidRPr="00F55018">
          <w:t>&lt;H2&gt;</w:t>
        </w:r>
      </w:ins>
      <w:r w:rsidR="004170FA" w:rsidRPr="00F55018">
        <w:t xml:space="preserve">Eosinophilic </w:t>
      </w:r>
      <w:ins w:id="1046" w:author="Geri Burgert" w:date="2026-02-01T15:08:00Z" w16du:dateUtc="2026-02-01T20:08:00Z">
        <w:r w:rsidRPr="00F55018">
          <w:t>b</w:t>
        </w:r>
      </w:ins>
      <w:del w:id="1047" w:author="Geri Burgert" w:date="2026-02-01T15:08:00Z" w16du:dateUtc="2026-02-01T20:08:00Z">
        <w:r w:rsidR="004170FA" w:rsidRPr="00F55018" w:rsidDel="00F00540">
          <w:delText>B</w:delText>
        </w:r>
      </w:del>
      <w:r w:rsidR="004170FA" w:rsidRPr="00F55018">
        <w:t>ronchitis</w:t>
      </w:r>
    </w:p>
    <w:p w14:paraId="496B9A87" w14:textId="4DDC47E6" w:rsidR="004170FA" w:rsidRPr="00F55018" w:rsidRDefault="004170FA" w:rsidP="004170FA">
      <w:r w:rsidRPr="00F55018">
        <w:t>Non-asthmatic eosinophilic bronchitis is characterized by eosinophilic airway inflammation with increased sputum eosinophils but without variable airflow obstruction or airway hyperresponsiveness</w:t>
      </w:r>
      <w:ins w:id="1048" w:author="Geri Burgert" w:date="2026-02-01T15:08:00Z" w16du:dateUtc="2026-02-01T20:08:00Z">
        <w:r w:rsidR="00596CC7" w:rsidRPr="00F55018">
          <w:t>.</w:t>
        </w:r>
      </w:ins>
      <w:del w:id="1049" w:author="Geri Burgert" w:date="2026-02-01T15:08:00Z" w16du:dateUtc="2026-02-01T20:08:00Z">
        <w:r w:rsidRPr="00F55018" w:rsidDel="00596CC7">
          <w:rPr>
            <w:vertAlign w:val="superscript"/>
            <w:rPrChange w:id="1050" w:author="Geri Burgert" w:date="2026-02-02T17:12:00Z" w16du:dateUtc="2026-02-02T22:12:00Z">
              <w:rPr/>
            </w:rPrChange>
          </w:rPr>
          <w:delText xml:space="preserve"> (</w:delText>
        </w:r>
      </w:del>
      <w:ins w:id="1051" w:author="Geri Burgert" w:date="2026-02-02T15:07:00Z" w16du:dateUtc="2026-02-02T20:07:00Z">
        <w:r w:rsidR="00526FF1" w:rsidRPr="00F55018">
          <w:rPr>
            <w:vertAlign w:val="superscript"/>
          </w:rPr>
          <w:t>68</w:t>
        </w:r>
      </w:ins>
      <w:del w:id="1052" w:author="Geri Burgert" w:date="2026-02-02T15:07:00Z" w16du:dateUtc="2026-02-02T20:07:00Z">
        <w:r w:rsidRPr="00F55018" w:rsidDel="00526FF1">
          <w:rPr>
            <w:vertAlign w:val="superscript"/>
            <w:rPrChange w:id="1053" w:author="Geri Burgert" w:date="2026-02-02T17:12:00Z" w16du:dateUtc="2026-02-02T22:12:00Z">
              <w:rPr/>
            </w:rPrChange>
          </w:rPr>
          <w:delText>60</w:delText>
        </w:r>
      </w:del>
      <w:del w:id="1054" w:author="Geri Burgert" w:date="2026-02-01T15:08:00Z" w16du:dateUtc="2026-02-01T20:08:00Z">
        <w:r w:rsidRPr="00F55018" w:rsidDel="00596CC7">
          <w:delText>).</w:delText>
        </w:r>
      </w:del>
      <w:r w:rsidRPr="00F55018">
        <w:t xml:space="preserve"> Chronic nonproductive cough is the predominant symptom</w:t>
      </w:r>
      <w:ins w:id="1055" w:author="Geri Burgert" w:date="2026-02-01T15:09:00Z" w16du:dateUtc="2026-02-01T20:09:00Z">
        <w:r w:rsidR="00D96638" w:rsidRPr="00F55018">
          <w:t>.</w:t>
        </w:r>
      </w:ins>
      <w:del w:id="1056" w:author="Geri Burgert" w:date="2026-02-01T15:09:00Z" w16du:dateUtc="2026-02-01T20:09:00Z">
        <w:r w:rsidRPr="00F55018" w:rsidDel="00D96638">
          <w:rPr>
            <w:vertAlign w:val="superscript"/>
            <w:rPrChange w:id="1057" w:author="Geri Burgert" w:date="2026-02-02T17:12:00Z" w16du:dateUtc="2026-02-02T22:12:00Z">
              <w:rPr/>
            </w:rPrChange>
          </w:rPr>
          <w:delText xml:space="preserve"> (</w:delText>
        </w:r>
      </w:del>
      <w:ins w:id="1058" w:author="Geri Burgert" w:date="2026-02-02T15:07:00Z" w16du:dateUtc="2026-02-02T20:07:00Z">
        <w:r w:rsidR="00BD0A66" w:rsidRPr="00F55018">
          <w:rPr>
            <w:vertAlign w:val="superscript"/>
          </w:rPr>
          <w:t>69</w:t>
        </w:r>
      </w:ins>
      <w:del w:id="1059" w:author="Geri Burgert" w:date="2026-02-02T15:07:00Z" w16du:dateUtc="2026-02-02T20:07:00Z">
        <w:r w:rsidRPr="00F55018" w:rsidDel="00BD0A66">
          <w:rPr>
            <w:vertAlign w:val="superscript"/>
            <w:rPrChange w:id="1060" w:author="Geri Burgert" w:date="2026-02-02T17:12:00Z" w16du:dateUtc="2026-02-02T22:12:00Z">
              <w:rPr/>
            </w:rPrChange>
          </w:rPr>
          <w:delText>61</w:delText>
        </w:r>
      </w:del>
      <w:del w:id="1061" w:author="Geri Burgert" w:date="2026-02-01T15:09:00Z" w16du:dateUtc="2026-02-01T20:09:00Z">
        <w:r w:rsidRPr="00F55018" w:rsidDel="00D96638">
          <w:delText>).</w:delText>
        </w:r>
      </w:del>
      <w:r w:rsidRPr="00F55018">
        <w:t xml:space="preserve"> Although definitive diagnosis requires airway biopsy, empiric treatment with inhaled corticosteroids is usually effective and biopsy is rarely required</w:t>
      </w:r>
      <w:ins w:id="1062" w:author="Geri Burgert" w:date="2026-02-01T15:09:00Z" w16du:dateUtc="2026-02-01T20:09:00Z">
        <w:r w:rsidR="00D96638" w:rsidRPr="00F55018">
          <w:t>.</w:t>
        </w:r>
      </w:ins>
      <w:del w:id="1063" w:author="Geri Burgert" w:date="2026-02-01T15:09:00Z" w16du:dateUtc="2026-02-01T20:09:00Z">
        <w:r w:rsidRPr="00F55018" w:rsidDel="00D96638">
          <w:rPr>
            <w:vertAlign w:val="superscript"/>
            <w:rPrChange w:id="1064" w:author="Geri Burgert" w:date="2026-02-02T17:12:00Z" w16du:dateUtc="2026-02-02T22:12:00Z">
              <w:rPr/>
            </w:rPrChange>
          </w:rPr>
          <w:delText xml:space="preserve"> (</w:delText>
        </w:r>
      </w:del>
      <w:ins w:id="1065" w:author="Geri Burgert" w:date="2026-02-02T15:07:00Z" w16du:dateUtc="2026-02-02T20:07:00Z">
        <w:r w:rsidR="00D23B90" w:rsidRPr="00F55018">
          <w:rPr>
            <w:vertAlign w:val="superscript"/>
          </w:rPr>
          <w:t>70</w:t>
        </w:r>
      </w:ins>
      <w:del w:id="1066" w:author="Geri Burgert" w:date="2026-02-02T15:07:00Z" w16du:dateUtc="2026-02-02T20:07:00Z">
        <w:r w:rsidRPr="00F55018" w:rsidDel="00D23B90">
          <w:rPr>
            <w:vertAlign w:val="superscript"/>
            <w:rPrChange w:id="1067" w:author="Geri Burgert" w:date="2026-02-02T17:12:00Z" w16du:dateUtc="2026-02-02T22:12:00Z">
              <w:rPr/>
            </w:rPrChange>
          </w:rPr>
          <w:delText>62</w:delText>
        </w:r>
      </w:del>
      <w:del w:id="1068" w:author="Geri Burgert" w:date="2026-02-01T15:09:00Z" w16du:dateUtc="2026-02-01T20:09:00Z">
        <w:r w:rsidRPr="00F55018" w:rsidDel="00D96638">
          <w:delText>).</w:delText>
        </w:r>
      </w:del>
      <w:r w:rsidRPr="00F55018">
        <w:t xml:space="preserve"> Long-term outcomes are variable</w:t>
      </w:r>
      <w:ins w:id="1069" w:author="Geri Burgert" w:date="2026-02-01T15:09:00Z" w16du:dateUtc="2026-02-01T20:09:00Z">
        <w:r w:rsidR="00D96638" w:rsidRPr="00F55018">
          <w:t>. A</w:t>
        </w:r>
      </w:ins>
      <w:del w:id="1070" w:author="Geri Burgert" w:date="2026-02-01T15:09:00Z" w16du:dateUtc="2026-02-01T20:09:00Z">
        <w:r w:rsidRPr="00F55018" w:rsidDel="00D96638">
          <w:delText>; a</w:delText>
        </w:r>
      </w:del>
      <w:r w:rsidRPr="00F55018">
        <w:t xml:space="preserve">t </w:t>
      </w:r>
      <w:del w:id="1071" w:author="Geri Burgert" w:date="2026-02-01T15:09:00Z" w16du:dateUtc="2026-02-01T20:09:00Z">
        <w:r w:rsidRPr="00F55018" w:rsidDel="00D96638">
          <w:delText xml:space="preserve">one </w:delText>
        </w:r>
      </w:del>
      <w:ins w:id="1072" w:author="Geri Burgert" w:date="2026-02-01T15:09:00Z" w16du:dateUtc="2026-02-01T20:09:00Z">
        <w:r w:rsidR="00D96638" w:rsidRPr="00F55018">
          <w:t xml:space="preserve">1 </w:t>
        </w:r>
      </w:ins>
      <w:r w:rsidRPr="00F55018">
        <w:t>year, approximately one</w:t>
      </w:r>
      <w:del w:id="1073" w:author="Geri Burgert" w:date="2026-02-01T15:09:00Z" w16du:dateUtc="2026-02-01T20:09:00Z">
        <w:r w:rsidRPr="00F55018" w:rsidDel="00D96638">
          <w:delText>-</w:delText>
        </w:r>
      </w:del>
      <w:ins w:id="1074" w:author="Geri Burgert" w:date="2026-02-01T15:09:00Z" w16du:dateUtc="2026-02-01T20:09:00Z">
        <w:r w:rsidR="00D96638" w:rsidRPr="00F55018">
          <w:t xml:space="preserve"> </w:t>
        </w:r>
      </w:ins>
      <w:r w:rsidRPr="00F55018">
        <w:t>third of patients become asymptomatic</w:t>
      </w:r>
      <w:del w:id="1075" w:author="Geri Burgert" w:date="2026-02-01T15:09:00Z" w16du:dateUtc="2026-02-01T20:09:00Z">
        <w:r w:rsidRPr="00F55018" w:rsidDel="00D96638">
          <w:delText>,</w:delText>
        </w:r>
      </w:del>
      <w:r w:rsidRPr="00F55018">
        <w:t xml:space="preserve"> wh</w:t>
      </w:r>
      <w:ins w:id="1076" w:author="Geri Burgert" w:date="2026-02-01T15:09:00Z" w16du:dateUtc="2026-02-01T20:09:00Z">
        <w:r w:rsidR="00D96638" w:rsidRPr="00F55018">
          <w:t>ereas</w:t>
        </w:r>
      </w:ins>
      <w:del w:id="1077" w:author="Geri Burgert" w:date="2026-02-01T15:09:00Z" w16du:dateUtc="2026-02-01T20:09:00Z">
        <w:r w:rsidRPr="00F55018" w:rsidDel="00D96638">
          <w:delText>ile</w:delText>
        </w:r>
      </w:del>
      <w:r w:rsidRPr="00F55018">
        <w:t xml:space="preserve"> a minority progress to asthma</w:t>
      </w:r>
      <w:ins w:id="1078" w:author="Geri Burgert" w:date="2026-02-01T15:09:00Z" w16du:dateUtc="2026-02-01T20:09:00Z">
        <w:r w:rsidR="00D96638" w:rsidRPr="00F55018">
          <w:t>.</w:t>
        </w:r>
      </w:ins>
      <w:del w:id="1079" w:author="Geri Burgert" w:date="2026-02-01T15:09:00Z" w16du:dateUtc="2026-02-01T20:09:00Z">
        <w:r w:rsidRPr="00F55018" w:rsidDel="00D96638">
          <w:rPr>
            <w:vertAlign w:val="superscript"/>
            <w:rPrChange w:id="1080" w:author="Geri Burgert" w:date="2026-02-02T17:12:00Z" w16du:dateUtc="2026-02-02T22:12:00Z">
              <w:rPr/>
            </w:rPrChange>
          </w:rPr>
          <w:delText xml:space="preserve"> (</w:delText>
        </w:r>
      </w:del>
      <w:ins w:id="1081" w:author="Geri Burgert" w:date="2026-02-02T15:08:00Z" w16du:dateUtc="2026-02-02T20:08:00Z">
        <w:r w:rsidR="00D23B90" w:rsidRPr="00F55018">
          <w:rPr>
            <w:vertAlign w:val="superscript"/>
          </w:rPr>
          <w:t>71</w:t>
        </w:r>
      </w:ins>
      <w:del w:id="1082" w:author="Geri Burgert" w:date="2026-02-02T15:08:00Z" w16du:dateUtc="2026-02-02T20:08:00Z">
        <w:r w:rsidRPr="00F55018" w:rsidDel="00D23B90">
          <w:rPr>
            <w:vertAlign w:val="superscript"/>
            <w:rPrChange w:id="1083" w:author="Geri Burgert" w:date="2026-02-02T17:12:00Z" w16du:dateUtc="2026-02-02T22:12:00Z">
              <w:rPr/>
            </w:rPrChange>
          </w:rPr>
          <w:delText>63</w:delText>
        </w:r>
      </w:del>
      <w:del w:id="1084" w:author="Geri Burgert" w:date="2026-02-01T15:09:00Z" w16du:dateUtc="2026-02-01T20:09:00Z">
        <w:r w:rsidRPr="00F55018" w:rsidDel="00D96638">
          <w:delText>).</w:delText>
        </w:r>
      </w:del>
    </w:p>
    <w:p w14:paraId="4013FCFE" w14:textId="10A0AEEA" w:rsidR="004170FA" w:rsidRPr="00F55018" w:rsidRDefault="00D96638" w:rsidP="004170FA">
      <w:ins w:id="1085" w:author="Geri Burgert" w:date="2026-02-01T15:09:00Z" w16du:dateUtc="2026-02-01T20:09:00Z">
        <w:r w:rsidRPr="00F55018">
          <w:lastRenderedPageBreak/>
          <w:t>&lt;H2&gt;</w:t>
        </w:r>
      </w:ins>
      <w:r w:rsidR="004170FA" w:rsidRPr="00F55018">
        <w:t>Eosinophilic COPD</w:t>
      </w:r>
    </w:p>
    <w:p w14:paraId="59DD6ED8" w14:textId="5B56F2A3" w:rsidR="004170FA" w:rsidRPr="00F55018" w:rsidRDefault="004170FA" w:rsidP="004170FA">
      <w:r w:rsidRPr="00F55018">
        <w:t>C</w:t>
      </w:r>
      <w:ins w:id="1086" w:author="Geri Burgert" w:date="2026-02-01T15:10:00Z" w16du:dateUtc="2026-02-01T20:10:00Z">
        <w:r w:rsidR="00420697" w:rsidRPr="00F55018">
          <w:t xml:space="preserve">hronic obstructive pulmonary disease </w:t>
        </w:r>
      </w:ins>
      <w:del w:id="1087" w:author="Geri Burgert" w:date="2026-02-01T15:10:00Z" w16du:dateUtc="2026-02-01T20:10:00Z">
        <w:r w:rsidRPr="00F55018" w:rsidDel="00420697">
          <w:delText xml:space="preserve">OPD </w:delText>
        </w:r>
      </w:del>
      <w:r w:rsidRPr="00F55018">
        <w:t>is heterogeneous, and an eosinophilic phenotype has emerged as clinically relevant. Blood eosinophil thresholds (&gt;100, &gt;150, or &gt;300 cells/μL) identify patients at higher risk for exacerbations, hospitalizations, worse quality of life, and accelerated disease progression</w:t>
      </w:r>
      <w:ins w:id="1088" w:author="Geri Burgert" w:date="2026-02-01T15:10:00Z" w16du:dateUtc="2026-02-01T20:10:00Z">
        <w:r w:rsidR="00420697" w:rsidRPr="00F55018">
          <w:t>.</w:t>
        </w:r>
      </w:ins>
      <w:del w:id="1089" w:author="Geri Burgert" w:date="2026-02-01T15:10:00Z" w16du:dateUtc="2026-02-01T20:10:00Z">
        <w:r w:rsidRPr="00F55018" w:rsidDel="00420697">
          <w:rPr>
            <w:vertAlign w:val="superscript"/>
            <w:rPrChange w:id="1090" w:author="Geri Burgert" w:date="2026-02-02T17:12:00Z" w16du:dateUtc="2026-02-02T22:12:00Z">
              <w:rPr/>
            </w:rPrChange>
          </w:rPr>
          <w:delText xml:space="preserve"> (</w:delText>
        </w:r>
      </w:del>
      <w:ins w:id="1091" w:author="Geri Burgert" w:date="2026-02-02T15:08:00Z" w16du:dateUtc="2026-02-02T20:08:00Z">
        <w:r w:rsidR="008B7D61" w:rsidRPr="00F55018">
          <w:rPr>
            <w:vertAlign w:val="superscript"/>
          </w:rPr>
          <w:t>72</w:t>
        </w:r>
      </w:ins>
      <w:del w:id="1092" w:author="Geri Burgert" w:date="2026-02-02T15:08:00Z" w16du:dateUtc="2026-02-02T20:08:00Z">
        <w:r w:rsidRPr="00F55018" w:rsidDel="008B7D61">
          <w:rPr>
            <w:vertAlign w:val="superscript"/>
            <w:rPrChange w:id="1093" w:author="Geri Burgert" w:date="2026-02-02T17:12:00Z" w16du:dateUtc="2026-02-02T22:12:00Z">
              <w:rPr/>
            </w:rPrChange>
          </w:rPr>
          <w:delText>64</w:delText>
        </w:r>
      </w:del>
      <w:r w:rsidRPr="00F55018">
        <w:rPr>
          <w:vertAlign w:val="superscript"/>
          <w:rPrChange w:id="1094" w:author="Geri Burgert" w:date="2026-02-02T17:12:00Z" w16du:dateUtc="2026-02-02T22:12:00Z">
            <w:rPr/>
          </w:rPrChange>
        </w:rPr>
        <w:t>,</w:t>
      </w:r>
      <w:del w:id="1095" w:author="Geri Burgert" w:date="2026-02-01T15:10:00Z" w16du:dateUtc="2026-02-01T20:10:00Z">
        <w:r w:rsidRPr="00F55018" w:rsidDel="00420697">
          <w:rPr>
            <w:vertAlign w:val="superscript"/>
            <w:rPrChange w:id="1096" w:author="Geri Burgert" w:date="2026-02-02T17:12:00Z" w16du:dateUtc="2026-02-02T22:12:00Z">
              <w:rPr/>
            </w:rPrChange>
          </w:rPr>
          <w:delText xml:space="preserve"> </w:delText>
        </w:r>
      </w:del>
      <w:ins w:id="1097" w:author="Geri Burgert" w:date="2026-02-02T15:08:00Z" w16du:dateUtc="2026-02-02T20:08:00Z">
        <w:r w:rsidR="008B7D61" w:rsidRPr="00F55018">
          <w:rPr>
            <w:vertAlign w:val="superscript"/>
          </w:rPr>
          <w:t>73</w:t>
        </w:r>
      </w:ins>
      <w:del w:id="1098" w:author="Geri Burgert" w:date="2026-02-02T15:08:00Z" w16du:dateUtc="2026-02-02T20:08:00Z">
        <w:r w:rsidRPr="00F55018" w:rsidDel="008B7D61">
          <w:rPr>
            <w:vertAlign w:val="superscript"/>
            <w:rPrChange w:id="1099" w:author="Geri Burgert" w:date="2026-02-02T17:12:00Z" w16du:dateUtc="2026-02-02T22:12:00Z">
              <w:rPr/>
            </w:rPrChange>
          </w:rPr>
          <w:delText>65</w:delText>
        </w:r>
      </w:del>
      <w:del w:id="1100" w:author="Geri Burgert" w:date="2026-02-01T15:10:00Z" w16du:dateUtc="2026-02-01T20:10:00Z">
        <w:r w:rsidRPr="00F55018" w:rsidDel="00420697">
          <w:delText>).</w:delText>
        </w:r>
      </w:del>
      <w:r w:rsidRPr="00F55018">
        <w:t xml:space="preserve"> Patients with eosinophil counts </w:t>
      </w:r>
      <w:ins w:id="1101" w:author="Geri Burgert" w:date="2026-02-01T15:10:00Z" w16du:dateUtc="2026-02-01T20:10:00Z">
        <w:r w:rsidR="00420697" w:rsidRPr="00F55018">
          <w:t xml:space="preserve">of </w:t>
        </w:r>
      </w:ins>
      <w:del w:id="1102" w:author="Geri Burgert" w:date="2026-02-01T15:10:00Z" w16du:dateUtc="2026-02-01T20:10:00Z">
        <w:r w:rsidRPr="00F55018" w:rsidDel="00420697">
          <w:delText>≥</w:delText>
        </w:r>
      </w:del>
      <w:r w:rsidRPr="00F55018">
        <w:t xml:space="preserve">150 cells/μL </w:t>
      </w:r>
      <w:ins w:id="1103" w:author="Geri Burgert" w:date="2026-02-01T15:10:00Z" w16du:dateUtc="2026-02-01T20:10:00Z">
        <w:r w:rsidR="00420697" w:rsidRPr="00F55018">
          <w:t xml:space="preserve">or greater </w:t>
        </w:r>
      </w:ins>
      <w:r w:rsidRPr="00F55018">
        <w:t>demonstrate greater responsiveness to corticosteroids, including inhaled corticosteroids. Nevertheless, recent randomized clinical trials of novel anti‑eosinophil biologics in COPD (mepolizumab: METREX</w:t>
      </w:r>
      <w:ins w:id="1104" w:author="Geri Burgert" w:date="2026-02-01T15:10:00Z" w16du:dateUtc="2026-02-01T20:10:00Z">
        <w:r w:rsidR="00420697" w:rsidRPr="00F55018">
          <w:t xml:space="preserve"> and</w:t>
        </w:r>
      </w:ins>
      <w:del w:id="1105" w:author="Geri Burgert" w:date="2026-02-01T15:10:00Z" w16du:dateUtc="2026-02-01T20:10:00Z">
        <w:r w:rsidRPr="00F55018" w:rsidDel="00420697">
          <w:delText>,</w:delText>
        </w:r>
      </w:del>
      <w:r w:rsidRPr="00F55018">
        <w:t xml:space="preserve"> METREO</w:t>
      </w:r>
      <w:ins w:id="1106" w:author="Geri Burgert" w:date="2026-02-01T15:10:00Z" w16du:dateUtc="2026-02-01T20:10:00Z">
        <w:r w:rsidR="00420697" w:rsidRPr="00F55018">
          <w:t xml:space="preserve"> trials</w:t>
        </w:r>
      </w:ins>
      <w:r w:rsidRPr="00F55018">
        <w:t>; benralizumab: GALATHEA</w:t>
      </w:r>
      <w:ins w:id="1107" w:author="Geri Burgert" w:date="2026-02-01T15:10:00Z" w16du:dateUtc="2026-02-01T20:10:00Z">
        <w:r w:rsidR="00420697" w:rsidRPr="00F55018">
          <w:t xml:space="preserve"> and</w:t>
        </w:r>
      </w:ins>
      <w:del w:id="1108" w:author="Geri Burgert" w:date="2026-02-01T15:10:00Z" w16du:dateUtc="2026-02-01T20:10:00Z">
        <w:r w:rsidRPr="00F55018" w:rsidDel="00420697">
          <w:delText>,</w:delText>
        </w:r>
      </w:del>
      <w:r w:rsidRPr="00F55018">
        <w:t xml:space="preserve"> TERRANOVA</w:t>
      </w:r>
      <w:ins w:id="1109" w:author="Geri Burgert" w:date="2026-02-01T15:10:00Z" w16du:dateUtc="2026-02-01T20:10:00Z">
        <w:r w:rsidR="00420697" w:rsidRPr="00F55018">
          <w:t xml:space="preserve"> trials</w:t>
        </w:r>
      </w:ins>
      <w:r w:rsidRPr="00F55018">
        <w:t xml:space="preserve">) have demonstrated only minimal </w:t>
      </w:r>
      <w:ins w:id="1110" w:author="Geri Burgert" w:date="2026-02-01T15:11:00Z" w16du:dateUtc="2026-02-01T20:11:00Z">
        <w:r w:rsidR="00DD77D7" w:rsidRPr="00F55018">
          <w:t xml:space="preserve">to no </w:t>
        </w:r>
      </w:ins>
      <w:r w:rsidRPr="00F55018">
        <w:t>clinical benefits</w:t>
      </w:r>
      <w:del w:id="1111" w:author="Geri Burgert" w:date="2026-02-01T15:11:00Z" w16du:dateUtc="2026-02-01T20:11:00Z">
        <w:r w:rsidRPr="00F55018" w:rsidDel="00DD77D7">
          <w:delText xml:space="preserve"> to none</w:delText>
        </w:r>
      </w:del>
      <w:r w:rsidRPr="00F55018">
        <w:t xml:space="preserve">, </w:t>
      </w:r>
      <w:del w:id="1112" w:author="Geri Burgert" w:date="2026-02-01T15:11:00Z" w16du:dateUtc="2026-02-01T20:11:00Z">
        <w:r w:rsidRPr="00F55018" w:rsidDel="00DD77D7">
          <w:delText xml:space="preserve">thereby </w:delText>
        </w:r>
      </w:del>
      <w:r w:rsidRPr="00F55018">
        <w:t>calling into question the pathogenic relevance of eosinophils in COPD and raising the critical issue of whether eosinophilia is merely an associative marker or a true mechanistic contributor</w:t>
      </w:r>
      <w:ins w:id="1113" w:author="Geri Burgert" w:date="2026-02-01T15:11:00Z" w16du:dateUtc="2026-02-01T20:11:00Z">
        <w:r w:rsidR="00DD77D7" w:rsidRPr="00F55018">
          <w:t>.</w:t>
        </w:r>
      </w:ins>
      <w:del w:id="1114" w:author="Geri Burgert" w:date="2026-02-01T15:11:00Z" w16du:dateUtc="2026-02-01T20:11:00Z">
        <w:r w:rsidRPr="00F55018" w:rsidDel="00DD77D7">
          <w:rPr>
            <w:vertAlign w:val="superscript"/>
            <w:rPrChange w:id="1115" w:author="Geri Burgert" w:date="2026-02-02T17:12:00Z" w16du:dateUtc="2026-02-02T22:12:00Z">
              <w:rPr/>
            </w:rPrChange>
          </w:rPr>
          <w:delText xml:space="preserve"> (</w:delText>
        </w:r>
      </w:del>
      <w:ins w:id="1116" w:author="Geri Burgert" w:date="2026-02-02T15:08:00Z" w16du:dateUtc="2026-02-02T20:08:00Z">
        <w:r w:rsidR="00AC1F49" w:rsidRPr="00F55018">
          <w:rPr>
            <w:vertAlign w:val="superscript"/>
          </w:rPr>
          <w:t>74</w:t>
        </w:r>
      </w:ins>
      <w:del w:id="1117" w:author="Geri Burgert" w:date="2026-02-02T15:08:00Z" w16du:dateUtc="2026-02-02T20:08:00Z">
        <w:r w:rsidRPr="00F55018" w:rsidDel="00AC1F49">
          <w:rPr>
            <w:vertAlign w:val="superscript"/>
            <w:rPrChange w:id="1118" w:author="Geri Burgert" w:date="2026-02-02T17:12:00Z" w16du:dateUtc="2026-02-02T22:12:00Z">
              <w:rPr/>
            </w:rPrChange>
          </w:rPr>
          <w:delText>66</w:delText>
        </w:r>
      </w:del>
      <w:r w:rsidRPr="00F55018">
        <w:rPr>
          <w:vertAlign w:val="superscript"/>
          <w:rPrChange w:id="1119" w:author="Geri Burgert" w:date="2026-02-02T17:12:00Z" w16du:dateUtc="2026-02-02T22:12:00Z">
            <w:rPr/>
          </w:rPrChange>
        </w:rPr>
        <w:t>,</w:t>
      </w:r>
      <w:del w:id="1120" w:author="Geri Burgert" w:date="2026-02-01T15:11:00Z" w16du:dateUtc="2026-02-01T20:11:00Z">
        <w:r w:rsidRPr="00F55018" w:rsidDel="00DD77D7">
          <w:rPr>
            <w:vertAlign w:val="superscript"/>
            <w:rPrChange w:id="1121" w:author="Geri Burgert" w:date="2026-02-02T17:12:00Z" w16du:dateUtc="2026-02-02T22:12:00Z">
              <w:rPr/>
            </w:rPrChange>
          </w:rPr>
          <w:delText xml:space="preserve"> </w:delText>
        </w:r>
      </w:del>
      <w:ins w:id="1122" w:author="Geri Burgert" w:date="2026-02-02T15:08:00Z" w16du:dateUtc="2026-02-02T20:08:00Z">
        <w:r w:rsidR="00AC1F49" w:rsidRPr="00F55018">
          <w:rPr>
            <w:vertAlign w:val="superscript"/>
          </w:rPr>
          <w:t>75</w:t>
        </w:r>
      </w:ins>
      <w:del w:id="1123" w:author="Geri Burgert" w:date="2026-02-02T15:08:00Z" w16du:dateUtc="2026-02-02T20:08:00Z">
        <w:r w:rsidRPr="00F55018" w:rsidDel="00AC1F49">
          <w:rPr>
            <w:vertAlign w:val="superscript"/>
            <w:rPrChange w:id="1124" w:author="Geri Burgert" w:date="2026-02-02T17:12:00Z" w16du:dateUtc="2026-02-02T22:12:00Z">
              <w:rPr/>
            </w:rPrChange>
          </w:rPr>
          <w:delText>67</w:delText>
        </w:r>
      </w:del>
      <w:del w:id="1125" w:author="Geri Burgert" w:date="2026-02-01T15:11:00Z" w16du:dateUtc="2026-02-01T20:11:00Z">
        <w:r w:rsidRPr="00F55018" w:rsidDel="00DD77D7">
          <w:delText>).</w:delText>
        </w:r>
      </w:del>
      <w:r w:rsidRPr="00F55018">
        <w:t xml:space="preserve"> More recently, the phase III MATINEE trial demonstrated that mepolizumab significantly reduced the annual rate of moderate</w:t>
      </w:r>
      <w:del w:id="1126" w:author="Geri Burgert" w:date="2026-02-01T15:11:00Z" w16du:dateUtc="2026-02-01T20:11:00Z">
        <w:r w:rsidRPr="00F55018" w:rsidDel="00DD77D7">
          <w:delText>-</w:delText>
        </w:r>
      </w:del>
      <w:ins w:id="1127" w:author="Geri Burgert" w:date="2026-02-01T15:11:00Z" w16du:dateUtc="2026-02-01T20:11:00Z">
        <w:r w:rsidR="00DD77D7" w:rsidRPr="00F55018">
          <w:t xml:space="preserve"> </w:t>
        </w:r>
      </w:ins>
      <w:r w:rsidRPr="00F55018">
        <w:t>to</w:t>
      </w:r>
      <w:del w:id="1128" w:author="Geri Burgert" w:date="2026-02-01T15:11:00Z" w16du:dateUtc="2026-02-01T20:11:00Z">
        <w:r w:rsidRPr="00F55018" w:rsidDel="00DD77D7">
          <w:delText>-</w:delText>
        </w:r>
      </w:del>
      <w:ins w:id="1129" w:author="Geri Burgert" w:date="2026-02-01T15:11:00Z" w16du:dateUtc="2026-02-01T20:11:00Z">
        <w:r w:rsidR="00DD77D7" w:rsidRPr="00F55018">
          <w:t xml:space="preserve"> </w:t>
        </w:r>
      </w:ins>
      <w:r w:rsidRPr="00F55018">
        <w:t xml:space="preserve">severe exacerbations in </w:t>
      </w:r>
      <w:ins w:id="1130" w:author="Geri Burgert" w:date="2026-02-01T15:11:00Z" w16du:dateUtc="2026-02-01T20:11:00Z">
        <w:r w:rsidR="00DD77D7" w:rsidRPr="00F55018">
          <w:t xml:space="preserve">patients with </w:t>
        </w:r>
      </w:ins>
      <w:r w:rsidRPr="00F55018">
        <w:t xml:space="preserve">COPD </w:t>
      </w:r>
      <w:del w:id="1131" w:author="Geri Burgert" w:date="2026-02-01T15:11:00Z" w16du:dateUtc="2026-02-01T20:11:00Z">
        <w:r w:rsidRPr="00F55018" w:rsidDel="00DD77D7">
          <w:delText xml:space="preserve">patients </w:delText>
        </w:r>
      </w:del>
      <w:r w:rsidRPr="00F55018">
        <w:t xml:space="preserve">with blood eosinophils </w:t>
      </w:r>
      <w:ins w:id="1132" w:author="Geri Burgert" w:date="2026-02-01T15:11:00Z" w16du:dateUtc="2026-02-01T20:11:00Z">
        <w:r w:rsidR="00DD77D7" w:rsidRPr="00F55018">
          <w:t xml:space="preserve">greater than </w:t>
        </w:r>
      </w:ins>
      <w:del w:id="1133" w:author="Geri Burgert" w:date="2026-02-01T15:11:00Z" w16du:dateUtc="2026-02-01T20:11:00Z">
        <w:r w:rsidRPr="00F55018" w:rsidDel="00DD77D7">
          <w:delText>&gt;</w:delText>
        </w:r>
      </w:del>
      <w:r w:rsidRPr="00F55018">
        <w:t xml:space="preserve">300 cells/μL, </w:t>
      </w:r>
      <w:ins w:id="1134" w:author="Geri Burgert" w:date="2026-02-01T15:11:00Z" w16du:dateUtc="2026-02-01T20:11:00Z">
        <w:r w:rsidR="00DD77D7" w:rsidRPr="00F55018">
          <w:t>al</w:t>
        </w:r>
      </w:ins>
      <w:r w:rsidRPr="00F55018">
        <w:t>though improvements in symptom measures were not observed</w:t>
      </w:r>
      <w:ins w:id="1135" w:author="Geri Burgert" w:date="2026-02-01T15:11:00Z" w16du:dateUtc="2026-02-01T20:11:00Z">
        <w:r w:rsidR="00DD77D7" w:rsidRPr="00F55018">
          <w:t>.</w:t>
        </w:r>
      </w:ins>
      <w:del w:id="1136" w:author="Geri Burgert" w:date="2026-02-01T15:11:00Z" w16du:dateUtc="2026-02-01T20:11:00Z">
        <w:r w:rsidRPr="00F55018" w:rsidDel="00DD77D7">
          <w:rPr>
            <w:vertAlign w:val="superscript"/>
            <w:rPrChange w:id="1137" w:author="Geri Burgert" w:date="2026-02-02T17:12:00Z" w16du:dateUtc="2026-02-02T22:12:00Z">
              <w:rPr/>
            </w:rPrChange>
          </w:rPr>
          <w:delText xml:space="preserve"> (</w:delText>
        </w:r>
      </w:del>
      <w:ins w:id="1138" w:author="Geri Burgert" w:date="2026-02-02T15:08:00Z" w16du:dateUtc="2026-02-02T20:08:00Z">
        <w:r w:rsidR="00F67275" w:rsidRPr="00F55018">
          <w:rPr>
            <w:vertAlign w:val="superscript"/>
          </w:rPr>
          <w:t>76</w:t>
        </w:r>
      </w:ins>
      <w:del w:id="1139" w:author="Geri Burgert" w:date="2026-02-02T15:08:00Z" w16du:dateUtc="2026-02-02T20:08:00Z">
        <w:r w:rsidRPr="00F55018" w:rsidDel="00F67275">
          <w:rPr>
            <w:vertAlign w:val="superscript"/>
            <w:rPrChange w:id="1140" w:author="Geri Burgert" w:date="2026-02-02T17:12:00Z" w16du:dateUtc="2026-02-02T22:12:00Z">
              <w:rPr/>
            </w:rPrChange>
          </w:rPr>
          <w:delText>68</w:delText>
        </w:r>
      </w:del>
      <w:del w:id="1141" w:author="Geri Burgert" w:date="2026-02-01T15:11:00Z" w16du:dateUtc="2026-02-01T20:11:00Z">
        <w:r w:rsidRPr="00F55018" w:rsidDel="00DD77D7">
          <w:delText>).</w:delText>
        </w:r>
      </w:del>
      <w:r w:rsidRPr="00F55018">
        <w:t xml:space="preserve"> Together with findings from the BOREAS dupilumab (anti-IL-4/13Ra) trials, which demonstrated clinically meaningful reductions in annual exacerbations in </w:t>
      </w:r>
      <w:ins w:id="1142" w:author="Geri Burgert" w:date="2026-02-01T15:11:00Z" w16du:dateUtc="2026-02-01T20:11:00Z">
        <w:r w:rsidR="00DD77D7" w:rsidRPr="00F55018">
          <w:t xml:space="preserve">patients with </w:t>
        </w:r>
      </w:ins>
      <w:r w:rsidRPr="00F55018">
        <w:t xml:space="preserve">COPD </w:t>
      </w:r>
      <w:del w:id="1143" w:author="Geri Burgert" w:date="2026-02-01T15:11:00Z" w16du:dateUtc="2026-02-01T20:11:00Z">
        <w:r w:rsidRPr="00F55018" w:rsidDel="00DD77D7">
          <w:delText xml:space="preserve">patients </w:delText>
        </w:r>
      </w:del>
      <w:r w:rsidRPr="00F55018">
        <w:t>with blood eosinophils</w:t>
      </w:r>
      <w:ins w:id="1144" w:author="Geri Burgert" w:date="2026-02-01T15:11:00Z" w16du:dateUtc="2026-02-01T20:11:00Z">
        <w:r w:rsidR="00DD77D7" w:rsidRPr="00F55018">
          <w:t xml:space="preserve"> greater tha</w:t>
        </w:r>
      </w:ins>
      <w:ins w:id="1145" w:author="Geri Burgert" w:date="2026-02-01T15:12:00Z" w16du:dateUtc="2026-02-01T20:12:00Z">
        <w:r w:rsidR="00DD77D7" w:rsidRPr="00F55018">
          <w:t>n</w:t>
        </w:r>
      </w:ins>
      <w:del w:id="1146" w:author="Geri Burgert" w:date="2026-02-01T15:11:00Z" w16du:dateUtc="2026-02-01T20:11:00Z">
        <w:r w:rsidRPr="00F55018" w:rsidDel="00DD77D7">
          <w:delText>&gt;</w:delText>
        </w:r>
      </w:del>
      <w:r w:rsidRPr="00F55018">
        <w:t xml:space="preserve"> 300/μL and </w:t>
      </w:r>
      <w:del w:id="1147" w:author="Geri Burgert" w:date="2026-02-01T15:12:00Z" w16du:dateUtc="2026-02-01T20:12:00Z">
        <w:r w:rsidRPr="00F55018" w:rsidDel="00DD77D7">
          <w:delText xml:space="preserve">have </w:delText>
        </w:r>
      </w:del>
      <w:r w:rsidRPr="00F55018">
        <w:t>led to recent regulatory approval for COPD</w:t>
      </w:r>
      <w:ins w:id="1148" w:author="Geri Burgert" w:date="2026-02-01T15:12:00Z" w16du:dateUtc="2026-02-01T20:12:00Z">
        <w:r w:rsidR="00DD77D7" w:rsidRPr="00F55018">
          <w:t>,</w:t>
        </w:r>
      </w:ins>
      <w:del w:id="1149" w:author="Geri Burgert" w:date="2026-02-01T15:12:00Z" w16du:dateUtc="2026-02-01T20:12:00Z">
        <w:r w:rsidRPr="00F55018" w:rsidDel="00DD77D7">
          <w:rPr>
            <w:vertAlign w:val="superscript"/>
            <w:rPrChange w:id="1150" w:author="Geri Burgert" w:date="2026-02-02T17:12:00Z" w16du:dateUtc="2026-02-02T22:12:00Z">
              <w:rPr/>
            </w:rPrChange>
          </w:rPr>
          <w:delText xml:space="preserve"> (</w:delText>
        </w:r>
      </w:del>
      <w:ins w:id="1151" w:author="Geri Burgert" w:date="2026-02-02T15:09:00Z" w16du:dateUtc="2026-02-02T20:09:00Z">
        <w:r w:rsidR="006E55F6" w:rsidRPr="00F55018">
          <w:rPr>
            <w:vertAlign w:val="superscript"/>
          </w:rPr>
          <w:t>77</w:t>
        </w:r>
      </w:ins>
      <w:del w:id="1152" w:author="Geri Burgert" w:date="2026-02-02T15:09:00Z" w16du:dateUtc="2026-02-02T20:09:00Z">
        <w:r w:rsidRPr="00F55018" w:rsidDel="006E55F6">
          <w:rPr>
            <w:vertAlign w:val="superscript"/>
            <w:rPrChange w:id="1153" w:author="Geri Burgert" w:date="2026-02-02T17:12:00Z" w16du:dateUtc="2026-02-02T22:12:00Z">
              <w:rPr/>
            </w:rPrChange>
          </w:rPr>
          <w:delText>69</w:delText>
        </w:r>
      </w:del>
      <w:del w:id="1154" w:author="Geri Burgert" w:date="2026-02-01T15:12:00Z" w16du:dateUtc="2026-02-01T20:12:00Z">
        <w:r w:rsidRPr="00F55018" w:rsidDel="00DD77D7">
          <w:delText>),</w:delText>
        </w:r>
      </w:del>
      <w:r w:rsidRPr="00F55018">
        <w:t xml:space="preserve"> these findings support blood eosinophilia as a predictive biomarker of response to select </w:t>
      </w:r>
      <w:ins w:id="1155" w:author="Geri Burgert" w:date="2026-02-01T12:26:00Z" w16du:dateUtc="2026-02-01T17:26:00Z">
        <w:r w:rsidR="002A644E" w:rsidRPr="00F55018">
          <w:t>T</w:t>
        </w:r>
      </w:ins>
      <w:del w:id="1156" w:author="Geri Burgert" w:date="2026-02-01T12:26:00Z" w16du:dateUtc="2026-02-01T17:26:00Z">
        <w:r w:rsidRPr="00F55018" w:rsidDel="002A644E">
          <w:delText xml:space="preserve">type </w:delText>
        </w:r>
      </w:del>
      <w:r w:rsidRPr="00F55018">
        <w:t xml:space="preserve">2-directed biologics rather than a universal therapeutic target. Improved biomarkers is needed to </w:t>
      </w:r>
      <w:del w:id="1157" w:author="Geri Burgert" w:date="2026-02-01T15:12:00Z" w16du:dateUtc="2026-02-01T20:12:00Z">
        <w:r w:rsidRPr="00F55018" w:rsidDel="00DD77D7">
          <w:delText xml:space="preserve">further </w:delText>
        </w:r>
      </w:del>
      <w:r w:rsidRPr="00F55018">
        <w:t>refine identification of COPD patients who are most likely to benefit from targeted biologic therapy.</w:t>
      </w:r>
    </w:p>
    <w:p w14:paraId="1EF234C1" w14:textId="0F300104" w:rsidR="004170FA" w:rsidRPr="00F55018" w:rsidRDefault="00106B03" w:rsidP="004170FA">
      <w:ins w:id="1158" w:author="Geri Burgert" w:date="2026-02-01T15:12:00Z" w16du:dateUtc="2026-02-01T20:12:00Z">
        <w:r w:rsidRPr="00F55018">
          <w:lastRenderedPageBreak/>
          <w:t>&lt;H2&gt;</w:t>
        </w:r>
      </w:ins>
      <w:r w:rsidR="004170FA" w:rsidRPr="00F55018">
        <w:t xml:space="preserve">Hypereosinophilic </w:t>
      </w:r>
      <w:ins w:id="1159" w:author="Geri Burgert" w:date="2026-02-01T15:12:00Z" w16du:dateUtc="2026-02-01T20:12:00Z">
        <w:r w:rsidRPr="00F55018">
          <w:t>s</w:t>
        </w:r>
      </w:ins>
      <w:del w:id="1160" w:author="Geri Burgert" w:date="2026-02-01T15:12:00Z" w16du:dateUtc="2026-02-01T20:12:00Z">
        <w:r w:rsidR="004170FA" w:rsidRPr="00F55018" w:rsidDel="00106B03">
          <w:delText>S</w:delText>
        </w:r>
      </w:del>
      <w:r w:rsidR="004170FA" w:rsidRPr="00F55018">
        <w:t>yndrome</w:t>
      </w:r>
      <w:del w:id="1161" w:author="Geri Burgert" w:date="2026-02-01T14:38:00Z" w16du:dateUtc="2026-02-01T19:38:00Z">
        <w:r w:rsidR="004170FA" w:rsidRPr="00F55018" w:rsidDel="00E42558">
          <w:delText xml:space="preserve"> (HES)</w:delText>
        </w:r>
      </w:del>
    </w:p>
    <w:p w14:paraId="4CDE9340" w14:textId="321810FF" w:rsidR="004170FA" w:rsidRPr="00F55018" w:rsidRDefault="004170FA" w:rsidP="004170FA">
      <w:r w:rsidRPr="00F55018">
        <w:t>H</w:t>
      </w:r>
      <w:ins w:id="1162" w:author="Geri Burgert" w:date="2026-02-01T14:38:00Z" w16du:dateUtc="2026-02-01T19:38:00Z">
        <w:r w:rsidR="00E42558" w:rsidRPr="00F55018">
          <w:t>ypereosinophilic syndrome</w:t>
        </w:r>
      </w:ins>
      <w:del w:id="1163" w:author="Geri Burgert" w:date="2026-02-01T14:38:00Z" w16du:dateUtc="2026-02-01T19:38:00Z">
        <w:r w:rsidRPr="00F55018" w:rsidDel="00E42558">
          <w:delText>ES</w:delText>
        </w:r>
      </w:del>
      <w:r w:rsidRPr="00F55018">
        <w:t xml:space="preserve"> is defined by persistent hypereosinophilia (≥500 cells/μL) with eosinophil-mediated organ damage after exclusion of secondary causes</w:t>
      </w:r>
      <w:ins w:id="1164" w:author="Geri Burgert" w:date="2026-02-01T15:12:00Z" w16du:dateUtc="2026-02-01T20:12:00Z">
        <w:r w:rsidR="00080C4B" w:rsidRPr="00F55018">
          <w:t>.</w:t>
        </w:r>
      </w:ins>
      <w:del w:id="1165" w:author="Geri Burgert" w:date="2026-02-01T15:12:00Z" w16du:dateUtc="2026-02-01T20:12:00Z">
        <w:r w:rsidRPr="00F55018" w:rsidDel="00080C4B">
          <w:rPr>
            <w:vertAlign w:val="superscript"/>
            <w:rPrChange w:id="1166" w:author="Geri Burgert" w:date="2026-02-02T17:12:00Z" w16du:dateUtc="2026-02-02T22:12:00Z">
              <w:rPr/>
            </w:rPrChange>
          </w:rPr>
          <w:delText xml:space="preserve"> (</w:delText>
        </w:r>
      </w:del>
      <w:ins w:id="1167" w:author="Geri Burgert" w:date="2026-02-02T15:09:00Z" w16du:dateUtc="2026-02-02T20:09:00Z">
        <w:r w:rsidR="00BC1A47" w:rsidRPr="00F55018">
          <w:rPr>
            <w:vertAlign w:val="superscript"/>
          </w:rPr>
          <w:t>78</w:t>
        </w:r>
      </w:ins>
      <w:del w:id="1168" w:author="Geri Burgert" w:date="2026-02-02T15:09:00Z" w16du:dateUtc="2026-02-02T20:09:00Z">
        <w:r w:rsidRPr="00F55018" w:rsidDel="00BC1A47">
          <w:rPr>
            <w:vertAlign w:val="superscript"/>
            <w:rPrChange w:id="1169" w:author="Geri Burgert" w:date="2026-02-02T17:12:00Z" w16du:dateUtc="2026-02-02T22:12:00Z">
              <w:rPr/>
            </w:rPrChange>
          </w:rPr>
          <w:delText>70</w:delText>
        </w:r>
      </w:del>
      <w:r w:rsidRPr="00F55018">
        <w:rPr>
          <w:vertAlign w:val="superscript"/>
          <w:rPrChange w:id="1170" w:author="Geri Burgert" w:date="2026-02-02T17:12:00Z" w16du:dateUtc="2026-02-02T22:12:00Z">
            <w:rPr/>
          </w:rPrChange>
        </w:rPr>
        <w:t>,</w:t>
      </w:r>
      <w:del w:id="1171" w:author="Geri Burgert" w:date="2026-02-01T15:12:00Z" w16du:dateUtc="2026-02-01T20:12:00Z">
        <w:r w:rsidRPr="00F55018" w:rsidDel="00080C4B">
          <w:rPr>
            <w:vertAlign w:val="superscript"/>
            <w:rPrChange w:id="1172" w:author="Geri Burgert" w:date="2026-02-02T17:12:00Z" w16du:dateUtc="2026-02-02T22:12:00Z">
              <w:rPr/>
            </w:rPrChange>
          </w:rPr>
          <w:delText xml:space="preserve"> </w:delText>
        </w:r>
      </w:del>
      <w:ins w:id="1173" w:author="Geri Burgert" w:date="2026-02-02T15:09:00Z" w16du:dateUtc="2026-02-02T20:09:00Z">
        <w:r w:rsidR="00AA346F" w:rsidRPr="00F55018">
          <w:rPr>
            <w:vertAlign w:val="superscript"/>
          </w:rPr>
          <w:t>79</w:t>
        </w:r>
      </w:ins>
      <w:del w:id="1174" w:author="Geri Burgert" w:date="2026-02-02T15:09:00Z" w16du:dateUtc="2026-02-02T20:09:00Z">
        <w:r w:rsidRPr="00F55018" w:rsidDel="00AA346F">
          <w:rPr>
            <w:vertAlign w:val="superscript"/>
            <w:rPrChange w:id="1175" w:author="Geri Burgert" w:date="2026-02-02T17:12:00Z" w16du:dateUtc="2026-02-02T22:12:00Z">
              <w:rPr/>
            </w:rPrChange>
          </w:rPr>
          <w:delText>71</w:delText>
        </w:r>
      </w:del>
      <w:del w:id="1176" w:author="Geri Burgert" w:date="2026-02-01T15:12:00Z" w16du:dateUtc="2026-02-01T20:12:00Z">
        <w:r w:rsidRPr="00F55018" w:rsidDel="00080C4B">
          <w:delText>).</w:delText>
        </w:r>
      </w:del>
      <w:r w:rsidRPr="00F55018">
        <w:t xml:space="preserve"> Prevalence estimates range from 0.36</w:t>
      </w:r>
      <w:ins w:id="1177" w:author="Geri Burgert" w:date="2026-02-01T15:12:00Z" w16du:dateUtc="2026-02-01T20:12:00Z">
        <w:r w:rsidR="00080C4B" w:rsidRPr="00F55018">
          <w:t xml:space="preserve"> to </w:t>
        </w:r>
      </w:ins>
      <w:del w:id="1178" w:author="Geri Burgert" w:date="2026-02-01T15:12:00Z" w16du:dateUtc="2026-02-01T20:12:00Z">
        <w:r w:rsidRPr="00F55018" w:rsidDel="00080C4B">
          <w:delText>–</w:delText>
        </w:r>
      </w:del>
      <w:r w:rsidRPr="00F55018">
        <w:t>6.3</w:t>
      </w:r>
      <w:ins w:id="1179" w:author="Geri Burgert" w:date="2026-02-01T15:12:00Z" w16du:dateUtc="2026-02-01T20:12:00Z">
        <w:r w:rsidR="00080C4B" w:rsidRPr="00F55018">
          <w:t>/</w:t>
        </w:r>
      </w:ins>
      <w:del w:id="1180" w:author="Geri Burgert" w:date="2026-02-01T15:12:00Z" w16du:dateUtc="2026-02-01T20:12:00Z">
        <w:r w:rsidRPr="00F55018" w:rsidDel="00080C4B">
          <w:delText xml:space="preserve"> per </w:delText>
        </w:r>
      </w:del>
      <w:r w:rsidRPr="00F55018">
        <w:t>100,000 individuals</w:t>
      </w:r>
      <w:ins w:id="1181" w:author="Geri Burgert" w:date="2026-02-01T15:12:00Z" w16du:dateUtc="2026-02-01T20:12:00Z">
        <w:r w:rsidR="00080C4B" w:rsidRPr="00F55018">
          <w:t>.</w:t>
        </w:r>
      </w:ins>
      <w:del w:id="1182" w:author="Geri Burgert" w:date="2026-02-01T15:12:00Z" w16du:dateUtc="2026-02-01T20:12:00Z">
        <w:r w:rsidRPr="00F55018" w:rsidDel="00080C4B">
          <w:rPr>
            <w:vertAlign w:val="superscript"/>
            <w:rPrChange w:id="1183" w:author="Geri Burgert" w:date="2026-02-02T17:12:00Z" w16du:dateUtc="2026-02-02T22:12:00Z">
              <w:rPr/>
            </w:rPrChange>
          </w:rPr>
          <w:delText xml:space="preserve"> (</w:delText>
        </w:r>
      </w:del>
      <w:ins w:id="1184" w:author="Geri Burgert" w:date="2026-02-02T15:09:00Z" w16du:dateUtc="2026-02-02T20:09:00Z">
        <w:r w:rsidR="009D62D9" w:rsidRPr="00F55018">
          <w:rPr>
            <w:vertAlign w:val="superscript"/>
          </w:rPr>
          <w:t>80</w:t>
        </w:r>
      </w:ins>
      <w:del w:id="1185" w:author="Geri Burgert" w:date="2026-02-02T15:09:00Z" w16du:dateUtc="2026-02-02T20:09:00Z">
        <w:r w:rsidRPr="00F55018" w:rsidDel="009D62D9">
          <w:rPr>
            <w:vertAlign w:val="superscript"/>
            <w:rPrChange w:id="1186" w:author="Geri Burgert" w:date="2026-02-02T17:12:00Z" w16du:dateUtc="2026-02-02T22:12:00Z">
              <w:rPr/>
            </w:rPrChange>
          </w:rPr>
          <w:delText>72</w:delText>
        </w:r>
      </w:del>
      <w:del w:id="1187" w:author="Geri Burgert" w:date="2026-02-01T15:12:00Z" w16du:dateUtc="2026-02-01T20:12:00Z">
        <w:r w:rsidRPr="00F55018" w:rsidDel="00080C4B">
          <w:delText>).</w:delText>
        </w:r>
      </w:del>
      <w:r w:rsidRPr="00F55018">
        <w:t xml:space="preserve"> The lung and skin are most commonly involved</w:t>
      </w:r>
      <w:ins w:id="1188" w:author="Geri Burgert" w:date="2026-02-01T15:13:00Z" w16du:dateUtc="2026-02-01T20:13:00Z">
        <w:r w:rsidR="00080C4B" w:rsidRPr="00F55018">
          <w:t>.</w:t>
        </w:r>
      </w:ins>
      <w:del w:id="1189" w:author="Geri Burgert" w:date="2026-02-01T15:13:00Z" w16du:dateUtc="2026-02-01T20:13:00Z">
        <w:r w:rsidRPr="00F55018" w:rsidDel="00080C4B">
          <w:rPr>
            <w:vertAlign w:val="superscript"/>
            <w:rPrChange w:id="1190" w:author="Geri Burgert" w:date="2026-02-02T17:12:00Z" w16du:dateUtc="2026-02-02T22:12:00Z">
              <w:rPr/>
            </w:rPrChange>
          </w:rPr>
          <w:delText xml:space="preserve"> (</w:delText>
        </w:r>
      </w:del>
      <w:ins w:id="1191" w:author="Geri Burgert" w:date="2026-02-02T15:09:00Z" w16du:dateUtc="2026-02-02T20:09:00Z">
        <w:r w:rsidR="0041506B" w:rsidRPr="00F55018">
          <w:rPr>
            <w:vertAlign w:val="superscript"/>
          </w:rPr>
          <w:t>81</w:t>
        </w:r>
      </w:ins>
      <w:del w:id="1192" w:author="Geri Burgert" w:date="2026-02-02T15:09:00Z" w16du:dateUtc="2026-02-02T20:09:00Z">
        <w:r w:rsidRPr="00F55018" w:rsidDel="0041506B">
          <w:rPr>
            <w:vertAlign w:val="superscript"/>
            <w:rPrChange w:id="1193" w:author="Geri Burgert" w:date="2026-02-02T17:12:00Z" w16du:dateUtc="2026-02-02T22:12:00Z">
              <w:rPr/>
            </w:rPrChange>
          </w:rPr>
          <w:delText>73</w:delText>
        </w:r>
      </w:del>
      <w:del w:id="1194" w:author="Geri Burgert" w:date="2026-02-01T15:13:00Z" w16du:dateUtc="2026-02-01T20:13:00Z">
        <w:r w:rsidRPr="00F55018" w:rsidDel="00080C4B">
          <w:delText>).</w:delText>
        </w:r>
      </w:del>
      <w:r w:rsidRPr="00F55018">
        <w:t xml:space="preserve"> Pulmonary manifestations include cough, dyspnea, wheeze, and fibrosis</w:t>
      </w:r>
      <w:ins w:id="1195" w:author="Geri Burgert" w:date="2026-02-01T15:13:00Z" w16du:dateUtc="2026-02-01T20:13:00Z">
        <w:r w:rsidR="00080C4B" w:rsidRPr="00F55018">
          <w:t>.</w:t>
        </w:r>
      </w:ins>
      <w:del w:id="1196" w:author="Geri Burgert" w:date="2026-02-01T15:13:00Z" w16du:dateUtc="2026-02-01T20:13:00Z">
        <w:r w:rsidRPr="00F55018" w:rsidDel="00080C4B">
          <w:rPr>
            <w:vertAlign w:val="superscript"/>
            <w:rPrChange w:id="1197" w:author="Geri Burgert" w:date="2026-02-02T17:12:00Z" w16du:dateUtc="2026-02-02T22:12:00Z">
              <w:rPr/>
            </w:rPrChange>
          </w:rPr>
          <w:delText xml:space="preserve"> (</w:delText>
        </w:r>
      </w:del>
      <w:ins w:id="1198" w:author="Geri Burgert" w:date="2026-02-02T15:09:00Z" w16du:dateUtc="2026-02-02T20:09:00Z">
        <w:r w:rsidR="00730643" w:rsidRPr="00F55018">
          <w:rPr>
            <w:vertAlign w:val="superscript"/>
          </w:rPr>
          <w:t>82</w:t>
        </w:r>
      </w:ins>
      <w:del w:id="1199" w:author="Geri Burgert" w:date="2026-02-02T15:09:00Z" w16du:dateUtc="2026-02-02T20:09:00Z">
        <w:r w:rsidRPr="00F55018" w:rsidDel="00730643">
          <w:rPr>
            <w:vertAlign w:val="superscript"/>
            <w:rPrChange w:id="1200" w:author="Geri Burgert" w:date="2026-02-02T17:12:00Z" w16du:dateUtc="2026-02-02T22:12:00Z">
              <w:rPr/>
            </w:rPrChange>
          </w:rPr>
          <w:delText>74</w:delText>
        </w:r>
      </w:del>
      <w:del w:id="1201" w:author="Geri Burgert" w:date="2026-02-01T15:13:00Z" w16du:dateUtc="2026-02-01T20:13:00Z">
        <w:r w:rsidRPr="00F55018" w:rsidDel="00080C4B">
          <w:delText>).</w:delText>
        </w:r>
      </w:del>
      <w:r w:rsidRPr="00F55018">
        <w:t xml:space="preserve"> High-resolution CT is the initial evaluation, </w:t>
      </w:r>
      <w:ins w:id="1202" w:author="Geri Burgert" w:date="2026-02-01T15:13:00Z" w16du:dateUtc="2026-02-01T20:13:00Z">
        <w:r w:rsidR="00080C4B" w:rsidRPr="00F55018">
          <w:t>and</w:t>
        </w:r>
      </w:ins>
      <w:del w:id="1203" w:author="Geri Burgert" w:date="2026-02-01T15:13:00Z" w16du:dateUtc="2026-02-01T20:13:00Z">
        <w:r w:rsidRPr="00F55018" w:rsidDel="00080C4B">
          <w:delText>with</w:delText>
        </w:r>
      </w:del>
      <w:r w:rsidRPr="00F55018">
        <w:t xml:space="preserve"> BAL or biopsy </w:t>
      </w:r>
      <w:ins w:id="1204" w:author="Geri Burgert" w:date="2026-02-01T15:13:00Z" w16du:dateUtc="2026-02-01T20:13:00Z">
        <w:r w:rsidR="00080C4B" w:rsidRPr="00F55018">
          <w:t xml:space="preserve">is </w:t>
        </w:r>
      </w:ins>
      <w:r w:rsidRPr="00F55018">
        <w:t>pursued when infiltrates are present</w:t>
      </w:r>
      <w:del w:id="1205" w:author="Geri Burgert" w:date="2026-02-01T15:13:00Z" w16du:dateUtc="2026-02-01T20:13:00Z">
        <w:r w:rsidRPr="00F55018" w:rsidDel="00080C4B">
          <w:delText>,</w:delText>
        </w:r>
      </w:del>
      <w:r w:rsidRPr="00F55018">
        <w:t xml:space="preserve"> or </w:t>
      </w:r>
      <w:ins w:id="1206" w:author="Geri Burgert" w:date="2026-02-01T15:13:00Z" w16du:dateUtc="2026-02-01T20:13:00Z">
        <w:r w:rsidR="00080C4B" w:rsidRPr="00F55018">
          <w:t xml:space="preserve">there is </w:t>
        </w:r>
      </w:ins>
      <w:r w:rsidRPr="00F55018">
        <w:t xml:space="preserve">evidence of lymphadenopathy, mass lesions, and other lung abnormalities. </w:t>
      </w:r>
    </w:p>
    <w:p w14:paraId="11C3CE80" w14:textId="092931C3" w:rsidR="004170FA" w:rsidRPr="00F55018" w:rsidRDefault="00080C4B" w:rsidP="004170FA">
      <w:ins w:id="1207" w:author="Geri Burgert" w:date="2026-02-01T15:13:00Z" w16du:dateUtc="2026-02-01T20:13:00Z">
        <w:r w:rsidRPr="00F55018">
          <w:t>&lt;H2&gt;</w:t>
        </w:r>
      </w:ins>
      <w:r w:rsidR="004170FA" w:rsidRPr="00F55018">
        <w:t xml:space="preserve">Chronic </w:t>
      </w:r>
      <w:ins w:id="1208" w:author="Geri Burgert" w:date="2026-02-01T15:13:00Z" w16du:dateUtc="2026-02-01T20:13:00Z">
        <w:r w:rsidRPr="00F55018">
          <w:t>e</w:t>
        </w:r>
      </w:ins>
      <w:del w:id="1209" w:author="Geri Burgert" w:date="2026-02-01T15:13:00Z" w16du:dateUtc="2026-02-01T20:13:00Z">
        <w:r w:rsidR="004170FA" w:rsidRPr="00F55018" w:rsidDel="00080C4B">
          <w:delText>E</w:delText>
        </w:r>
      </w:del>
      <w:r w:rsidR="004170FA" w:rsidRPr="00F55018">
        <w:t xml:space="preserve">osinophilic </w:t>
      </w:r>
      <w:ins w:id="1210" w:author="Geri Burgert" w:date="2026-02-01T15:13:00Z" w16du:dateUtc="2026-02-01T20:13:00Z">
        <w:r w:rsidRPr="00F55018">
          <w:t>p</w:t>
        </w:r>
      </w:ins>
      <w:del w:id="1211" w:author="Geri Burgert" w:date="2026-02-01T15:13:00Z" w16du:dateUtc="2026-02-01T20:13:00Z">
        <w:r w:rsidR="004170FA" w:rsidRPr="00F55018" w:rsidDel="00080C4B">
          <w:delText>P</w:delText>
        </w:r>
      </w:del>
      <w:r w:rsidR="004170FA" w:rsidRPr="00F55018">
        <w:t>neumonia</w:t>
      </w:r>
      <w:del w:id="1212" w:author="Geri Burgert" w:date="2026-02-01T14:39:00Z" w16du:dateUtc="2026-02-01T19:39:00Z">
        <w:r w:rsidR="004170FA" w:rsidRPr="00F55018" w:rsidDel="00CF0446">
          <w:delText xml:space="preserve"> (CEP)</w:delText>
        </w:r>
      </w:del>
    </w:p>
    <w:p w14:paraId="1FD5CC95" w14:textId="2CD1F715" w:rsidR="004170FA" w:rsidRPr="00F55018" w:rsidRDefault="004170FA" w:rsidP="004170FA">
      <w:r w:rsidRPr="00F55018">
        <w:t>C</w:t>
      </w:r>
      <w:ins w:id="1213" w:author="Geri Burgert" w:date="2026-02-01T14:39:00Z" w16du:dateUtc="2026-02-01T19:39:00Z">
        <w:r w:rsidR="00CF0446" w:rsidRPr="00F55018">
          <w:t>hronic eosinophilic pneumonia</w:t>
        </w:r>
      </w:ins>
      <w:del w:id="1214" w:author="Geri Burgert" w:date="2026-02-01T14:39:00Z" w16du:dateUtc="2026-02-01T19:39:00Z">
        <w:r w:rsidRPr="00F55018" w:rsidDel="00CF0446">
          <w:delText>EP</w:delText>
        </w:r>
      </w:del>
      <w:r w:rsidRPr="00F55018">
        <w:t xml:space="preserve"> is rare, accounting for </w:t>
      </w:r>
      <w:ins w:id="1215" w:author="Geri Burgert" w:date="2026-02-01T15:13:00Z" w16du:dateUtc="2026-02-01T20:13:00Z">
        <w:r w:rsidR="002A28E6" w:rsidRPr="00F55018">
          <w:t xml:space="preserve">less than </w:t>
        </w:r>
      </w:ins>
      <w:del w:id="1216" w:author="Geri Burgert" w:date="2026-02-01T15:13:00Z" w16du:dateUtc="2026-02-01T20:13:00Z">
        <w:r w:rsidRPr="00F55018" w:rsidDel="002A28E6">
          <w:delText>&lt;</w:delText>
        </w:r>
      </w:del>
      <w:r w:rsidRPr="00F55018">
        <w:t xml:space="preserve">2.5% of </w:t>
      </w:r>
      <w:ins w:id="1217" w:author="Geri Burgert" w:date="2026-02-01T15:14:00Z" w16du:dateUtc="2026-02-01T20:14:00Z">
        <w:r w:rsidR="002A28E6" w:rsidRPr="00F55018">
          <w:t xml:space="preserve">cases of </w:t>
        </w:r>
      </w:ins>
      <w:r w:rsidRPr="00F55018">
        <w:t>interstitial lung disease</w:t>
      </w:r>
      <w:ins w:id="1218" w:author="Geri Burgert" w:date="2026-02-01T15:14:00Z" w16du:dateUtc="2026-02-01T20:14:00Z">
        <w:r w:rsidR="002A28E6" w:rsidRPr="00F55018">
          <w:t>.</w:t>
        </w:r>
      </w:ins>
      <w:del w:id="1219" w:author="Geri Burgert" w:date="2026-02-01T15:14:00Z" w16du:dateUtc="2026-02-01T20:14:00Z">
        <w:r w:rsidRPr="00F55018" w:rsidDel="002A28E6">
          <w:rPr>
            <w:vertAlign w:val="superscript"/>
            <w:rPrChange w:id="1220" w:author="Geri Burgert" w:date="2026-02-02T17:12:00Z" w16du:dateUtc="2026-02-02T22:12:00Z">
              <w:rPr/>
            </w:rPrChange>
          </w:rPr>
          <w:delText xml:space="preserve"> </w:delText>
        </w:r>
      </w:del>
      <w:del w:id="1221" w:author="Geri Burgert" w:date="2026-02-01T15:13:00Z" w16du:dateUtc="2026-02-01T20:13:00Z">
        <w:r w:rsidRPr="00F55018" w:rsidDel="002A28E6">
          <w:rPr>
            <w:vertAlign w:val="superscript"/>
            <w:rPrChange w:id="1222" w:author="Geri Burgert" w:date="2026-02-02T17:12:00Z" w16du:dateUtc="2026-02-02T22:12:00Z">
              <w:rPr/>
            </w:rPrChange>
          </w:rPr>
          <w:delText xml:space="preserve">cases </w:delText>
        </w:r>
      </w:del>
      <w:del w:id="1223" w:author="Geri Burgert" w:date="2026-02-01T15:14:00Z" w16du:dateUtc="2026-02-01T20:14:00Z">
        <w:r w:rsidRPr="00F55018" w:rsidDel="002A28E6">
          <w:rPr>
            <w:vertAlign w:val="superscript"/>
            <w:rPrChange w:id="1224" w:author="Geri Burgert" w:date="2026-02-02T17:12:00Z" w16du:dateUtc="2026-02-02T22:12:00Z">
              <w:rPr/>
            </w:rPrChange>
          </w:rPr>
          <w:delText>(</w:delText>
        </w:r>
      </w:del>
      <w:ins w:id="1225" w:author="Geri Burgert" w:date="2026-02-02T15:10:00Z" w16du:dateUtc="2026-02-02T20:10:00Z">
        <w:r w:rsidR="00FD4D3B" w:rsidRPr="00F55018">
          <w:rPr>
            <w:vertAlign w:val="superscript"/>
          </w:rPr>
          <w:t>83</w:t>
        </w:r>
      </w:ins>
      <w:del w:id="1226" w:author="Geri Burgert" w:date="2026-02-02T15:10:00Z" w16du:dateUtc="2026-02-02T20:10:00Z">
        <w:r w:rsidRPr="00F55018" w:rsidDel="00FD4D3B">
          <w:rPr>
            <w:vertAlign w:val="superscript"/>
            <w:rPrChange w:id="1227" w:author="Geri Burgert" w:date="2026-02-02T17:12:00Z" w16du:dateUtc="2026-02-02T22:12:00Z">
              <w:rPr/>
            </w:rPrChange>
          </w:rPr>
          <w:delText>75</w:delText>
        </w:r>
      </w:del>
      <w:del w:id="1228" w:author="Geri Burgert" w:date="2026-02-01T15:14:00Z" w16du:dateUtc="2026-02-01T20:14:00Z">
        <w:r w:rsidRPr="00F55018" w:rsidDel="002A28E6">
          <w:delText>).</w:delText>
        </w:r>
      </w:del>
      <w:r w:rsidRPr="00F55018">
        <w:t xml:space="preserve"> It typically presents in middle age (mean age</w:t>
      </w:r>
      <w:ins w:id="1229" w:author="Geri Burgert" w:date="2026-02-01T15:14:00Z" w16du:dateUtc="2026-02-01T20:14:00Z">
        <w:r w:rsidR="002A28E6" w:rsidRPr="00F55018">
          <w:t>,</w:t>
        </w:r>
      </w:ins>
      <w:del w:id="1230" w:author="Geri Burgert" w:date="2026-02-01T15:14:00Z" w16du:dateUtc="2026-02-01T20:14:00Z">
        <w:r w:rsidRPr="00F55018" w:rsidDel="002A28E6">
          <w:delText xml:space="preserve"> of</w:delText>
        </w:r>
      </w:del>
      <w:r w:rsidRPr="00F55018">
        <w:t xml:space="preserve"> 45 years)</w:t>
      </w:r>
      <w:ins w:id="1231" w:author="Geri Burgert" w:date="2026-02-01T15:14:00Z" w16du:dateUtc="2026-02-01T20:14:00Z">
        <w:r w:rsidR="002A28E6" w:rsidRPr="00F55018">
          <w:t>,</w:t>
        </w:r>
      </w:ins>
      <w:r w:rsidRPr="00F55018">
        <w:t xml:space="preserve"> with female predominance</w:t>
      </w:r>
      <w:ins w:id="1232" w:author="Geri Burgert" w:date="2026-02-01T15:14:00Z" w16du:dateUtc="2026-02-01T20:14:00Z">
        <w:r w:rsidR="002A28E6" w:rsidRPr="00F55018">
          <w:t>.</w:t>
        </w:r>
      </w:ins>
      <w:del w:id="1233" w:author="Geri Burgert" w:date="2026-02-01T15:14:00Z" w16du:dateUtc="2026-02-01T20:14:00Z">
        <w:r w:rsidRPr="00F55018" w:rsidDel="002A28E6">
          <w:rPr>
            <w:vertAlign w:val="superscript"/>
            <w:rPrChange w:id="1234" w:author="Geri Burgert" w:date="2026-02-02T17:12:00Z" w16du:dateUtc="2026-02-02T22:12:00Z">
              <w:rPr/>
            </w:rPrChange>
          </w:rPr>
          <w:delText xml:space="preserve"> (</w:delText>
        </w:r>
      </w:del>
      <w:ins w:id="1235" w:author="Geri Burgert" w:date="2026-02-02T15:10:00Z" w16du:dateUtc="2026-02-02T20:10:00Z">
        <w:r w:rsidR="004F31CD" w:rsidRPr="00F55018">
          <w:rPr>
            <w:vertAlign w:val="superscript"/>
          </w:rPr>
          <w:t>84</w:t>
        </w:r>
      </w:ins>
      <w:del w:id="1236" w:author="Geri Burgert" w:date="2026-02-02T15:10:00Z" w16du:dateUtc="2026-02-02T20:10:00Z">
        <w:r w:rsidRPr="00F55018" w:rsidDel="004F31CD">
          <w:rPr>
            <w:vertAlign w:val="superscript"/>
            <w:rPrChange w:id="1237" w:author="Geri Burgert" w:date="2026-02-02T17:12:00Z" w16du:dateUtc="2026-02-02T22:12:00Z">
              <w:rPr/>
            </w:rPrChange>
          </w:rPr>
          <w:delText>76</w:delText>
        </w:r>
      </w:del>
      <w:del w:id="1238" w:author="Geri Burgert" w:date="2026-02-01T15:14:00Z" w16du:dateUtc="2026-02-01T20:14:00Z">
        <w:r w:rsidRPr="00F55018" w:rsidDel="002A28E6">
          <w:delText>).</w:delText>
        </w:r>
      </w:del>
      <w:r w:rsidRPr="00F55018">
        <w:t xml:space="preserve"> Atopy is present in approximately 60% of patients, and asthma in half of all CEP, which may precede, accompany, or follow </w:t>
      </w:r>
      <w:ins w:id="1239" w:author="Geri Burgert" w:date="2026-02-01T15:14:00Z" w16du:dateUtc="2026-02-01T20:14:00Z">
        <w:r w:rsidR="002A28E6" w:rsidRPr="00F55018">
          <w:t xml:space="preserve">a </w:t>
        </w:r>
      </w:ins>
      <w:r w:rsidRPr="00F55018">
        <w:t>CEP diagnosis</w:t>
      </w:r>
      <w:ins w:id="1240" w:author="Geri Burgert" w:date="2026-02-01T15:14:00Z" w16du:dateUtc="2026-02-01T20:14:00Z">
        <w:r w:rsidR="002A28E6" w:rsidRPr="00F55018">
          <w:t>.</w:t>
        </w:r>
      </w:ins>
      <w:del w:id="1241" w:author="Geri Burgert" w:date="2026-02-01T15:14:00Z" w16du:dateUtc="2026-02-01T20:14:00Z">
        <w:r w:rsidRPr="00F55018" w:rsidDel="002A28E6">
          <w:rPr>
            <w:vertAlign w:val="superscript"/>
            <w:rPrChange w:id="1242" w:author="Geri Burgert" w:date="2026-02-02T17:12:00Z" w16du:dateUtc="2026-02-02T22:12:00Z">
              <w:rPr/>
            </w:rPrChange>
          </w:rPr>
          <w:delText xml:space="preserve"> (</w:delText>
        </w:r>
      </w:del>
      <w:ins w:id="1243" w:author="Geri Burgert" w:date="2026-02-02T15:10:00Z" w16du:dateUtc="2026-02-02T20:10:00Z">
        <w:r w:rsidR="004B32BF" w:rsidRPr="00F55018">
          <w:rPr>
            <w:vertAlign w:val="superscript"/>
          </w:rPr>
          <w:t>85</w:t>
        </w:r>
      </w:ins>
      <w:del w:id="1244" w:author="Geri Burgert" w:date="2026-02-02T15:10:00Z" w16du:dateUtc="2026-02-02T20:10:00Z">
        <w:r w:rsidRPr="00F55018" w:rsidDel="004B32BF">
          <w:rPr>
            <w:vertAlign w:val="superscript"/>
            <w:rPrChange w:id="1245" w:author="Geri Burgert" w:date="2026-02-02T17:12:00Z" w16du:dateUtc="2026-02-02T22:12:00Z">
              <w:rPr/>
            </w:rPrChange>
          </w:rPr>
          <w:delText>77</w:delText>
        </w:r>
      </w:del>
      <w:del w:id="1246" w:author="Geri Burgert" w:date="2026-02-01T15:14:00Z" w16du:dateUtc="2026-02-01T20:14:00Z">
        <w:r w:rsidRPr="00F55018" w:rsidDel="002A28E6">
          <w:delText>).</w:delText>
        </w:r>
      </w:del>
      <w:r w:rsidRPr="00F55018">
        <w:t xml:space="preserve"> Symptoms develop sub</w:t>
      </w:r>
      <w:del w:id="1247" w:author="Geri Burgert" w:date="2026-02-01T15:14:00Z" w16du:dateUtc="2026-02-01T20:14:00Z">
        <w:r w:rsidRPr="00F55018" w:rsidDel="002A28E6">
          <w:delText>-</w:delText>
        </w:r>
      </w:del>
      <w:r w:rsidRPr="00F55018">
        <w:t xml:space="preserve">acutely over months and include cough, dyspnea, fever, and weight loss. Chest imaging shows peripheral or subpleural opacities. Blood eosinophils are usually </w:t>
      </w:r>
      <w:ins w:id="1248" w:author="Geri Burgert" w:date="2026-02-01T15:14:00Z" w16du:dateUtc="2026-02-01T20:14:00Z">
        <w:r w:rsidR="002A28E6" w:rsidRPr="00F55018">
          <w:t xml:space="preserve">greater than </w:t>
        </w:r>
      </w:ins>
      <w:del w:id="1249" w:author="Geri Burgert" w:date="2026-02-01T15:14:00Z" w16du:dateUtc="2026-02-01T20:14:00Z">
        <w:r w:rsidRPr="00F55018" w:rsidDel="002A28E6">
          <w:delText>&gt;</w:delText>
        </w:r>
      </w:del>
      <w:r w:rsidRPr="00F55018">
        <w:t>1,000/μL, with elevated IgE and inflammatory markers common but nonspecific</w:t>
      </w:r>
      <w:ins w:id="1250" w:author="Geri Burgert" w:date="2026-02-01T15:14:00Z" w16du:dateUtc="2026-02-01T20:14:00Z">
        <w:r w:rsidR="002A28E6" w:rsidRPr="00F55018">
          <w:t>.</w:t>
        </w:r>
      </w:ins>
      <w:del w:id="1251" w:author="Geri Burgert" w:date="2026-02-01T15:14:00Z" w16du:dateUtc="2026-02-01T20:14:00Z">
        <w:r w:rsidRPr="00F55018" w:rsidDel="002A28E6">
          <w:rPr>
            <w:vertAlign w:val="superscript"/>
            <w:rPrChange w:id="1252" w:author="Geri Burgert" w:date="2026-02-02T17:12:00Z" w16du:dateUtc="2026-02-02T22:12:00Z">
              <w:rPr/>
            </w:rPrChange>
          </w:rPr>
          <w:delText xml:space="preserve"> (</w:delText>
        </w:r>
      </w:del>
      <w:ins w:id="1253" w:author="Geri Burgert" w:date="2026-02-02T15:10:00Z" w16du:dateUtc="2026-02-02T20:10:00Z">
        <w:r w:rsidR="00E5316D" w:rsidRPr="00F55018">
          <w:rPr>
            <w:vertAlign w:val="superscript"/>
          </w:rPr>
          <w:t>14</w:t>
        </w:r>
      </w:ins>
      <w:del w:id="1254" w:author="Geri Burgert" w:date="2026-02-02T15:10:00Z" w16du:dateUtc="2026-02-02T20:10:00Z">
        <w:r w:rsidRPr="00F55018" w:rsidDel="00E5316D">
          <w:rPr>
            <w:vertAlign w:val="superscript"/>
            <w:rPrChange w:id="1255" w:author="Geri Burgert" w:date="2026-02-02T17:12:00Z" w16du:dateUtc="2026-02-02T22:12:00Z">
              <w:rPr/>
            </w:rPrChange>
          </w:rPr>
          <w:delText>78</w:delText>
        </w:r>
      </w:del>
      <w:r w:rsidRPr="00F55018">
        <w:rPr>
          <w:vertAlign w:val="superscript"/>
          <w:rPrChange w:id="1256" w:author="Geri Burgert" w:date="2026-02-02T17:12:00Z" w16du:dateUtc="2026-02-02T22:12:00Z">
            <w:rPr/>
          </w:rPrChange>
        </w:rPr>
        <w:t>,</w:t>
      </w:r>
      <w:del w:id="1257" w:author="Geri Burgert" w:date="2026-02-01T15:14:00Z" w16du:dateUtc="2026-02-01T20:14:00Z">
        <w:r w:rsidRPr="00F55018" w:rsidDel="002A28E6">
          <w:rPr>
            <w:vertAlign w:val="superscript"/>
            <w:rPrChange w:id="1258" w:author="Geri Burgert" w:date="2026-02-02T17:12:00Z" w16du:dateUtc="2026-02-02T22:12:00Z">
              <w:rPr/>
            </w:rPrChange>
          </w:rPr>
          <w:delText xml:space="preserve"> </w:delText>
        </w:r>
      </w:del>
      <w:ins w:id="1259" w:author="Geri Burgert" w:date="2026-02-02T15:10:00Z" w16du:dateUtc="2026-02-02T20:10:00Z">
        <w:r w:rsidR="00E5316D" w:rsidRPr="00F55018">
          <w:rPr>
            <w:vertAlign w:val="superscript"/>
          </w:rPr>
          <w:t>86</w:t>
        </w:r>
      </w:ins>
      <w:del w:id="1260" w:author="Geri Burgert" w:date="2026-02-02T15:10:00Z" w16du:dateUtc="2026-02-02T20:10:00Z">
        <w:r w:rsidRPr="00F55018" w:rsidDel="00E5316D">
          <w:rPr>
            <w:vertAlign w:val="superscript"/>
            <w:rPrChange w:id="1261" w:author="Geri Burgert" w:date="2026-02-02T17:12:00Z" w16du:dateUtc="2026-02-02T22:12:00Z">
              <w:rPr/>
            </w:rPrChange>
          </w:rPr>
          <w:delText>79</w:delText>
        </w:r>
      </w:del>
      <w:del w:id="1262" w:author="Geri Burgert" w:date="2026-02-01T15:14:00Z" w16du:dateUtc="2026-02-01T20:14:00Z">
        <w:r w:rsidRPr="00F55018" w:rsidDel="002A28E6">
          <w:delText>).</w:delText>
        </w:r>
      </w:del>
      <w:r w:rsidRPr="00F55018">
        <w:t xml:space="preserve"> B</w:t>
      </w:r>
      <w:ins w:id="1263" w:author="Geri Burgert" w:date="2026-02-01T15:15:00Z" w16du:dateUtc="2026-02-01T20:15:00Z">
        <w:r w:rsidR="002A28E6" w:rsidRPr="00F55018">
          <w:t>ronchoalveolar lavage</w:t>
        </w:r>
      </w:ins>
      <w:del w:id="1264" w:author="Geri Burgert" w:date="2026-02-01T15:14:00Z" w16du:dateUtc="2026-02-01T20:14:00Z">
        <w:r w:rsidRPr="00F55018" w:rsidDel="002A28E6">
          <w:delText>AL</w:delText>
        </w:r>
      </w:del>
      <w:r w:rsidRPr="00F55018">
        <w:t xml:space="preserve"> eosinophils </w:t>
      </w:r>
      <w:ins w:id="1265" w:author="Geri Burgert" w:date="2026-02-01T15:15:00Z" w16du:dateUtc="2026-02-01T20:15:00Z">
        <w:r w:rsidR="002A28E6" w:rsidRPr="00F55018">
          <w:t xml:space="preserve">greater than </w:t>
        </w:r>
      </w:ins>
      <w:del w:id="1266" w:author="Geri Burgert" w:date="2026-02-01T15:15:00Z" w16du:dateUtc="2026-02-01T20:15:00Z">
        <w:r w:rsidRPr="00F55018" w:rsidDel="002A28E6">
          <w:delText>&gt;</w:delText>
        </w:r>
      </w:del>
      <w:r w:rsidRPr="00F55018">
        <w:t xml:space="preserve">25% support </w:t>
      </w:r>
      <w:ins w:id="1267" w:author="Geri Burgert" w:date="2026-02-01T15:15:00Z" w16du:dateUtc="2026-02-01T20:15:00Z">
        <w:r w:rsidR="002A28E6" w:rsidRPr="00F55018">
          <w:t xml:space="preserve">the </w:t>
        </w:r>
      </w:ins>
      <w:r w:rsidRPr="00F55018">
        <w:t>diagnosis</w:t>
      </w:r>
      <w:del w:id="1268" w:author="Geri Burgert" w:date="2026-02-01T15:15:00Z" w16du:dateUtc="2026-02-01T20:15:00Z">
        <w:r w:rsidRPr="00F55018" w:rsidDel="002A28E6">
          <w:delText>,</w:delText>
        </w:r>
      </w:del>
      <w:r w:rsidRPr="00F55018">
        <w:t xml:space="preserve"> </w:t>
      </w:r>
      <w:del w:id="1269" w:author="Geri Burgert" w:date="2026-02-02T15:10:00Z" w16du:dateUtc="2026-02-02T20:10:00Z">
        <w:r w:rsidRPr="00F55018" w:rsidDel="0077055D">
          <w:delText>wh</w:delText>
        </w:r>
      </w:del>
      <w:ins w:id="1270" w:author="Geri Burgert" w:date="2026-02-02T15:10:00Z" w16du:dateUtc="2026-02-02T20:10:00Z">
        <w:r w:rsidR="0077055D" w:rsidRPr="00F55018">
          <w:t>whereas</w:t>
        </w:r>
      </w:ins>
      <w:del w:id="1271" w:author="Geri Burgert" w:date="2026-02-01T15:15:00Z" w16du:dateUtc="2026-02-01T20:15:00Z">
        <w:r w:rsidRPr="00F55018" w:rsidDel="002A28E6">
          <w:delText>ile</w:delText>
        </w:r>
      </w:del>
      <w:r w:rsidRPr="00F55018">
        <w:t xml:space="preserve"> lung biopsy is reserved for atypical or </w:t>
      </w:r>
      <w:commentRangeStart w:id="1272"/>
      <w:r w:rsidRPr="00F55018">
        <w:t>steroid</w:t>
      </w:r>
      <w:commentRangeEnd w:id="1272"/>
      <w:r w:rsidR="002A28E6" w:rsidRPr="00F55018">
        <w:rPr>
          <w:rStyle w:val="CommentReference"/>
          <w:sz w:val="24"/>
          <w:szCs w:val="24"/>
          <w:rPrChange w:id="1273" w:author="Geri Burgert" w:date="2026-02-02T17:12:00Z" w16du:dateUtc="2026-02-02T22:12:00Z">
            <w:rPr>
              <w:rStyle w:val="CommentReference"/>
            </w:rPr>
          </w:rPrChange>
        </w:rPr>
        <w:commentReference w:id="1272"/>
      </w:r>
      <w:r w:rsidRPr="00F55018">
        <w:t>-refractory cases.</w:t>
      </w:r>
    </w:p>
    <w:p w14:paraId="68163FED" w14:textId="68941EBA" w:rsidR="004170FA" w:rsidRPr="00F55018" w:rsidRDefault="000A4C2C" w:rsidP="004170FA">
      <w:ins w:id="1274" w:author="Geri Burgert" w:date="2026-02-01T15:16:00Z" w16du:dateUtc="2026-02-01T20:16:00Z">
        <w:r w:rsidRPr="00F55018">
          <w:t>&lt;H1&gt;EMERGING BIOMARKERS FOR</w:t>
        </w:r>
      </w:ins>
      <w:del w:id="1275" w:author="Geri Burgert" w:date="2026-02-01T15:16:00Z" w16du:dateUtc="2026-02-01T20:16:00Z">
        <w:r w:rsidR="004170FA" w:rsidRPr="00F55018" w:rsidDel="000A4C2C">
          <w:delText>Emerging Biomarkers for</w:delText>
        </w:r>
      </w:del>
      <w:r w:rsidR="004170FA" w:rsidRPr="00F55018">
        <w:t xml:space="preserve"> ELD</w:t>
      </w:r>
      <w:del w:id="1276" w:author="Geri Burgert" w:date="2026-02-01T15:16:00Z" w16du:dateUtc="2026-02-01T20:16:00Z">
        <w:r w:rsidR="004170FA" w:rsidRPr="00F55018" w:rsidDel="000A4C2C">
          <w:delText>s</w:delText>
        </w:r>
      </w:del>
      <w:ins w:id="1277" w:author="Geri Burgert" w:date="2026-02-01T15:16:00Z" w16du:dateUtc="2026-02-01T20:16:00Z">
        <w:r w:rsidRPr="00F55018">
          <w:t>S</w:t>
        </w:r>
      </w:ins>
    </w:p>
    <w:p w14:paraId="389F5219" w14:textId="253D1804" w:rsidR="004170FA" w:rsidRPr="00F55018" w:rsidRDefault="000A4C2C" w:rsidP="004170FA">
      <w:ins w:id="1278" w:author="Geri Burgert" w:date="2026-02-01T15:16:00Z" w16du:dateUtc="2026-02-01T20:16:00Z">
        <w:r w:rsidRPr="00F55018">
          <w:lastRenderedPageBreak/>
          <w:t>&lt;H2&gt;</w:t>
        </w:r>
      </w:ins>
      <w:r w:rsidR="004170FA" w:rsidRPr="00F55018">
        <w:t xml:space="preserve">Why the need for novel biomarkers? Where is the gap? </w:t>
      </w:r>
    </w:p>
    <w:p w14:paraId="531D4B3E" w14:textId="505169E9" w:rsidR="004170FA" w:rsidRPr="00F55018" w:rsidRDefault="004170FA" w:rsidP="004170FA">
      <w:r w:rsidRPr="00F55018">
        <w:t>Despite advances in eosinophil biology and the development of IL</w:t>
      </w:r>
      <w:ins w:id="1279" w:author="Geri Burgert" w:date="2026-02-01T15:16:00Z" w16du:dateUtc="2026-02-01T20:16:00Z">
        <w:r w:rsidR="00707CE1" w:rsidRPr="00F55018">
          <w:t>-</w:t>
        </w:r>
      </w:ins>
      <w:del w:id="1280" w:author="Geri Burgert" w:date="2026-02-01T15:16:00Z" w16du:dateUtc="2026-02-01T20:16:00Z">
        <w:r w:rsidRPr="00F55018" w:rsidDel="00707CE1">
          <w:delText xml:space="preserve"> </w:delText>
        </w:r>
      </w:del>
      <w:r w:rsidRPr="00F55018">
        <w:t>5/IL</w:t>
      </w:r>
      <w:ins w:id="1281" w:author="Geri Burgert" w:date="2026-02-01T15:16:00Z" w16du:dateUtc="2026-02-01T20:16:00Z">
        <w:r w:rsidR="00707CE1" w:rsidRPr="00F55018">
          <w:t>-</w:t>
        </w:r>
      </w:ins>
      <w:del w:id="1282" w:author="Geri Burgert" w:date="2026-02-01T15:16:00Z" w16du:dateUtc="2026-02-01T20:16:00Z">
        <w:r w:rsidRPr="00F55018" w:rsidDel="00707CE1">
          <w:delText xml:space="preserve"> </w:delText>
        </w:r>
      </w:del>
      <w:r w:rsidRPr="00F55018">
        <w:t>5R–targeted therapies</w:t>
      </w:r>
      <w:ins w:id="1283" w:author="Geri Burgert" w:date="2026-02-01T15:16:00Z" w16du:dateUtc="2026-02-01T20:16:00Z">
        <w:r w:rsidR="00707CE1" w:rsidRPr="00F55018">
          <w:t>,</w:t>
        </w:r>
      </w:ins>
      <w:del w:id="1284" w:author="Geri Burgert" w:date="2026-02-01T15:16:00Z" w16du:dateUtc="2026-02-01T20:16:00Z">
        <w:r w:rsidRPr="00F55018" w:rsidDel="00707CE1">
          <w:rPr>
            <w:vertAlign w:val="superscript"/>
            <w:rPrChange w:id="1285" w:author="Geri Burgert" w:date="2026-02-02T17:12:00Z" w16du:dateUtc="2026-02-02T22:12:00Z">
              <w:rPr/>
            </w:rPrChange>
          </w:rPr>
          <w:delText xml:space="preserve"> (</w:delText>
        </w:r>
      </w:del>
      <w:r w:rsidRPr="00F55018">
        <w:rPr>
          <w:vertAlign w:val="superscript"/>
          <w:rPrChange w:id="1286" w:author="Geri Burgert" w:date="2026-02-02T17:12:00Z" w16du:dateUtc="2026-02-02T22:12:00Z">
            <w:rPr/>
          </w:rPrChange>
        </w:rPr>
        <w:t>3</w:t>
      </w:r>
      <w:del w:id="1287" w:author="Geri Burgert" w:date="2026-02-01T15:16:00Z" w16du:dateUtc="2026-02-01T20:16:00Z">
        <w:r w:rsidRPr="00F55018" w:rsidDel="00707CE1">
          <w:delText>),</w:delText>
        </w:r>
      </w:del>
      <w:r w:rsidRPr="00F55018">
        <w:t xml:space="preserve"> the heterogeneity of ELDs and variability in treatment responses across patients and disease contexts</w:t>
      </w:r>
      <w:del w:id="1288" w:author="Geri Burgert" w:date="2026-02-01T15:16:00Z" w16du:dateUtc="2026-02-01T20:16:00Z">
        <w:r w:rsidRPr="00F55018" w:rsidDel="00707CE1">
          <w:rPr>
            <w:vertAlign w:val="superscript"/>
            <w:rPrChange w:id="1289" w:author="Geri Burgert" w:date="2026-02-02T17:12:00Z" w16du:dateUtc="2026-02-02T22:12:00Z">
              <w:rPr/>
            </w:rPrChange>
          </w:rPr>
          <w:delText xml:space="preserve"> (</w:delText>
        </w:r>
      </w:del>
      <w:ins w:id="1290" w:author="Geri Burgert" w:date="2026-02-02T15:11:00Z" w16du:dateUtc="2026-02-02T20:11:00Z">
        <w:r w:rsidR="00E7175B" w:rsidRPr="00F55018">
          <w:rPr>
            <w:vertAlign w:val="superscript"/>
          </w:rPr>
          <w:t>87</w:t>
        </w:r>
      </w:ins>
      <w:del w:id="1291" w:author="Geri Burgert" w:date="2026-02-02T15:10:00Z" w16du:dateUtc="2026-02-02T20:10:00Z">
        <w:r w:rsidRPr="00F55018" w:rsidDel="00E7175B">
          <w:rPr>
            <w:vertAlign w:val="superscript"/>
            <w:rPrChange w:id="1292" w:author="Geri Burgert" w:date="2026-02-02T17:12:00Z" w16du:dateUtc="2026-02-02T22:12:00Z">
              <w:rPr/>
            </w:rPrChange>
          </w:rPr>
          <w:delText>80</w:delText>
        </w:r>
      </w:del>
      <w:r w:rsidRPr="00F55018">
        <w:rPr>
          <w:vertAlign w:val="superscript"/>
          <w:rPrChange w:id="1293" w:author="Geri Burgert" w:date="2026-02-02T17:12:00Z" w16du:dateUtc="2026-02-02T22:12:00Z">
            <w:rPr/>
          </w:rPrChange>
        </w:rPr>
        <w:t>,</w:t>
      </w:r>
      <w:del w:id="1294" w:author="Geri Burgert" w:date="2026-02-01T15:16:00Z" w16du:dateUtc="2026-02-01T20:16:00Z">
        <w:r w:rsidRPr="00F55018" w:rsidDel="00707CE1">
          <w:rPr>
            <w:vertAlign w:val="superscript"/>
            <w:rPrChange w:id="1295" w:author="Geri Burgert" w:date="2026-02-02T17:12:00Z" w16du:dateUtc="2026-02-02T22:12:00Z">
              <w:rPr/>
            </w:rPrChange>
          </w:rPr>
          <w:delText xml:space="preserve"> </w:delText>
        </w:r>
      </w:del>
      <w:ins w:id="1296" w:author="Geri Burgert" w:date="2026-02-02T15:11:00Z" w16du:dateUtc="2026-02-02T20:11:00Z">
        <w:r w:rsidR="002F5937" w:rsidRPr="00F55018">
          <w:rPr>
            <w:vertAlign w:val="superscript"/>
          </w:rPr>
          <w:t>88</w:t>
        </w:r>
      </w:ins>
      <w:del w:id="1297" w:author="Geri Burgert" w:date="2026-02-02T15:11:00Z" w16du:dateUtc="2026-02-02T20:11:00Z">
        <w:r w:rsidRPr="00F55018" w:rsidDel="002F5937">
          <w:rPr>
            <w:vertAlign w:val="superscript"/>
            <w:rPrChange w:id="1298" w:author="Geri Burgert" w:date="2026-02-02T17:12:00Z" w16du:dateUtc="2026-02-02T22:12:00Z">
              <w:rPr/>
            </w:rPrChange>
          </w:rPr>
          <w:delText>81</w:delText>
        </w:r>
      </w:del>
      <w:del w:id="1299" w:author="Geri Burgert" w:date="2026-02-01T15:16:00Z" w16du:dateUtc="2026-02-01T20:16:00Z">
        <w:r w:rsidRPr="00F55018" w:rsidDel="00707CE1">
          <w:delText>)</w:delText>
        </w:r>
      </w:del>
      <w:r w:rsidRPr="00F55018">
        <w:t xml:space="preserve"> highlight the need for more precise biomarkers. Common surrogate markers such as blood eosinophils and/or FeNO lack the specificity needed to distinguish therapeutic benefit across ELDs. In EGPA, intensified eosinophil</w:t>
      </w:r>
      <w:ins w:id="1300" w:author="Geri Burgert" w:date="2026-02-01T15:17:00Z" w16du:dateUtc="2026-02-01T20:17:00Z">
        <w:r w:rsidR="00707CE1" w:rsidRPr="00F55018">
          <w:t>-</w:t>
        </w:r>
      </w:ins>
      <w:del w:id="1301" w:author="Geri Burgert" w:date="2026-02-01T15:17:00Z" w16du:dateUtc="2026-02-01T20:17:00Z">
        <w:r w:rsidRPr="00F55018" w:rsidDel="00707CE1">
          <w:delText xml:space="preserve"> </w:delText>
        </w:r>
      </w:del>
      <w:r w:rsidRPr="00F55018">
        <w:t>directed therapy with mepolizumab or benralizumab is clearly beneficial and strongly correlate</w:t>
      </w:r>
      <w:ins w:id="1302" w:author="Geri Burgert" w:date="2026-02-01T15:17:00Z" w16du:dateUtc="2026-02-01T20:17:00Z">
        <w:r w:rsidR="00707CE1" w:rsidRPr="00F55018">
          <w:t>s</w:t>
        </w:r>
      </w:ins>
      <w:r w:rsidRPr="00F55018">
        <w:t xml:space="preserve"> with remission</w:t>
      </w:r>
      <w:ins w:id="1303" w:author="Geri Burgert" w:date="2026-02-01T15:17:00Z" w16du:dateUtc="2026-02-01T20:17:00Z">
        <w:r w:rsidR="00707CE1" w:rsidRPr="00F55018">
          <w:t>.</w:t>
        </w:r>
      </w:ins>
      <w:del w:id="1304" w:author="Geri Burgert" w:date="2026-02-01T15:17:00Z" w16du:dateUtc="2026-02-01T20:17:00Z">
        <w:r w:rsidRPr="00F55018" w:rsidDel="00707CE1">
          <w:rPr>
            <w:vertAlign w:val="superscript"/>
            <w:rPrChange w:id="1305" w:author="Geri Burgert" w:date="2026-02-02T17:12:00Z" w16du:dateUtc="2026-02-02T22:12:00Z">
              <w:rPr/>
            </w:rPrChange>
          </w:rPr>
          <w:delText xml:space="preserve"> (</w:delText>
        </w:r>
      </w:del>
      <w:ins w:id="1306" w:author="Geri Burgert" w:date="2026-02-02T15:11:00Z" w16du:dateUtc="2026-02-02T20:11:00Z">
        <w:r w:rsidR="008B26CD" w:rsidRPr="00F55018">
          <w:rPr>
            <w:vertAlign w:val="superscript"/>
          </w:rPr>
          <w:t>59</w:t>
        </w:r>
      </w:ins>
      <w:del w:id="1307" w:author="Geri Burgert" w:date="2026-02-02T15:11:00Z" w16du:dateUtc="2026-02-02T20:11:00Z">
        <w:r w:rsidRPr="00F55018" w:rsidDel="008B26CD">
          <w:rPr>
            <w:vertAlign w:val="superscript"/>
            <w:rPrChange w:id="1308" w:author="Geri Burgert" w:date="2026-02-02T17:12:00Z" w16du:dateUtc="2026-02-02T22:12:00Z">
              <w:rPr/>
            </w:rPrChange>
          </w:rPr>
          <w:delText>51</w:delText>
        </w:r>
      </w:del>
      <w:del w:id="1309" w:author="Geri Burgert" w:date="2026-02-01T15:17:00Z" w16du:dateUtc="2026-02-01T20:17:00Z">
        <w:r w:rsidRPr="00F55018" w:rsidDel="00707CE1">
          <w:delText>).</w:delText>
        </w:r>
      </w:del>
      <w:r w:rsidRPr="00F55018">
        <w:t xml:space="preserve"> In contrast, in asthma, IL</w:t>
      </w:r>
      <w:ins w:id="1310" w:author="Geri Burgert" w:date="2026-02-01T15:17:00Z" w16du:dateUtc="2026-02-01T20:17:00Z">
        <w:r w:rsidR="00707CE1" w:rsidRPr="00F55018">
          <w:t>-</w:t>
        </w:r>
      </w:ins>
      <w:del w:id="1311" w:author="Geri Burgert" w:date="2026-02-01T15:17:00Z" w16du:dateUtc="2026-02-01T20:17:00Z">
        <w:r w:rsidRPr="00F55018" w:rsidDel="00707CE1">
          <w:delText xml:space="preserve"> </w:delText>
        </w:r>
      </w:del>
      <w:r w:rsidRPr="00F55018">
        <w:t xml:space="preserve">5 blockade improves outcomes in only about half of </w:t>
      </w:r>
      <w:ins w:id="1312" w:author="Geri Burgert" w:date="2026-02-01T15:17:00Z" w16du:dateUtc="2026-02-01T20:17:00Z">
        <w:r w:rsidR="00FC77CF" w:rsidRPr="00F55018">
          <w:t xml:space="preserve">patients with </w:t>
        </w:r>
      </w:ins>
      <w:r w:rsidRPr="00F55018">
        <w:t>eosinophili</w:t>
      </w:r>
      <w:del w:id="1313" w:author="Geri Burgert" w:date="2026-02-01T15:17:00Z" w16du:dateUtc="2026-02-01T20:17:00Z">
        <w:r w:rsidRPr="00F55018" w:rsidDel="00FC77CF">
          <w:delText>c patients,</w:delText>
        </w:r>
      </w:del>
      <w:ins w:id="1314" w:author="Geri Burgert" w:date="2026-02-01T15:17:00Z" w16du:dateUtc="2026-02-01T20:17:00Z">
        <w:r w:rsidR="00FC77CF" w:rsidRPr="00F55018">
          <w:t>a. M</w:t>
        </w:r>
      </w:ins>
      <w:del w:id="1315" w:author="Geri Burgert" w:date="2026-02-01T15:17:00Z" w16du:dateUtc="2026-02-01T20:17:00Z">
        <w:r w:rsidRPr="00F55018" w:rsidDel="00FC77CF">
          <w:delText xml:space="preserve"> with m</w:delText>
        </w:r>
      </w:del>
      <w:r w:rsidRPr="00F55018">
        <w:t>any show</w:t>
      </w:r>
      <w:del w:id="1316" w:author="Geri Burgert" w:date="2026-02-01T15:17:00Z" w16du:dateUtc="2026-02-01T20:17:00Z">
        <w:r w:rsidRPr="00F55018" w:rsidDel="00FC77CF">
          <w:delText>ing</w:delText>
        </w:r>
      </w:del>
      <w:r w:rsidRPr="00F55018">
        <w:t xml:space="preserve"> persistent sputum eosinophilia despite normalized blood eosinophils</w:t>
      </w:r>
      <w:ins w:id="1317" w:author="Geri Burgert" w:date="2026-02-01T15:17:00Z" w16du:dateUtc="2026-02-01T20:17:00Z">
        <w:r w:rsidR="00FC77CF" w:rsidRPr="00F55018">
          <w:t>,</w:t>
        </w:r>
      </w:ins>
      <w:del w:id="1318" w:author="Geri Burgert" w:date="2026-02-01T15:17:00Z" w16du:dateUtc="2026-02-01T20:17:00Z">
        <w:r w:rsidRPr="00F55018" w:rsidDel="00FC77CF">
          <w:rPr>
            <w:vertAlign w:val="superscript"/>
            <w:rPrChange w:id="1319" w:author="Geri Burgert" w:date="2026-02-02T17:12:00Z" w16du:dateUtc="2026-02-02T22:12:00Z">
              <w:rPr/>
            </w:rPrChange>
          </w:rPr>
          <w:delText xml:space="preserve"> (</w:delText>
        </w:r>
      </w:del>
      <w:ins w:id="1320" w:author="Geri Burgert" w:date="2026-02-02T15:11:00Z" w16du:dateUtc="2026-02-02T20:11:00Z">
        <w:r w:rsidR="00A26C31" w:rsidRPr="00F55018">
          <w:rPr>
            <w:vertAlign w:val="superscript"/>
          </w:rPr>
          <w:t>89</w:t>
        </w:r>
      </w:ins>
      <w:del w:id="1321" w:author="Geri Burgert" w:date="2026-02-02T15:11:00Z" w16du:dateUtc="2026-02-02T20:11:00Z">
        <w:r w:rsidRPr="00F55018" w:rsidDel="00A26C31">
          <w:rPr>
            <w:vertAlign w:val="superscript"/>
            <w:rPrChange w:id="1322" w:author="Geri Burgert" w:date="2026-02-02T17:12:00Z" w16du:dateUtc="2026-02-02T22:12:00Z">
              <w:rPr/>
            </w:rPrChange>
          </w:rPr>
          <w:delText>82</w:delText>
        </w:r>
      </w:del>
      <w:r w:rsidRPr="00F55018">
        <w:rPr>
          <w:vertAlign w:val="superscript"/>
          <w:rPrChange w:id="1323" w:author="Geri Burgert" w:date="2026-02-02T17:12:00Z" w16du:dateUtc="2026-02-02T22:12:00Z">
            <w:rPr/>
          </w:rPrChange>
        </w:rPr>
        <w:t>-</w:t>
      </w:r>
      <w:ins w:id="1324" w:author="Geri Burgert" w:date="2026-02-02T15:11:00Z" w16du:dateUtc="2026-02-02T20:11:00Z">
        <w:r w:rsidR="00A26C31" w:rsidRPr="00F55018">
          <w:rPr>
            <w:vertAlign w:val="superscript"/>
          </w:rPr>
          <w:t>92</w:t>
        </w:r>
      </w:ins>
      <w:del w:id="1325" w:author="Geri Burgert" w:date="2026-02-02T15:11:00Z" w16du:dateUtc="2026-02-02T20:11:00Z">
        <w:r w:rsidRPr="00F55018" w:rsidDel="00A26C31">
          <w:rPr>
            <w:vertAlign w:val="superscript"/>
            <w:rPrChange w:id="1326" w:author="Geri Burgert" w:date="2026-02-02T17:12:00Z" w16du:dateUtc="2026-02-02T22:12:00Z">
              <w:rPr/>
            </w:rPrChange>
          </w:rPr>
          <w:delText>84</w:delText>
        </w:r>
      </w:del>
      <w:del w:id="1327" w:author="Geri Burgert" w:date="2026-02-01T15:18:00Z" w16du:dateUtc="2026-02-01T20:18:00Z">
        <w:r w:rsidRPr="00F55018" w:rsidDel="00FC77CF">
          <w:delText>);</w:delText>
        </w:r>
      </w:del>
      <w:r w:rsidRPr="00F55018">
        <w:t xml:space="preserve"> reflecting IL</w:t>
      </w:r>
      <w:ins w:id="1328" w:author="Geri Burgert" w:date="2026-02-01T15:18:00Z" w16du:dateUtc="2026-02-01T20:18:00Z">
        <w:r w:rsidR="00FC77CF" w:rsidRPr="00F55018">
          <w:t>-</w:t>
        </w:r>
      </w:ins>
      <w:del w:id="1329" w:author="Geri Burgert" w:date="2026-02-01T15:18:00Z" w16du:dateUtc="2026-02-01T20:18:00Z">
        <w:r w:rsidRPr="00F55018" w:rsidDel="00FC77CF">
          <w:delText xml:space="preserve"> </w:delText>
        </w:r>
      </w:del>
      <w:r w:rsidRPr="00F55018">
        <w:t>5–independent inflammatory pathways and compartmentalized tissue regulation</w:t>
      </w:r>
      <w:ins w:id="1330" w:author="Geri Burgert" w:date="2026-02-01T15:18:00Z" w16du:dateUtc="2026-02-01T20:18:00Z">
        <w:r w:rsidR="00FC77CF" w:rsidRPr="00F55018">
          <w:t>.</w:t>
        </w:r>
      </w:ins>
      <w:del w:id="1331" w:author="Geri Burgert" w:date="2026-02-01T15:18:00Z" w16du:dateUtc="2026-02-01T20:18:00Z">
        <w:r w:rsidRPr="00F55018" w:rsidDel="00FC77CF">
          <w:rPr>
            <w:vertAlign w:val="superscript"/>
            <w:rPrChange w:id="1332" w:author="Geri Burgert" w:date="2026-02-02T17:12:00Z" w16du:dateUtc="2026-02-02T22:12:00Z">
              <w:rPr/>
            </w:rPrChange>
          </w:rPr>
          <w:delText xml:space="preserve"> (</w:delText>
        </w:r>
      </w:del>
      <w:ins w:id="1333" w:author="Geri Burgert" w:date="2026-02-02T15:12:00Z" w16du:dateUtc="2026-02-02T20:12:00Z">
        <w:r w:rsidR="006D7A6A" w:rsidRPr="00F55018">
          <w:rPr>
            <w:vertAlign w:val="superscript"/>
          </w:rPr>
          <w:t>87</w:t>
        </w:r>
      </w:ins>
      <w:del w:id="1334" w:author="Geri Burgert" w:date="2026-02-02T15:12:00Z" w16du:dateUtc="2026-02-02T20:12:00Z">
        <w:r w:rsidRPr="00F55018" w:rsidDel="006D7A6A">
          <w:rPr>
            <w:vertAlign w:val="superscript"/>
            <w:rPrChange w:id="1335" w:author="Geri Burgert" w:date="2026-02-02T17:12:00Z" w16du:dateUtc="2026-02-02T22:12:00Z">
              <w:rPr/>
            </w:rPrChange>
          </w:rPr>
          <w:delText>80</w:delText>
        </w:r>
      </w:del>
      <w:del w:id="1336" w:author="Geri Burgert" w:date="2026-02-01T15:18:00Z" w16du:dateUtc="2026-02-01T20:18:00Z">
        <w:r w:rsidRPr="00F55018" w:rsidDel="00FC77CF">
          <w:delText>).</w:delText>
        </w:r>
      </w:del>
      <w:r w:rsidRPr="00F55018">
        <w:t xml:space="preserve"> Transcriptomic</w:t>
      </w:r>
      <w:del w:id="1337" w:author="Geri Burgert" w:date="2026-02-01T15:18:00Z" w16du:dateUtc="2026-02-01T20:18:00Z">
        <w:r w:rsidRPr="00F55018" w:rsidDel="00FC77CF">
          <w:rPr>
            <w:vertAlign w:val="superscript"/>
            <w:rPrChange w:id="1338" w:author="Geri Burgert" w:date="2026-02-02T17:12:00Z" w16du:dateUtc="2026-02-02T22:12:00Z">
              <w:rPr/>
            </w:rPrChange>
          </w:rPr>
          <w:delText xml:space="preserve"> (</w:delText>
        </w:r>
      </w:del>
      <w:ins w:id="1339" w:author="Geri Burgert" w:date="2026-02-02T15:12:00Z" w16du:dateUtc="2026-02-02T20:12:00Z">
        <w:r w:rsidR="006D7A6A" w:rsidRPr="00F55018">
          <w:rPr>
            <w:vertAlign w:val="superscript"/>
          </w:rPr>
          <w:t>92</w:t>
        </w:r>
      </w:ins>
      <w:del w:id="1340" w:author="Geri Burgert" w:date="2026-02-02T15:12:00Z" w16du:dateUtc="2026-02-02T20:12:00Z">
        <w:r w:rsidRPr="00F55018" w:rsidDel="006D7A6A">
          <w:rPr>
            <w:vertAlign w:val="superscript"/>
            <w:rPrChange w:id="1341" w:author="Geri Burgert" w:date="2026-02-02T17:12:00Z" w16du:dateUtc="2026-02-02T22:12:00Z">
              <w:rPr/>
            </w:rPrChange>
          </w:rPr>
          <w:delText>85</w:delText>
        </w:r>
      </w:del>
      <w:del w:id="1342" w:author="Geri Burgert" w:date="2026-02-01T15:18:00Z" w16du:dateUtc="2026-02-01T20:18:00Z">
        <w:r w:rsidRPr="00F55018" w:rsidDel="00FC77CF">
          <w:delText>)</w:delText>
        </w:r>
      </w:del>
      <w:r w:rsidRPr="00F55018">
        <w:t xml:space="preserve"> and mechanistic studies</w:t>
      </w:r>
      <w:del w:id="1343" w:author="Geri Burgert" w:date="2026-02-01T15:18:00Z" w16du:dateUtc="2026-02-01T20:18:00Z">
        <w:r w:rsidRPr="00F55018" w:rsidDel="00FC77CF">
          <w:rPr>
            <w:vertAlign w:val="superscript"/>
            <w:rPrChange w:id="1344" w:author="Geri Burgert" w:date="2026-02-02T17:12:00Z" w16du:dateUtc="2026-02-02T22:12:00Z">
              <w:rPr/>
            </w:rPrChange>
          </w:rPr>
          <w:delText xml:space="preserve"> (</w:delText>
        </w:r>
      </w:del>
      <w:ins w:id="1345" w:author="Geri Burgert" w:date="2026-02-02T15:12:00Z" w16du:dateUtc="2026-02-02T20:12:00Z">
        <w:r w:rsidR="009E7E20" w:rsidRPr="00F55018">
          <w:rPr>
            <w:vertAlign w:val="superscript"/>
          </w:rPr>
          <w:t>93</w:t>
        </w:r>
      </w:ins>
      <w:del w:id="1346" w:author="Geri Burgert" w:date="2026-02-02T15:12:00Z" w16du:dateUtc="2026-02-02T20:12:00Z">
        <w:r w:rsidRPr="00F55018" w:rsidDel="009E7E20">
          <w:rPr>
            <w:vertAlign w:val="superscript"/>
            <w:rPrChange w:id="1347" w:author="Geri Burgert" w:date="2026-02-02T17:12:00Z" w16du:dateUtc="2026-02-02T22:12:00Z">
              <w:rPr/>
            </w:rPrChange>
          </w:rPr>
          <w:delText>86</w:delText>
        </w:r>
      </w:del>
      <w:del w:id="1348" w:author="Geri Burgert" w:date="2026-02-01T15:18:00Z" w16du:dateUtc="2026-02-01T20:18:00Z">
        <w:r w:rsidRPr="00F55018" w:rsidDel="00FC77CF">
          <w:delText>)</w:delText>
        </w:r>
      </w:del>
      <w:r w:rsidRPr="00F55018">
        <w:t xml:space="preserve"> further demonstrate substantial molecular heterogeneity across eosinophilic diseases. Additionally, although benralizumab achieves complete eosinophil depletion and improves asthma outcomes, it has shown no benefit in COPD despite suppressing blood eosinophilia</w:t>
      </w:r>
      <w:ins w:id="1349" w:author="Geri Burgert" w:date="2026-02-01T15:18:00Z" w16du:dateUtc="2026-02-01T20:18:00Z">
        <w:r w:rsidR="007E4C0B" w:rsidRPr="00F55018">
          <w:t>,</w:t>
        </w:r>
      </w:ins>
      <w:del w:id="1350" w:author="Geri Burgert" w:date="2026-02-01T15:18:00Z" w16du:dateUtc="2026-02-01T20:18:00Z">
        <w:r w:rsidRPr="00F55018" w:rsidDel="007E4C0B">
          <w:rPr>
            <w:vertAlign w:val="superscript"/>
            <w:rPrChange w:id="1351" w:author="Geri Burgert" w:date="2026-02-02T17:12:00Z" w16du:dateUtc="2026-02-02T22:12:00Z">
              <w:rPr/>
            </w:rPrChange>
          </w:rPr>
          <w:delText xml:space="preserve"> (</w:delText>
        </w:r>
      </w:del>
      <w:ins w:id="1352" w:author="Geri Burgert" w:date="2026-02-02T15:12:00Z" w16du:dateUtc="2026-02-02T20:12:00Z">
        <w:r w:rsidR="006039CB" w:rsidRPr="00F55018">
          <w:rPr>
            <w:vertAlign w:val="superscript"/>
          </w:rPr>
          <w:t>75</w:t>
        </w:r>
      </w:ins>
      <w:del w:id="1353" w:author="Geri Burgert" w:date="2026-02-02T15:12:00Z" w16du:dateUtc="2026-02-02T20:12:00Z">
        <w:r w:rsidRPr="00F55018" w:rsidDel="006039CB">
          <w:rPr>
            <w:vertAlign w:val="superscript"/>
            <w:rPrChange w:id="1354" w:author="Geri Burgert" w:date="2026-02-02T17:12:00Z" w16du:dateUtc="2026-02-02T22:12:00Z">
              <w:rPr/>
            </w:rPrChange>
          </w:rPr>
          <w:delText>67</w:delText>
        </w:r>
      </w:del>
      <w:r w:rsidRPr="00F55018">
        <w:rPr>
          <w:vertAlign w:val="superscript"/>
          <w:rPrChange w:id="1355" w:author="Geri Burgert" w:date="2026-02-02T17:12:00Z" w16du:dateUtc="2026-02-02T22:12:00Z">
            <w:rPr/>
          </w:rPrChange>
        </w:rPr>
        <w:t>,</w:t>
      </w:r>
      <w:del w:id="1356" w:author="Geri Burgert" w:date="2026-02-01T15:18:00Z" w16du:dateUtc="2026-02-01T20:18:00Z">
        <w:r w:rsidRPr="00F55018" w:rsidDel="007E4C0B">
          <w:rPr>
            <w:vertAlign w:val="superscript"/>
            <w:rPrChange w:id="1357" w:author="Geri Burgert" w:date="2026-02-02T17:12:00Z" w16du:dateUtc="2026-02-02T22:12:00Z">
              <w:rPr/>
            </w:rPrChange>
          </w:rPr>
          <w:delText xml:space="preserve"> </w:delText>
        </w:r>
      </w:del>
      <w:ins w:id="1358" w:author="Geri Burgert" w:date="2026-02-02T15:12:00Z" w16du:dateUtc="2026-02-02T20:12:00Z">
        <w:r w:rsidR="006039CB" w:rsidRPr="00F55018">
          <w:rPr>
            <w:vertAlign w:val="superscript"/>
          </w:rPr>
          <w:t>94</w:t>
        </w:r>
      </w:ins>
      <w:del w:id="1359" w:author="Geri Burgert" w:date="2026-02-02T15:12:00Z" w16du:dateUtc="2026-02-02T20:12:00Z">
        <w:r w:rsidRPr="00F55018" w:rsidDel="006039CB">
          <w:rPr>
            <w:vertAlign w:val="superscript"/>
            <w:rPrChange w:id="1360" w:author="Geri Burgert" w:date="2026-02-02T17:12:00Z" w16du:dateUtc="2026-02-02T22:12:00Z">
              <w:rPr/>
            </w:rPrChange>
          </w:rPr>
          <w:delText>87</w:delText>
        </w:r>
      </w:del>
      <w:del w:id="1361" w:author="Geri Burgert" w:date="2026-02-01T15:18:00Z" w16du:dateUtc="2026-02-01T20:18:00Z">
        <w:r w:rsidRPr="00F55018" w:rsidDel="007E4C0B">
          <w:delText>),</w:delText>
        </w:r>
      </w:del>
      <w:r w:rsidRPr="00F55018">
        <w:t xml:space="preserve"> underscoring disease</w:t>
      </w:r>
      <w:ins w:id="1362" w:author="Geri Burgert" w:date="2026-02-01T15:18:00Z" w16du:dateUtc="2026-02-01T20:18:00Z">
        <w:r w:rsidR="007E4C0B" w:rsidRPr="00F55018">
          <w:t>-</w:t>
        </w:r>
      </w:ins>
      <w:del w:id="1363" w:author="Geri Burgert" w:date="2026-02-01T15:18:00Z" w16du:dateUtc="2026-02-01T20:18:00Z">
        <w:r w:rsidRPr="00F55018" w:rsidDel="007E4C0B">
          <w:delText xml:space="preserve"> </w:delText>
        </w:r>
      </w:del>
      <w:r w:rsidRPr="00F55018">
        <w:t xml:space="preserve">specific differences in eosinophil biology. These limitations collectively reinforce the need for refined, mechanistically informed biomarkers to </w:t>
      </w:r>
      <w:del w:id="1364" w:author="Geri Burgert" w:date="2026-02-01T15:18:00Z" w16du:dateUtc="2026-02-01T20:18:00Z">
        <w:r w:rsidRPr="00F55018" w:rsidDel="007E4C0B">
          <w:delText xml:space="preserve">better </w:delText>
        </w:r>
      </w:del>
      <w:r w:rsidRPr="00F55018">
        <w:t xml:space="preserve">define disease endotypes </w:t>
      </w:r>
      <w:ins w:id="1365" w:author="Geri Burgert" w:date="2026-02-01T15:18:00Z" w16du:dateUtc="2026-02-01T20:18:00Z">
        <w:r w:rsidR="007E4C0B" w:rsidRPr="00F55018">
          <w:t xml:space="preserve">better </w:t>
        </w:r>
      </w:ins>
      <w:r w:rsidRPr="00F55018">
        <w:t>and guide targeted therapy (</w:t>
      </w:r>
      <w:r w:rsidRPr="00F55018">
        <w:rPr>
          <w:highlight w:val="yellow"/>
          <w:rPrChange w:id="1366" w:author="Geri Burgert" w:date="2026-02-02T17:12:00Z" w16du:dateUtc="2026-02-02T22:12:00Z">
            <w:rPr/>
          </w:rPrChange>
        </w:rPr>
        <w:t xml:space="preserve">Table </w:t>
      </w:r>
      <w:ins w:id="1367" w:author="Geri Burgert" w:date="2026-02-01T12:03:00Z" w16du:dateUtc="2026-02-01T17:03:00Z">
        <w:r w:rsidR="000D1DF1" w:rsidRPr="00F55018">
          <w:rPr>
            <w:highlight w:val="yellow"/>
            <w:rPrChange w:id="1368" w:author="Geri Burgert" w:date="2026-02-02T17:12:00Z" w16du:dateUtc="2026-02-02T22:12:00Z">
              <w:rPr/>
            </w:rPrChange>
          </w:rPr>
          <w:t>II</w:t>
        </w:r>
      </w:ins>
      <w:del w:id="1369" w:author="Geri Burgert" w:date="2026-02-01T12:03:00Z" w16du:dateUtc="2026-02-01T17:03:00Z">
        <w:r w:rsidRPr="00F55018" w:rsidDel="000D1DF1">
          <w:delText>2</w:delText>
        </w:r>
      </w:del>
      <w:r w:rsidRPr="00F55018">
        <w:t xml:space="preserve">). Several promising biomarker tools are </w:t>
      </w:r>
      <w:del w:id="1370" w:author="Geri Burgert" w:date="2026-02-01T15:18:00Z" w16du:dateUtc="2026-02-01T20:18:00Z">
        <w:r w:rsidRPr="00F55018" w:rsidDel="007E4C0B">
          <w:delText xml:space="preserve">currently </w:delText>
        </w:r>
      </w:del>
      <w:r w:rsidRPr="00F55018">
        <w:t>in development and validation (Figure 1).</w:t>
      </w:r>
    </w:p>
    <w:p w14:paraId="25DC7246" w14:textId="44F27F83" w:rsidR="004170FA" w:rsidRPr="00F55018" w:rsidRDefault="007E4C0B" w:rsidP="004170FA">
      <w:ins w:id="1371" w:author="Geri Burgert" w:date="2026-02-01T15:19:00Z" w16du:dateUtc="2026-02-01T20:19:00Z">
        <w:r w:rsidRPr="00F55018">
          <w:t>&lt;H2&gt;</w:t>
        </w:r>
      </w:ins>
      <w:r w:rsidR="004170FA" w:rsidRPr="00F55018">
        <w:t>Formalin-fixed paraffin-embedded sputum plugs</w:t>
      </w:r>
    </w:p>
    <w:p w14:paraId="1518BEB9" w14:textId="0DBC3393" w:rsidR="004170FA" w:rsidRPr="00F55018" w:rsidRDefault="004170FA" w:rsidP="004170FA">
      <w:r w:rsidRPr="00F55018">
        <w:lastRenderedPageBreak/>
        <w:t>Accurate assessment of airway eosinophils is central to the diagnosis and management of ELD, especially those with pulmonary complications. As discussed in previous sections, although sputum cytology remains one of the most reliable biomarkers for assessing airway eosinophilia, its implementation into routine clinical practice is limited by several logistical challenges, including the need for specialized laboratories, trained personnel for sputum induction and processing, and timely coordination between clinical collection and laboratory processing and analysis</w:t>
      </w:r>
      <w:ins w:id="1372" w:author="Geri Burgert" w:date="2026-02-01T15:19:00Z" w16du:dateUtc="2026-02-01T20:19:00Z">
        <w:r w:rsidR="005362D5" w:rsidRPr="00F55018">
          <w:t>.</w:t>
        </w:r>
      </w:ins>
      <w:del w:id="1373" w:author="Geri Burgert" w:date="2026-02-01T15:19:00Z" w16du:dateUtc="2026-02-01T20:19:00Z">
        <w:r w:rsidRPr="00F55018" w:rsidDel="005362D5">
          <w:rPr>
            <w:vertAlign w:val="superscript"/>
            <w:rPrChange w:id="1374" w:author="Geri Burgert" w:date="2026-02-02T17:12:00Z" w16du:dateUtc="2026-02-02T22:12:00Z">
              <w:rPr/>
            </w:rPrChange>
          </w:rPr>
          <w:delText>(</w:delText>
        </w:r>
      </w:del>
      <w:ins w:id="1375" w:author="Geri Burgert" w:date="2026-02-02T17:20:00Z" w16du:dateUtc="2026-02-02T22:20:00Z">
        <w:r w:rsidR="00E367A8">
          <w:rPr>
            <w:vertAlign w:val="superscript"/>
          </w:rPr>
          <w:t>18</w:t>
        </w:r>
      </w:ins>
      <w:del w:id="1376" w:author="Geri Burgert" w:date="2026-02-02T17:20:00Z" w16du:dateUtc="2026-02-02T22:20:00Z">
        <w:r w:rsidRPr="00F55018" w:rsidDel="00E367A8">
          <w:rPr>
            <w:vertAlign w:val="superscript"/>
            <w:rPrChange w:id="1377" w:author="Geri Burgert" w:date="2026-02-02T17:12:00Z" w16du:dateUtc="2026-02-02T22:12:00Z">
              <w:rPr/>
            </w:rPrChange>
          </w:rPr>
          <w:delText>20</w:delText>
        </w:r>
      </w:del>
      <w:r w:rsidRPr="00F55018">
        <w:rPr>
          <w:vertAlign w:val="superscript"/>
          <w:rPrChange w:id="1378" w:author="Geri Burgert" w:date="2026-02-02T17:12:00Z" w16du:dateUtc="2026-02-02T22:12:00Z">
            <w:rPr/>
          </w:rPrChange>
        </w:rPr>
        <w:t>,</w:t>
      </w:r>
      <w:del w:id="1379" w:author="Geri Burgert" w:date="2026-02-01T15:19:00Z" w16du:dateUtc="2026-02-01T20:19:00Z">
        <w:r w:rsidRPr="00F55018" w:rsidDel="005362D5">
          <w:rPr>
            <w:vertAlign w:val="superscript"/>
            <w:rPrChange w:id="1380" w:author="Geri Burgert" w:date="2026-02-02T17:12:00Z" w16du:dateUtc="2026-02-02T22:12:00Z">
              <w:rPr/>
            </w:rPrChange>
          </w:rPr>
          <w:delText xml:space="preserve"> </w:delText>
        </w:r>
      </w:del>
      <w:ins w:id="1381" w:author="Geri Burgert" w:date="2026-02-02T17:20:00Z" w16du:dateUtc="2026-02-02T22:20:00Z">
        <w:r w:rsidR="00E367A8">
          <w:rPr>
            <w:vertAlign w:val="superscript"/>
          </w:rPr>
          <w:t>135</w:t>
        </w:r>
      </w:ins>
      <w:del w:id="1382" w:author="Geri Burgert" w:date="2026-02-02T17:20:00Z" w16du:dateUtc="2026-02-02T22:20:00Z">
        <w:r w:rsidRPr="00F55018" w:rsidDel="00E367A8">
          <w:rPr>
            <w:vertAlign w:val="superscript"/>
            <w:rPrChange w:id="1383" w:author="Geri Burgert" w:date="2026-02-02T17:12:00Z" w16du:dateUtc="2026-02-02T22:12:00Z">
              <w:rPr/>
            </w:rPrChange>
          </w:rPr>
          <w:delText>88</w:delText>
        </w:r>
      </w:del>
      <w:del w:id="1384" w:author="Geri Burgert" w:date="2026-02-01T15:19:00Z" w16du:dateUtc="2026-02-01T20:19:00Z">
        <w:r w:rsidRPr="00F55018" w:rsidDel="005362D5">
          <w:delText>).</w:delText>
        </w:r>
      </w:del>
      <w:r w:rsidRPr="00F55018">
        <w:t xml:space="preserve"> Further, the use of mucolytics (dithiothreitol</w:t>
      </w:r>
      <w:del w:id="1385" w:author="Geri Burgert" w:date="2026-02-01T15:19:00Z" w16du:dateUtc="2026-02-01T20:19:00Z">
        <w:r w:rsidRPr="00F55018" w:rsidDel="005362D5">
          <w:delText>, DTT</w:delText>
        </w:r>
      </w:del>
      <w:r w:rsidRPr="00F55018">
        <w:t>) in sample processing (dispersal) is thought to interfere with detection of the eosinophil-derived biomarkers</w:t>
      </w:r>
      <w:ins w:id="1386" w:author="Geri Burgert" w:date="2026-02-01T15:19:00Z" w16du:dateUtc="2026-02-01T20:19:00Z">
        <w:r w:rsidR="005362D5" w:rsidRPr="00F55018">
          <w:t>.</w:t>
        </w:r>
      </w:ins>
      <w:del w:id="1387" w:author="Geri Burgert" w:date="2026-02-01T15:19:00Z" w16du:dateUtc="2026-02-01T20:19:00Z">
        <w:r w:rsidRPr="00F55018" w:rsidDel="005362D5">
          <w:rPr>
            <w:vertAlign w:val="superscript"/>
            <w:rPrChange w:id="1388" w:author="Geri Burgert" w:date="2026-02-02T17:12:00Z" w16du:dateUtc="2026-02-02T22:12:00Z">
              <w:rPr/>
            </w:rPrChange>
          </w:rPr>
          <w:delText xml:space="preserve"> (</w:delText>
        </w:r>
      </w:del>
      <w:ins w:id="1389" w:author="Geri Burgert" w:date="2026-02-02T17:20:00Z" w16du:dateUtc="2026-02-02T22:20:00Z">
        <w:r w:rsidR="00E367A8">
          <w:rPr>
            <w:vertAlign w:val="superscript"/>
          </w:rPr>
          <w:t>136</w:t>
        </w:r>
      </w:ins>
      <w:del w:id="1390" w:author="Geri Burgert" w:date="2026-02-02T17:20:00Z" w16du:dateUtc="2026-02-02T22:20:00Z">
        <w:r w:rsidRPr="00F55018" w:rsidDel="00E367A8">
          <w:rPr>
            <w:vertAlign w:val="superscript"/>
            <w:rPrChange w:id="1391" w:author="Geri Burgert" w:date="2026-02-02T17:12:00Z" w16du:dateUtc="2026-02-02T22:12:00Z">
              <w:rPr/>
            </w:rPrChange>
          </w:rPr>
          <w:delText>89</w:delText>
        </w:r>
      </w:del>
      <w:r w:rsidRPr="00F55018">
        <w:rPr>
          <w:vertAlign w:val="superscript"/>
          <w:rPrChange w:id="1392" w:author="Geri Burgert" w:date="2026-02-02T17:12:00Z" w16du:dateUtc="2026-02-02T22:12:00Z">
            <w:rPr/>
          </w:rPrChange>
        </w:rPr>
        <w:t>,</w:t>
      </w:r>
      <w:del w:id="1393" w:author="Geri Burgert" w:date="2026-02-01T15:19:00Z" w16du:dateUtc="2026-02-01T20:19:00Z">
        <w:r w:rsidRPr="00F55018" w:rsidDel="005362D5">
          <w:rPr>
            <w:vertAlign w:val="superscript"/>
            <w:rPrChange w:id="1394" w:author="Geri Burgert" w:date="2026-02-02T17:12:00Z" w16du:dateUtc="2026-02-02T22:12:00Z">
              <w:rPr/>
            </w:rPrChange>
          </w:rPr>
          <w:delText xml:space="preserve"> </w:delText>
        </w:r>
      </w:del>
      <w:ins w:id="1395" w:author="Geri Burgert" w:date="2026-02-02T17:20:00Z" w16du:dateUtc="2026-02-02T22:20:00Z">
        <w:r w:rsidR="00360F3F">
          <w:rPr>
            <w:vertAlign w:val="superscript"/>
          </w:rPr>
          <w:t>137</w:t>
        </w:r>
      </w:ins>
      <w:del w:id="1396" w:author="Geri Burgert" w:date="2026-02-02T17:20:00Z" w16du:dateUtc="2026-02-02T22:20:00Z">
        <w:r w:rsidRPr="00F55018" w:rsidDel="00360F3F">
          <w:rPr>
            <w:vertAlign w:val="superscript"/>
            <w:rPrChange w:id="1397" w:author="Geri Burgert" w:date="2026-02-02T17:12:00Z" w16du:dateUtc="2026-02-02T22:12:00Z">
              <w:rPr/>
            </w:rPrChange>
          </w:rPr>
          <w:delText>90</w:delText>
        </w:r>
      </w:del>
      <w:del w:id="1398" w:author="Geri Burgert" w:date="2026-02-01T15:19:00Z" w16du:dateUtc="2026-02-01T20:19:00Z">
        <w:r w:rsidRPr="00F55018" w:rsidDel="005362D5">
          <w:delText>).</w:delText>
        </w:r>
      </w:del>
      <w:r w:rsidRPr="00F55018">
        <w:t xml:space="preserve"> To address these limitations, simplified sputum-processing approaches are </w:t>
      </w:r>
      <w:del w:id="1399" w:author="Geri Burgert" w:date="2026-02-01T15:19:00Z" w16du:dateUtc="2026-02-01T20:19:00Z">
        <w:r w:rsidRPr="00F55018" w:rsidDel="005362D5">
          <w:delText xml:space="preserve">currently </w:delText>
        </w:r>
      </w:del>
      <w:r w:rsidRPr="00F55018">
        <w:t xml:space="preserve">being developed and validated. The </w:t>
      </w:r>
      <w:del w:id="1400" w:author="Geri Burgert" w:date="2026-02-01T15:20:00Z" w16du:dateUtc="2026-02-01T20:20:00Z">
        <w:r w:rsidRPr="00F55018" w:rsidDel="00D50002">
          <w:delText>SSIMPLE method (</w:delText>
        </w:r>
      </w:del>
      <w:r w:rsidRPr="00F55018">
        <w:t>Study of Sputum-</w:t>
      </w:r>
      <w:del w:id="1401" w:author="Geri Burgert" w:date="2026-02-01T15:21:00Z" w16du:dateUtc="2026-02-01T20:21:00Z">
        <w:r w:rsidRPr="00F55018" w:rsidDel="00E1501E">
          <w:delText xml:space="preserve"> </w:delText>
        </w:r>
      </w:del>
      <w:del w:id="1402" w:author="Geri Burgert" w:date="2026-02-01T15:20:00Z" w16du:dateUtc="2026-02-01T20:20:00Z">
        <w:r w:rsidRPr="00F55018" w:rsidDel="00D50002">
          <w:delText>minimising</w:delText>
        </w:r>
      </w:del>
      <w:ins w:id="1403" w:author="Geri Burgert" w:date="2026-02-01T15:20:00Z" w16du:dateUtc="2026-02-01T20:20:00Z">
        <w:r w:rsidR="00D50002" w:rsidRPr="00F55018">
          <w:t>Minimizing</w:t>
        </w:r>
      </w:ins>
      <w:r w:rsidRPr="00F55018">
        <w:t xml:space="preserve"> </w:t>
      </w:r>
      <w:del w:id="1404" w:author="Geri Burgert" w:date="2026-02-01T15:20:00Z" w16du:dateUtc="2026-02-01T20:20:00Z">
        <w:r w:rsidRPr="00F55018" w:rsidDel="00D50002">
          <w:delText>p</w:delText>
        </w:r>
      </w:del>
      <w:ins w:id="1405" w:author="Geri Burgert" w:date="2026-02-01T15:20:00Z" w16du:dateUtc="2026-02-01T20:20:00Z">
        <w:r w:rsidR="00D50002" w:rsidRPr="00F55018">
          <w:t>P</w:t>
        </w:r>
      </w:ins>
      <w:r w:rsidRPr="00F55018">
        <w:t xml:space="preserve">rocessing, </w:t>
      </w:r>
      <w:del w:id="1406" w:author="Geri Burgert" w:date="2026-02-01T15:20:00Z" w16du:dateUtc="2026-02-01T20:20:00Z">
        <w:r w:rsidRPr="00F55018" w:rsidDel="00D50002">
          <w:delText>maximising</w:delText>
        </w:r>
      </w:del>
      <w:ins w:id="1407" w:author="Geri Burgert" w:date="2026-02-01T15:20:00Z" w16du:dateUtc="2026-02-01T20:20:00Z">
        <w:r w:rsidR="00D50002" w:rsidRPr="00F55018">
          <w:t>Maximizing</w:t>
        </w:r>
      </w:ins>
      <w:r w:rsidRPr="00F55018">
        <w:t xml:space="preserve"> </w:t>
      </w:r>
      <w:del w:id="1408" w:author="Geri Burgert" w:date="2026-02-01T15:20:00Z" w16du:dateUtc="2026-02-01T20:20:00Z">
        <w:r w:rsidRPr="00F55018" w:rsidDel="00D50002">
          <w:delText>c</w:delText>
        </w:r>
      </w:del>
      <w:ins w:id="1409" w:author="Geri Burgert" w:date="2026-02-01T15:20:00Z" w16du:dateUtc="2026-02-01T20:20:00Z">
        <w:r w:rsidR="00D50002" w:rsidRPr="00F55018">
          <w:t>C</w:t>
        </w:r>
      </w:ins>
      <w:r w:rsidRPr="00F55018">
        <w:t>linical Outcomes</w:t>
      </w:r>
      <w:del w:id="1410" w:author="Geri Burgert" w:date="2026-02-01T15:20:00Z" w16du:dateUtc="2026-02-01T20:20:00Z">
        <w:r w:rsidRPr="00F55018" w:rsidDel="00D50002">
          <w:delText>)</w:delText>
        </w:r>
      </w:del>
      <w:ins w:id="1411" w:author="Geri Burgert" w:date="2026-02-01T15:20:00Z" w16du:dateUtc="2026-02-01T20:20:00Z">
        <w:r w:rsidR="00D50002" w:rsidRPr="00F55018">
          <w:t xml:space="preserve"> method</w:t>
        </w:r>
      </w:ins>
      <w:r w:rsidRPr="00F55018">
        <w:t xml:space="preserve"> uses formalin fixation and paraffin embedding </w:t>
      </w:r>
      <w:del w:id="1412" w:author="Geri Burgert" w:date="2026-02-01T15:21:00Z" w16du:dateUtc="2026-02-01T20:21:00Z">
        <w:r w:rsidRPr="00F55018" w:rsidDel="00E1501E">
          <w:delText xml:space="preserve">(FFPE) </w:delText>
        </w:r>
      </w:del>
      <w:r w:rsidRPr="00F55018">
        <w:t>of selected sputum plugs from expectorated sample (induced or spontaneous), preserving cellular and extracellular structures without homogenization or centrifugation</w:t>
      </w:r>
      <w:ins w:id="1413" w:author="Geri Burgert" w:date="2026-02-01T15:21:00Z" w16du:dateUtc="2026-02-01T20:21:00Z">
        <w:r w:rsidR="00E1501E" w:rsidRPr="00F55018">
          <w:t>.</w:t>
        </w:r>
      </w:ins>
      <w:del w:id="1414" w:author="Geri Burgert" w:date="2026-02-01T15:21:00Z" w16du:dateUtc="2026-02-01T20:21:00Z">
        <w:r w:rsidRPr="00F55018" w:rsidDel="00E1501E">
          <w:rPr>
            <w:vertAlign w:val="superscript"/>
            <w:rPrChange w:id="1415" w:author="Geri Burgert" w:date="2026-02-02T17:12:00Z" w16du:dateUtc="2026-02-02T22:12:00Z">
              <w:rPr/>
            </w:rPrChange>
          </w:rPr>
          <w:delText xml:space="preserve"> (</w:delText>
        </w:r>
      </w:del>
      <w:ins w:id="1416" w:author="Geri Burgert" w:date="2026-02-02T17:20:00Z" w16du:dateUtc="2026-02-02T22:20:00Z">
        <w:r w:rsidR="00D96D7A">
          <w:rPr>
            <w:vertAlign w:val="superscript"/>
          </w:rPr>
          <w:t>138</w:t>
        </w:r>
      </w:ins>
      <w:del w:id="1417" w:author="Geri Burgert" w:date="2026-02-02T17:20:00Z" w16du:dateUtc="2026-02-02T22:20:00Z">
        <w:r w:rsidRPr="00F55018" w:rsidDel="00D96D7A">
          <w:rPr>
            <w:vertAlign w:val="superscript"/>
            <w:rPrChange w:id="1418" w:author="Geri Burgert" w:date="2026-02-02T17:12:00Z" w16du:dateUtc="2026-02-02T22:12:00Z">
              <w:rPr/>
            </w:rPrChange>
          </w:rPr>
          <w:delText>91</w:delText>
        </w:r>
      </w:del>
      <w:del w:id="1419" w:author="Geri Burgert" w:date="2026-02-01T15:21:00Z" w16du:dateUtc="2026-02-01T20:21:00Z">
        <w:r w:rsidRPr="00F55018" w:rsidDel="00E1501E">
          <w:delText>).</w:delText>
        </w:r>
      </w:del>
      <w:r w:rsidRPr="00F55018">
        <w:t xml:space="preserve"> </w:t>
      </w:r>
      <w:ins w:id="1420" w:author="Geri Burgert" w:date="2026-02-01T15:20:00Z" w16du:dateUtc="2026-02-01T20:20:00Z">
        <w:r w:rsidR="00D50002" w:rsidRPr="00F55018">
          <w:t>Study of Sputum-Minimizing Processing, Maximizing Clinical Outcomes</w:t>
        </w:r>
        <w:r w:rsidR="00D50002" w:rsidRPr="00F55018" w:rsidDel="00D50002">
          <w:t xml:space="preserve"> </w:t>
        </w:r>
      </w:ins>
      <w:del w:id="1421" w:author="Geri Burgert" w:date="2026-02-01T15:20:00Z" w16du:dateUtc="2026-02-01T20:20:00Z">
        <w:r w:rsidRPr="00F55018" w:rsidDel="00D50002">
          <w:delText xml:space="preserve">SSIMPLE </w:delText>
        </w:r>
      </w:del>
      <w:r w:rsidRPr="00F55018">
        <w:t>allows direct quantification of eosinophils</w:t>
      </w:r>
      <w:ins w:id="1422" w:author="Geri Burgert" w:date="2026-02-01T15:21:00Z" w16du:dateUtc="2026-02-01T20:21:00Z">
        <w:r w:rsidR="00E1501E" w:rsidRPr="00F55018">
          <w:t>,</w:t>
        </w:r>
      </w:ins>
      <w:r w:rsidRPr="00F55018">
        <w:t xml:space="preserve"> and validation studies show strong concordance with </w:t>
      </w:r>
      <w:ins w:id="1423" w:author="Geri Burgert" w:date="2026-02-01T15:19:00Z" w16du:dateUtc="2026-02-01T20:19:00Z">
        <w:r w:rsidR="005362D5" w:rsidRPr="00F55018">
          <w:t>dithiothreitol</w:t>
        </w:r>
      </w:ins>
      <w:del w:id="1424" w:author="Geri Burgert" w:date="2026-02-01T15:19:00Z" w16du:dateUtc="2026-02-01T20:19:00Z">
        <w:r w:rsidRPr="00F55018" w:rsidDel="005362D5">
          <w:delText>DTT</w:delText>
        </w:r>
      </w:del>
      <w:r w:rsidRPr="00F55018">
        <w:t xml:space="preserve">-based routine cytology (ρ = 0.88; area under </w:t>
      </w:r>
      <w:ins w:id="1425" w:author="Geri Burgert" w:date="2026-02-01T15:21:00Z" w16du:dateUtc="2026-02-01T20:21:00Z">
        <w:r w:rsidR="00E1501E" w:rsidRPr="00F55018">
          <w:t xml:space="preserve">the </w:t>
        </w:r>
      </w:ins>
      <w:r w:rsidRPr="00F55018">
        <w:t>curve (AUC)</w:t>
      </w:r>
      <w:ins w:id="1426" w:author="Geri Burgert" w:date="2026-02-01T15:22:00Z" w16du:dateUtc="2026-02-01T20:22:00Z">
        <w:r w:rsidR="00E1501E" w:rsidRPr="00F55018">
          <w:t>,</w:t>
        </w:r>
      </w:ins>
      <w:del w:id="1427" w:author="Geri Burgert" w:date="2026-02-01T15:22:00Z" w16du:dateUtc="2026-02-01T20:22:00Z">
        <w:r w:rsidRPr="00F55018" w:rsidDel="00E1501E">
          <w:delText xml:space="preserve"> =</w:delText>
        </w:r>
      </w:del>
      <w:r w:rsidRPr="00F55018">
        <w:t xml:space="preserve"> 0.957), high reproducibility (interclass correlation coefficient</w:t>
      </w:r>
      <w:ins w:id="1428" w:author="Geri Burgert" w:date="2026-02-01T15:22:00Z" w16du:dateUtc="2026-02-01T20:22:00Z">
        <w:r w:rsidR="00E1501E" w:rsidRPr="00F55018">
          <w:t>,</w:t>
        </w:r>
      </w:ins>
      <w:del w:id="1429" w:author="Geri Burgert" w:date="2026-02-01T15:22:00Z" w16du:dateUtc="2026-02-01T20:22:00Z">
        <w:r w:rsidRPr="00F55018" w:rsidDel="00E1501E">
          <w:delText xml:space="preserve"> =</w:delText>
        </w:r>
      </w:del>
      <w:r w:rsidRPr="00F55018">
        <w:t xml:space="preserve"> 0.975), and accurate identification of airway eosinophilia using a 2.6% cutoff (sensitivity</w:t>
      </w:r>
      <w:ins w:id="1430" w:author="Geri Burgert" w:date="2026-02-01T15:22:00Z" w16du:dateUtc="2026-02-01T20:22:00Z">
        <w:r w:rsidR="00E1501E" w:rsidRPr="00F55018">
          <w:t>,</w:t>
        </w:r>
      </w:ins>
      <w:r w:rsidRPr="00F55018">
        <w:t xml:space="preserve"> 85%</w:t>
      </w:r>
      <w:del w:id="1431" w:author="Geri Burgert" w:date="2026-02-01T15:22:00Z" w16du:dateUtc="2026-02-01T20:22:00Z">
        <w:r w:rsidRPr="00F55018" w:rsidDel="00E1501E">
          <w:delText>,</w:delText>
        </w:r>
      </w:del>
      <w:ins w:id="1432" w:author="Geri Burgert" w:date="2026-02-01T15:22:00Z" w16du:dateUtc="2026-02-01T20:22:00Z">
        <w:r w:rsidR="00E1501E" w:rsidRPr="00F55018">
          <w:t>;</w:t>
        </w:r>
      </w:ins>
      <w:r w:rsidRPr="00F55018">
        <w:t xml:space="preserve"> </w:t>
      </w:r>
      <w:ins w:id="1433" w:author="Geri Burgert" w:date="2026-02-01T15:22:00Z" w16du:dateUtc="2026-02-01T20:22:00Z">
        <w:r w:rsidR="00E1501E" w:rsidRPr="00F55018">
          <w:t xml:space="preserve">and </w:t>
        </w:r>
      </w:ins>
      <w:r w:rsidRPr="00F55018">
        <w:t>specificity</w:t>
      </w:r>
      <w:ins w:id="1434" w:author="Geri Burgert" w:date="2026-02-01T15:22:00Z" w16du:dateUtc="2026-02-01T20:22:00Z">
        <w:r w:rsidR="00E1501E" w:rsidRPr="00F55018">
          <w:t>,</w:t>
        </w:r>
      </w:ins>
      <w:r w:rsidRPr="00F55018">
        <w:t xml:space="preserve"> 93%</w:t>
      </w:r>
      <w:del w:id="1435" w:author="Geri Burgert" w:date="2026-02-01T15:22:00Z" w16du:dateUtc="2026-02-01T20:22:00Z">
        <w:r w:rsidRPr="00F55018" w:rsidDel="00E1501E">
          <w:delText>,</w:delText>
        </w:r>
      </w:del>
      <w:r w:rsidRPr="00F55018">
        <w:t xml:space="preserve"> in an age-sex matched healthy cohort)</w:t>
      </w:r>
      <w:ins w:id="1436" w:author="Geri Burgert" w:date="2026-02-01T15:22:00Z" w16du:dateUtc="2026-02-01T20:22:00Z">
        <w:r w:rsidR="00E1501E" w:rsidRPr="00F55018">
          <w:t>.</w:t>
        </w:r>
      </w:ins>
      <w:del w:id="1437" w:author="Geri Burgert" w:date="2026-02-01T15:22:00Z" w16du:dateUtc="2026-02-01T20:22:00Z">
        <w:r w:rsidRPr="00F55018" w:rsidDel="00E1501E">
          <w:rPr>
            <w:vertAlign w:val="superscript"/>
            <w:rPrChange w:id="1438" w:author="Geri Burgert" w:date="2026-02-02T17:12:00Z" w16du:dateUtc="2026-02-02T22:12:00Z">
              <w:rPr/>
            </w:rPrChange>
          </w:rPr>
          <w:delText xml:space="preserve"> (</w:delText>
        </w:r>
      </w:del>
      <w:ins w:id="1439" w:author="Geri Burgert" w:date="2026-02-02T17:21:00Z" w16du:dateUtc="2026-02-02T22:21:00Z">
        <w:r w:rsidR="00A81390">
          <w:rPr>
            <w:vertAlign w:val="superscript"/>
          </w:rPr>
          <w:t>138</w:t>
        </w:r>
      </w:ins>
      <w:del w:id="1440" w:author="Geri Burgert" w:date="2026-02-02T17:21:00Z" w16du:dateUtc="2026-02-02T22:21:00Z">
        <w:r w:rsidRPr="00F55018" w:rsidDel="00A81390">
          <w:rPr>
            <w:vertAlign w:val="superscript"/>
            <w:rPrChange w:id="1441" w:author="Geri Burgert" w:date="2026-02-02T17:12:00Z" w16du:dateUtc="2026-02-02T22:12:00Z">
              <w:rPr/>
            </w:rPrChange>
          </w:rPr>
          <w:delText>91</w:delText>
        </w:r>
      </w:del>
      <w:del w:id="1442" w:author="Geri Burgert" w:date="2026-02-01T15:22:00Z" w16du:dateUtc="2026-02-01T20:22:00Z">
        <w:r w:rsidRPr="00F55018" w:rsidDel="00E1501E">
          <w:delText>).</w:delText>
        </w:r>
      </w:del>
      <w:r w:rsidRPr="00F55018">
        <w:t xml:space="preserve"> Rather than replacing traditional cytology, </w:t>
      </w:r>
      <w:ins w:id="1443" w:author="Geri Burgert" w:date="2026-02-01T15:21:00Z" w16du:dateUtc="2026-02-01T20:21:00Z">
        <w:r w:rsidR="00E1501E" w:rsidRPr="00F55018">
          <w:t>formalin fixation and paraffin embedding</w:t>
        </w:r>
      </w:ins>
      <w:del w:id="1444" w:author="Geri Burgert" w:date="2026-02-01T15:21:00Z" w16du:dateUtc="2026-02-01T20:21:00Z">
        <w:r w:rsidRPr="00F55018" w:rsidDel="00E1501E">
          <w:delText>FFPE-</w:delText>
        </w:r>
      </w:del>
      <w:ins w:id="1445" w:author="Geri Burgert" w:date="2026-02-01T15:21:00Z" w16du:dateUtc="2026-02-01T20:21:00Z">
        <w:r w:rsidR="00E1501E" w:rsidRPr="00F55018">
          <w:t>–</w:t>
        </w:r>
      </w:ins>
      <w:r w:rsidRPr="00F55018">
        <w:t xml:space="preserve">based sputum analysis offers complementary, lower-complexity workflow that may enhance eosinophil-guided diagnosis and monitoring across </w:t>
      </w:r>
      <w:ins w:id="1446" w:author="Geri Burgert" w:date="2026-02-01T12:27:00Z" w16du:dateUtc="2026-02-01T17:27:00Z">
        <w:r w:rsidR="006877B0" w:rsidRPr="00F55018">
          <w:t>ELDs</w:t>
        </w:r>
      </w:ins>
      <w:del w:id="1447" w:author="Geri Burgert" w:date="2026-02-01T12:27:00Z" w16du:dateUtc="2026-02-01T17:27:00Z">
        <w:r w:rsidRPr="00F55018" w:rsidDel="006877B0">
          <w:delText>eosinophilic lung dise</w:delText>
        </w:r>
      </w:del>
      <w:del w:id="1448" w:author="Geri Burgert" w:date="2026-02-01T12:28:00Z" w16du:dateUtc="2026-02-01T17:28:00Z">
        <w:r w:rsidRPr="00F55018" w:rsidDel="006877B0">
          <w:delText>ases</w:delText>
        </w:r>
      </w:del>
      <w:r w:rsidRPr="00F55018">
        <w:t xml:space="preserve"> more accessible and adaptable to clinical </w:t>
      </w:r>
      <w:del w:id="1449" w:author="Geri Burgert" w:date="2026-02-01T15:22:00Z" w16du:dateUtc="2026-02-01T20:22:00Z">
        <w:r w:rsidRPr="00F55018" w:rsidDel="00E1501E">
          <w:delText>practise</w:delText>
        </w:r>
      </w:del>
      <w:ins w:id="1450" w:author="Geri Burgert" w:date="2026-02-01T15:22:00Z" w16du:dateUtc="2026-02-01T20:22:00Z">
        <w:r w:rsidR="00E1501E" w:rsidRPr="00F55018">
          <w:t>practice</w:t>
        </w:r>
      </w:ins>
      <w:r w:rsidRPr="00F55018">
        <w:t xml:space="preserve">. This method </w:t>
      </w:r>
      <w:ins w:id="1451" w:author="Geri Burgert" w:date="2026-02-01T15:22:00Z" w16du:dateUtc="2026-02-01T20:22:00Z">
        <w:r w:rsidR="00E1501E" w:rsidRPr="00F55018">
          <w:t>has</w:t>
        </w:r>
      </w:ins>
      <w:del w:id="1452" w:author="Geri Burgert" w:date="2026-02-01T15:22:00Z" w16du:dateUtc="2026-02-01T20:22:00Z">
        <w:r w:rsidRPr="00F55018" w:rsidDel="00E1501E">
          <w:delText>is not without</w:delText>
        </w:r>
      </w:del>
      <w:r w:rsidRPr="00F55018">
        <w:t xml:space="preserve"> limitations</w:t>
      </w:r>
      <w:del w:id="1453" w:author="Geri Burgert" w:date="2026-02-01T15:22:00Z" w16du:dateUtc="2026-02-01T20:22:00Z">
        <w:r w:rsidRPr="00F55018" w:rsidDel="00E1501E">
          <w:delText>,</w:delText>
        </w:r>
      </w:del>
      <w:ins w:id="1454" w:author="Geri Burgert" w:date="2026-02-01T15:22:00Z" w16du:dateUtc="2026-02-01T20:22:00Z">
        <w:r w:rsidR="00E1501E" w:rsidRPr="00F55018">
          <w:t xml:space="preserve"> because</w:t>
        </w:r>
      </w:ins>
      <w:del w:id="1455" w:author="Geri Burgert" w:date="2026-02-01T15:22:00Z" w16du:dateUtc="2026-02-01T20:22:00Z">
        <w:r w:rsidRPr="00F55018" w:rsidDel="00E1501E">
          <w:delText xml:space="preserve"> as</w:delText>
        </w:r>
      </w:del>
      <w:r w:rsidRPr="00F55018">
        <w:t xml:space="preserve"> its </w:t>
      </w:r>
      <w:del w:id="1456" w:author="Geri Burgert" w:date="2026-02-01T15:22:00Z" w16du:dateUtc="2026-02-01T20:22:00Z">
        <w:r w:rsidRPr="00F55018" w:rsidDel="00E1501E">
          <w:delText xml:space="preserve">utilization </w:delText>
        </w:r>
      </w:del>
      <w:ins w:id="1457" w:author="Geri Burgert" w:date="2026-02-01T15:22:00Z" w16du:dateUtc="2026-02-01T20:22:00Z">
        <w:r w:rsidR="00E1501E" w:rsidRPr="00F55018">
          <w:t xml:space="preserve">use </w:t>
        </w:r>
      </w:ins>
      <w:r w:rsidRPr="00F55018">
        <w:t>of hematoxylin</w:t>
      </w:r>
      <w:ins w:id="1458" w:author="Geri Burgert" w:date="2026-02-01T15:22:00Z" w16du:dateUtc="2026-02-01T20:22:00Z">
        <w:r w:rsidR="00E1501E" w:rsidRPr="00F55018">
          <w:t>-</w:t>
        </w:r>
      </w:ins>
      <w:del w:id="1459" w:author="Geri Burgert" w:date="2026-02-01T15:22:00Z" w16du:dateUtc="2026-02-01T20:22:00Z">
        <w:r w:rsidRPr="00F55018" w:rsidDel="00E1501E">
          <w:lastRenderedPageBreak/>
          <w:delText xml:space="preserve"> and </w:delText>
        </w:r>
      </w:del>
      <w:r w:rsidRPr="00F55018">
        <w:t>eosin staining restricts accurate identification of cell types primarily to eosinophils</w:t>
      </w:r>
      <w:del w:id="1460" w:author="Geri Burgert" w:date="2026-02-01T15:23:00Z" w16du:dateUtc="2026-02-01T20:23:00Z">
        <w:r w:rsidRPr="00F55018" w:rsidDel="00E1501E">
          <w:delText>,</w:delText>
        </w:r>
      </w:del>
      <w:r w:rsidRPr="00F55018">
        <w:t xml:space="preserve"> and limits the ability to distinguish other cell types including neutrophils, macrophages, and lymphocytes</w:t>
      </w:r>
      <w:ins w:id="1461" w:author="Geri Burgert" w:date="2026-02-01T15:23:00Z" w16du:dateUtc="2026-02-01T20:23:00Z">
        <w:r w:rsidR="00E1501E" w:rsidRPr="00F55018">
          <w:t>.</w:t>
        </w:r>
      </w:ins>
      <w:del w:id="1462" w:author="Geri Burgert" w:date="2026-02-01T15:23:00Z" w16du:dateUtc="2026-02-01T20:23:00Z">
        <w:r w:rsidRPr="00F55018" w:rsidDel="00E1501E">
          <w:rPr>
            <w:vertAlign w:val="superscript"/>
            <w:rPrChange w:id="1463" w:author="Geri Burgert" w:date="2026-02-02T17:12:00Z" w16du:dateUtc="2026-02-02T22:12:00Z">
              <w:rPr/>
            </w:rPrChange>
          </w:rPr>
          <w:delText xml:space="preserve"> (</w:delText>
        </w:r>
      </w:del>
      <w:ins w:id="1464" w:author="Geri Burgert" w:date="2026-02-02T17:21:00Z" w16du:dateUtc="2026-02-02T22:21:00Z">
        <w:r w:rsidR="004B6897">
          <w:rPr>
            <w:vertAlign w:val="superscript"/>
          </w:rPr>
          <w:t>46</w:t>
        </w:r>
      </w:ins>
      <w:del w:id="1465" w:author="Geri Burgert" w:date="2026-02-02T17:21:00Z" w16du:dateUtc="2026-02-02T22:21:00Z">
        <w:r w:rsidRPr="00F55018" w:rsidDel="004B6897">
          <w:rPr>
            <w:vertAlign w:val="superscript"/>
            <w:rPrChange w:id="1466" w:author="Geri Burgert" w:date="2026-02-02T17:12:00Z" w16du:dateUtc="2026-02-02T22:12:00Z">
              <w:rPr/>
            </w:rPrChange>
          </w:rPr>
          <w:delText>33</w:delText>
        </w:r>
      </w:del>
      <w:r w:rsidRPr="00F55018">
        <w:rPr>
          <w:vertAlign w:val="superscript"/>
          <w:rPrChange w:id="1467" w:author="Geri Burgert" w:date="2026-02-02T17:12:00Z" w16du:dateUtc="2026-02-02T22:12:00Z">
            <w:rPr/>
          </w:rPrChange>
        </w:rPr>
        <w:t>,</w:t>
      </w:r>
      <w:del w:id="1468" w:author="Geri Burgert" w:date="2026-02-01T15:23:00Z" w16du:dateUtc="2026-02-01T20:23:00Z">
        <w:r w:rsidRPr="00F55018" w:rsidDel="00E1501E">
          <w:rPr>
            <w:vertAlign w:val="superscript"/>
            <w:rPrChange w:id="1469" w:author="Geri Burgert" w:date="2026-02-02T17:12:00Z" w16du:dateUtc="2026-02-02T22:12:00Z">
              <w:rPr/>
            </w:rPrChange>
          </w:rPr>
          <w:delText xml:space="preserve"> </w:delText>
        </w:r>
      </w:del>
      <w:ins w:id="1470" w:author="Geri Burgert" w:date="2026-02-02T17:21:00Z" w16du:dateUtc="2026-02-02T22:21:00Z">
        <w:r w:rsidR="004B6897">
          <w:rPr>
            <w:vertAlign w:val="superscript"/>
          </w:rPr>
          <w:t>138</w:t>
        </w:r>
      </w:ins>
      <w:del w:id="1471" w:author="Geri Burgert" w:date="2026-02-02T17:21:00Z" w16du:dateUtc="2026-02-02T22:21:00Z">
        <w:r w:rsidRPr="00F55018" w:rsidDel="004B6897">
          <w:rPr>
            <w:vertAlign w:val="superscript"/>
            <w:rPrChange w:id="1472" w:author="Geri Burgert" w:date="2026-02-02T17:12:00Z" w16du:dateUtc="2026-02-02T22:12:00Z">
              <w:rPr/>
            </w:rPrChange>
          </w:rPr>
          <w:delText>91</w:delText>
        </w:r>
      </w:del>
      <w:del w:id="1473" w:author="Geri Burgert" w:date="2026-02-01T15:23:00Z" w16du:dateUtc="2026-02-01T20:23:00Z">
        <w:r w:rsidRPr="00F55018" w:rsidDel="00E1501E">
          <w:delText>).</w:delText>
        </w:r>
      </w:del>
      <w:del w:id="1474" w:author="Geri Burgert" w:date="2026-01-29T16:27:00Z" w16du:dateUtc="2026-01-29T21:27:00Z">
        <w:r w:rsidRPr="00F55018" w:rsidDel="005D5E81">
          <w:delText xml:space="preserve">   </w:delText>
        </w:r>
      </w:del>
      <w:ins w:id="1475" w:author="Geri Burgert" w:date="2026-01-29T16:27:00Z" w16du:dateUtc="2026-01-29T21:27:00Z">
        <w:r w:rsidR="005D5E81" w:rsidRPr="00F55018">
          <w:t xml:space="preserve"> </w:t>
        </w:r>
      </w:ins>
    </w:p>
    <w:p w14:paraId="71598A22" w14:textId="50127DB7" w:rsidR="004170FA" w:rsidRPr="00F55018" w:rsidRDefault="00CA5183" w:rsidP="004170FA">
      <w:ins w:id="1476" w:author="Geri Burgert" w:date="2026-02-01T15:23:00Z" w16du:dateUtc="2026-02-01T20:23:00Z">
        <w:r w:rsidRPr="00F55018">
          <w:t>&lt;H2&gt;</w:t>
        </w:r>
      </w:ins>
      <w:r w:rsidR="004170FA" w:rsidRPr="00F55018">
        <w:t xml:space="preserve">Detection of </w:t>
      </w:r>
      <w:ins w:id="1477" w:author="Geri Burgert" w:date="2026-02-01T15:23:00Z" w16du:dateUtc="2026-02-01T20:23:00Z">
        <w:r w:rsidRPr="00F55018">
          <w:t>a</w:t>
        </w:r>
      </w:ins>
      <w:del w:id="1478" w:author="Geri Burgert" w:date="2026-02-01T15:23:00Z" w16du:dateUtc="2026-02-01T20:23:00Z">
        <w:r w:rsidR="004170FA" w:rsidRPr="00F55018" w:rsidDel="00CA5183">
          <w:delText>A</w:delText>
        </w:r>
      </w:del>
      <w:r w:rsidR="004170FA" w:rsidRPr="00F55018">
        <w:t xml:space="preserve">irway </w:t>
      </w:r>
      <w:ins w:id="1479" w:author="Geri Burgert" w:date="2026-02-01T15:23:00Z" w16du:dateUtc="2026-02-01T20:23:00Z">
        <w:r w:rsidRPr="00F55018">
          <w:t>e</w:t>
        </w:r>
      </w:ins>
      <w:del w:id="1480" w:author="Geri Burgert" w:date="2026-02-01T15:23:00Z" w16du:dateUtc="2026-02-01T20:23:00Z">
        <w:r w:rsidR="004170FA" w:rsidRPr="00F55018" w:rsidDel="00CA5183">
          <w:delText>E</w:delText>
        </w:r>
      </w:del>
      <w:r w:rsidR="004170FA" w:rsidRPr="00F55018">
        <w:t xml:space="preserve">osinophil </w:t>
      </w:r>
      <w:ins w:id="1481" w:author="Geri Burgert" w:date="2026-02-01T15:23:00Z" w16du:dateUtc="2026-02-01T20:23:00Z">
        <w:r w:rsidRPr="00F55018">
          <w:t>a</w:t>
        </w:r>
      </w:ins>
      <w:del w:id="1482" w:author="Geri Burgert" w:date="2026-02-01T15:23:00Z" w16du:dateUtc="2026-02-01T20:23:00Z">
        <w:r w:rsidR="004170FA" w:rsidRPr="00F55018" w:rsidDel="00CA5183">
          <w:delText>A</w:delText>
        </w:r>
      </w:del>
      <w:r w:rsidR="004170FA" w:rsidRPr="00F55018">
        <w:t>ctivity</w:t>
      </w:r>
    </w:p>
    <w:p w14:paraId="13152CC5" w14:textId="7E8D6756" w:rsidR="004170FA" w:rsidRPr="00F55018" w:rsidRDefault="004170FA" w:rsidP="004170FA">
      <w:del w:id="1483" w:author="Geri Burgert" w:date="2026-02-01T15:23:00Z" w16du:dateUtc="2026-02-01T20:23:00Z">
        <w:r w:rsidRPr="00F55018" w:rsidDel="005A3F3C">
          <w:tab/>
        </w:r>
      </w:del>
      <w:r w:rsidRPr="00F55018">
        <w:t>In addition to assessing intact sputum eosinophils, recent advances in studies that look to characterize eosinophil pathobiology demonstrate the importance of measuring biomarkers of eosinophil activity. For example, activated eosinophils undergo cytolysis and release intact free eosinophil granules (FEGs)</w:t>
      </w:r>
      <w:ins w:id="1484" w:author="Geri Burgert" w:date="2026-02-01T15:28:00Z" w16du:dateUtc="2026-02-01T20:28:00Z">
        <w:r w:rsidR="005A3F3C" w:rsidRPr="00F55018">
          <w:t>.</w:t>
        </w:r>
      </w:ins>
      <w:del w:id="1485" w:author="Geri Burgert" w:date="2026-02-01T15:28:00Z" w16du:dateUtc="2026-02-01T20:28:00Z">
        <w:r w:rsidRPr="00F55018" w:rsidDel="005A3F3C">
          <w:rPr>
            <w:vertAlign w:val="superscript"/>
            <w:rPrChange w:id="1486" w:author="Geri Burgert" w:date="2026-02-02T17:12:00Z" w16du:dateUtc="2026-02-02T22:12:00Z">
              <w:rPr/>
            </w:rPrChange>
          </w:rPr>
          <w:delText xml:space="preserve"> (</w:delText>
        </w:r>
      </w:del>
      <w:ins w:id="1487" w:author="Geri Burgert" w:date="2026-02-02T17:21:00Z" w16du:dateUtc="2026-02-02T22:21:00Z">
        <w:r w:rsidR="00F4630E">
          <w:rPr>
            <w:vertAlign w:val="superscript"/>
          </w:rPr>
          <w:t>139</w:t>
        </w:r>
      </w:ins>
      <w:del w:id="1488" w:author="Geri Burgert" w:date="2026-02-02T17:21:00Z" w16du:dateUtc="2026-02-02T22:21:00Z">
        <w:r w:rsidRPr="00F55018" w:rsidDel="00F4630E">
          <w:rPr>
            <w:vertAlign w:val="superscript"/>
            <w:rPrChange w:id="1489" w:author="Geri Burgert" w:date="2026-02-02T17:12:00Z" w16du:dateUtc="2026-02-02T22:12:00Z">
              <w:rPr/>
            </w:rPrChange>
          </w:rPr>
          <w:delText>92</w:delText>
        </w:r>
      </w:del>
      <w:r w:rsidRPr="00F55018">
        <w:rPr>
          <w:vertAlign w:val="superscript"/>
          <w:rPrChange w:id="1490" w:author="Geri Burgert" w:date="2026-02-02T17:12:00Z" w16du:dateUtc="2026-02-02T22:12:00Z">
            <w:rPr/>
          </w:rPrChange>
        </w:rPr>
        <w:t>,</w:t>
      </w:r>
      <w:del w:id="1491" w:author="Geri Burgert" w:date="2026-02-01T15:28:00Z" w16du:dateUtc="2026-02-01T20:28:00Z">
        <w:r w:rsidRPr="00F55018" w:rsidDel="005A3F3C">
          <w:rPr>
            <w:vertAlign w:val="superscript"/>
            <w:rPrChange w:id="1492" w:author="Geri Burgert" w:date="2026-02-02T17:12:00Z" w16du:dateUtc="2026-02-02T22:12:00Z">
              <w:rPr/>
            </w:rPrChange>
          </w:rPr>
          <w:delText xml:space="preserve"> </w:delText>
        </w:r>
      </w:del>
      <w:ins w:id="1493" w:author="Geri Burgert" w:date="2026-02-02T17:21:00Z" w16du:dateUtc="2026-02-02T22:21:00Z">
        <w:r w:rsidR="00F4630E">
          <w:rPr>
            <w:vertAlign w:val="superscript"/>
          </w:rPr>
          <w:t>140</w:t>
        </w:r>
      </w:ins>
      <w:del w:id="1494" w:author="Geri Burgert" w:date="2026-02-02T17:21:00Z" w16du:dateUtc="2026-02-02T22:21:00Z">
        <w:r w:rsidRPr="00F55018" w:rsidDel="00F4630E">
          <w:rPr>
            <w:vertAlign w:val="superscript"/>
            <w:rPrChange w:id="1495" w:author="Geri Burgert" w:date="2026-02-02T17:12:00Z" w16du:dateUtc="2026-02-02T22:12:00Z">
              <w:rPr/>
            </w:rPrChange>
          </w:rPr>
          <w:delText>93</w:delText>
        </w:r>
      </w:del>
      <w:del w:id="1496" w:author="Geri Burgert" w:date="2026-02-01T15:28:00Z" w16du:dateUtc="2026-02-01T20:28:00Z">
        <w:r w:rsidRPr="00F55018" w:rsidDel="005A3F3C">
          <w:delText>).</w:delText>
        </w:r>
      </w:del>
      <w:r w:rsidRPr="00F55018">
        <w:t xml:space="preserve"> Based on a semi</w:t>
      </w:r>
      <w:del w:id="1497" w:author="Geri Burgert" w:date="2026-02-01T15:28:00Z" w16du:dateUtc="2026-02-01T20:28:00Z">
        <w:r w:rsidRPr="00F55018" w:rsidDel="005A3F3C">
          <w:delText>-</w:delText>
        </w:r>
      </w:del>
      <w:r w:rsidRPr="00F55018">
        <w:t>quantitative scale from 0</w:t>
      </w:r>
      <w:del w:id="1498" w:author="Geri Burgert" w:date="2026-02-01T15:28:00Z" w16du:dateUtc="2026-02-01T20:28:00Z">
        <w:r w:rsidRPr="00F55018" w:rsidDel="005A3F3C">
          <w:delText>-</w:delText>
        </w:r>
      </w:del>
      <w:ins w:id="1499" w:author="Geri Burgert" w:date="2026-02-01T15:28:00Z" w16du:dateUtc="2026-02-01T20:28:00Z">
        <w:r w:rsidR="005A3F3C" w:rsidRPr="00F55018">
          <w:t xml:space="preserve"> to </w:t>
        </w:r>
      </w:ins>
      <w:r w:rsidRPr="00F55018">
        <w:t>3</w:t>
      </w:r>
      <w:del w:id="1500" w:author="Geri Burgert" w:date="2026-02-01T15:28:00Z" w16du:dateUtc="2026-02-01T20:28:00Z">
        <w:r w:rsidRPr="00F55018" w:rsidDel="005A3F3C">
          <w:delText>,</w:delText>
        </w:r>
      </w:del>
      <w:r w:rsidRPr="00F55018">
        <w:t xml:space="preserve"> ranging from </w:t>
      </w:r>
      <w:del w:id="1501" w:author="Geri Burgert" w:date="2026-02-01T15:29:00Z" w16du:dateUtc="2026-02-01T20:29:00Z">
        <w:r w:rsidRPr="00F55018" w:rsidDel="005A3F3C">
          <w:delText>“</w:delText>
        </w:r>
      </w:del>
      <w:r w:rsidRPr="00F55018">
        <w:t>no</w:t>
      </w:r>
      <w:del w:id="1502" w:author="Geri Burgert" w:date="2026-02-01T15:29:00Z" w16du:dateUtc="2026-02-01T20:29:00Z">
        <w:r w:rsidRPr="00F55018" w:rsidDel="005A3F3C">
          <w:delText>ne”</w:delText>
        </w:r>
      </w:del>
      <w:r w:rsidRPr="00F55018">
        <w:t xml:space="preserve"> to </w:t>
      </w:r>
      <w:del w:id="1503" w:author="Geri Burgert" w:date="2026-02-01T15:29:00Z" w16du:dateUtc="2026-02-01T20:29:00Z">
        <w:r w:rsidRPr="00F55018" w:rsidDel="005A3F3C">
          <w:delText>“</w:delText>
        </w:r>
      </w:del>
      <w:r w:rsidRPr="00F55018">
        <w:t>extensive</w:t>
      </w:r>
      <w:del w:id="1504" w:author="Geri Burgert" w:date="2026-02-01T15:29:00Z" w16du:dateUtc="2026-02-01T20:29:00Z">
        <w:r w:rsidRPr="00F55018" w:rsidDel="005A3F3C">
          <w:delText>”</w:delText>
        </w:r>
      </w:del>
      <w:r w:rsidRPr="00F55018">
        <w:t xml:space="preserve"> FEGs, they present as a surrogate of eosinophil activity and degranulation in the airways</w:t>
      </w:r>
      <w:ins w:id="1505" w:author="Geri Burgert" w:date="2026-02-01T15:29:00Z" w16du:dateUtc="2026-02-01T20:29:00Z">
        <w:r w:rsidR="005A3F3C" w:rsidRPr="00F55018">
          <w:t>.</w:t>
        </w:r>
      </w:ins>
      <w:del w:id="1506" w:author="Geri Burgert" w:date="2026-02-01T15:29:00Z" w16du:dateUtc="2026-02-01T20:29:00Z">
        <w:r w:rsidRPr="00F55018" w:rsidDel="005A3F3C">
          <w:rPr>
            <w:vertAlign w:val="superscript"/>
            <w:rPrChange w:id="1507" w:author="Geri Burgert" w:date="2026-02-02T17:12:00Z" w16du:dateUtc="2026-02-02T22:12:00Z">
              <w:rPr/>
            </w:rPrChange>
          </w:rPr>
          <w:delText xml:space="preserve"> (</w:delText>
        </w:r>
      </w:del>
      <w:ins w:id="1508" w:author="Geri Burgert" w:date="2026-02-02T17:22:00Z" w16du:dateUtc="2026-02-02T22:22:00Z">
        <w:r w:rsidR="00F4630E">
          <w:rPr>
            <w:vertAlign w:val="superscript"/>
          </w:rPr>
          <w:t>141</w:t>
        </w:r>
      </w:ins>
      <w:del w:id="1509" w:author="Geri Burgert" w:date="2026-02-02T17:21:00Z" w16du:dateUtc="2026-02-02T22:21:00Z">
        <w:r w:rsidRPr="00F55018" w:rsidDel="00F4630E">
          <w:rPr>
            <w:vertAlign w:val="superscript"/>
            <w:rPrChange w:id="1510" w:author="Geri Burgert" w:date="2026-02-02T17:12:00Z" w16du:dateUtc="2026-02-02T22:12:00Z">
              <w:rPr/>
            </w:rPrChange>
          </w:rPr>
          <w:delText>94</w:delText>
        </w:r>
      </w:del>
      <w:r w:rsidRPr="00F55018">
        <w:rPr>
          <w:vertAlign w:val="superscript"/>
          <w:rPrChange w:id="1511" w:author="Geri Burgert" w:date="2026-02-02T17:12:00Z" w16du:dateUtc="2026-02-02T22:12:00Z">
            <w:rPr/>
          </w:rPrChange>
        </w:rPr>
        <w:t>,</w:t>
      </w:r>
      <w:del w:id="1512" w:author="Geri Burgert" w:date="2026-02-01T15:29:00Z" w16du:dateUtc="2026-02-01T20:29:00Z">
        <w:r w:rsidRPr="00F55018" w:rsidDel="005A3F3C">
          <w:rPr>
            <w:vertAlign w:val="superscript"/>
            <w:rPrChange w:id="1513" w:author="Geri Burgert" w:date="2026-02-02T17:12:00Z" w16du:dateUtc="2026-02-02T22:12:00Z">
              <w:rPr/>
            </w:rPrChange>
          </w:rPr>
          <w:delText xml:space="preserve"> </w:delText>
        </w:r>
      </w:del>
      <w:ins w:id="1514" w:author="Geri Burgert" w:date="2026-02-02T17:22:00Z" w16du:dateUtc="2026-02-02T22:22:00Z">
        <w:r w:rsidR="00F4630E">
          <w:rPr>
            <w:vertAlign w:val="superscript"/>
          </w:rPr>
          <w:t>142</w:t>
        </w:r>
      </w:ins>
      <w:del w:id="1515" w:author="Geri Burgert" w:date="2026-02-02T17:22:00Z" w16du:dateUtc="2026-02-02T22:22:00Z">
        <w:r w:rsidRPr="00F55018" w:rsidDel="00F4630E">
          <w:rPr>
            <w:vertAlign w:val="superscript"/>
            <w:rPrChange w:id="1516" w:author="Geri Burgert" w:date="2026-02-02T17:12:00Z" w16du:dateUtc="2026-02-02T22:12:00Z">
              <w:rPr/>
            </w:rPrChange>
          </w:rPr>
          <w:delText>95</w:delText>
        </w:r>
      </w:del>
      <w:del w:id="1517" w:author="Geri Burgert" w:date="2026-02-01T15:29:00Z" w16du:dateUtc="2026-02-01T20:29:00Z">
        <w:r w:rsidRPr="00F55018" w:rsidDel="005A3F3C">
          <w:delText>).</w:delText>
        </w:r>
      </w:del>
      <w:r w:rsidRPr="00F55018">
        <w:t xml:space="preserve"> Importantly, failure to account for FEGs may underestimate the burden of eosinophilic airway inflammation. A recent retrospective analysis of 17,693 respiratory patients demonstrated that at the 2.3% sputum eosinophil threshold, identification of eosinophilic airway inflammation may increase by up to 45% if FEGs are </w:t>
      </w:r>
      <w:del w:id="1518" w:author="Geri Burgert" w:date="2026-02-01T15:29:00Z" w16du:dateUtc="2026-02-01T20:29:00Z">
        <w:r w:rsidRPr="00F55018" w:rsidDel="005A3F3C">
          <w:delText xml:space="preserve">taken into </w:delText>
        </w:r>
      </w:del>
      <w:r w:rsidRPr="00F55018">
        <w:t>consider</w:t>
      </w:r>
      <w:ins w:id="1519" w:author="Geri Burgert" w:date="2026-02-01T15:29:00Z" w16du:dateUtc="2026-02-01T20:29:00Z">
        <w:r w:rsidR="005A3F3C" w:rsidRPr="00F55018">
          <w:t>ed</w:t>
        </w:r>
      </w:ins>
      <w:del w:id="1520" w:author="Geri Burgert" w:date="2026-02-01T15:29:00Z" w16du:dateUtc="2026-02-01T20:29:00Z">
        <w:r w:rsidRPr="00F55018" w:rsidDel="005A3F3C">
          <w:delText>ation,</w:delText>
        </w:r>
      </w:del>
      <w:r w:rsidRPr="00F55018">
        <w:t xml:space="preserve"> in addition to repeat measurements</w:t>
      </w:r>
      <w:ins w:id="1521" w:author="Geri Burgert" w:date="2026-02-01T15:29:00Z" w16du:dateUtc="2026-02-01T20:29:00Z">
        <w:r w:rsidR="005A3F3C" w:rsidRPr="00F55018">
          <w:t>.</w:t>
        </w:r>
      </w:ins>
      <w:del w:id="1522" w:author="Geri Burgert" w:date="2026-02-01T15:29:00Z" w16du:dateUtc="2026-02-01T20:29:00Z">
        <w:r w:rsidRPr="00F55018" w:rsidDel="005A3F3C">
          <w:rPr>
            <w:vertAlign w:val="superscript"/>
            <w:rPrChange w:id="1523" w:author="Geri Burgert" w:date="2026-02-02T17:12:00Z" w16du:dateUtc="2026-02-02T22:12:00Z">
              <w:rPr/>
            </w:rPrChange>
          </w:rPr>
          <w:delText xml:space="preserve"> (</w:delText>
        </w:r>
      </w:del>
      <w:ins w:id="1524" w:author="Geri Burgert" w:date="2026-02-02T17:22:00Z" w16du:dateUtc="2026-02-02T22:22:00Z">
        <w:r w:rsidR="00757351">
          <w:rPr>
            <w:vertAlign w:val="superscript"/>
          </w:rPr>
          <w:t>141</w:t>
        </w:r>
      </w:ins>
      <w:del w:id="1525" w:author="Geri Burgert" w:date="2026-02-02T17:22:00Z" w16du:dateUtc="2026-02-02T22:22:00Z">
        <w:r w:rsidRPr="00F55018" w:rsidDel="00757351">
          <w:rPr>
            <w:vertAlign w:val="superscript"/>
            <w:rPrChange w:id="1526" w:author="Geri Burgert" w:date="2026-02-02T17:12:00Z" w16du:dateUtc="2026-02-02T22:12:00Z">
              <w:rPr/>
            </w:rPrChange>
          </w:rPr>
          <w:delText>94</w:delText>
        </w:r>
      </w:del>
      <w:del w:id="1527" w:author="Geri Burgert" w:date="2026-02-01T15:29:00Z" w16du:dateUtc="2026-02-01T20:29:00Z">
        <w:r w:rsidRPr="00F55018" w:rsidDel="005A3F3C">
          <w:delText>).</w:delText>
        </w:r>
      </w:del>
      <w:r w:rsidRPr="00F55018">
        <w:t xml:space="preserve"> </w:t>
      </w:r>
    </w:p>
    <w:p w14:paraId="2E634321" w14:textId="379A1C9F" w:rsidR="004170FA" w:rsidRPr="00F55018" w:rsidRDefault="005A3F3C" w:rsidP="004170FA">
      <w:ins w:id="1528" w:author="Geri Burgert" w:date="2026-02-01T15:29:00Z" w16du:dateUtc="2026-02-01T20:29:00Z">
        <w:r w:rsidRPr="00F55018">
          <w:tab/>
        </w:r>
      </w:ins>
      <w:r w:rsidR="004170FA" w:rsidRPr="00F55018">
        <w:t xml:space="preserve">Mediators of eosinophil activity may </w:t>
      </w:r>
      <w:del w:id="1529" w:author="Geri Burgert" w:date="2026-02-01T15:29:00Z" w16du:dateUtc="2026-02-01T20:29:00Z">
        <w:r w:rsidR="004170FA" w:rsidRPr="00F55018" w:rsidDel="00481A09">
          <w:delText xml:space="preserve">also </w:delText>
        </w:r>
      </w:del>
      <w:r w:rsidR="004170FA" w:rsidRPr="00F55018">
        <w:t xml:space="preserve">themselves be directly measured as a marker of eosinophil activity. Sputum eosinophil peroxidase (EPX) can be detected to assess the level of airway eosinophil activity, </w:t>
      </w:r>
      <w:del w:id="1530" w:author="Geri Burgert" w:date="2026-02-01T15:30:00Z" w16du:dateUtc="2026-02-01T20:30:00Z">
        <w:r w:rsidR="004170FA" w:rsidRPr="00F55018" w:rsidDel="00481A09">
          <w:delText xml:space="preserve">with </w:delText>
        </w:r>
      </w:del>
      <w:ins w:id="1531" w:author="Geri Burgert" w:date="2026-02-01T15:30:00Z" w16du:dateUtc="2026-02-01T20:30:00Z">
        <w:r w:rsidR="00481A09" w:rsidRPr="00F55018">
          <w:t xml:space="preserve">in which </w:t>
        </w:r>
      </w:ins>
      <w:r w:rsidR="004170FA" w:rsidRPr="00F55018">
        <w:t xml:space="preserve">sputum EPX </w:t>
      </w:r>
      <w:ins w:id="1532" w:author="Geri Burgert" w:date="2026-02-01T15:30:00Z" w16du:dateUtc="2026-02-01T20:30:00Z">
        <w:r w:rsidR="00481A09" w:rsidRPr="00F55018">
          <w:t>greater than</w:t>
        </w:r>
      </w:ins>
      <w:del w:id="1533" w:author="Geri Burgert" w:date="2026-02-01T15:30:00Z" w16du:dateUtc="2026-02-01T20:30:00Z">
        <w:r w:rsidR="004170FA" w:rsidRPr="00F55018" w:rsidDel="00481A09">
          <w:delText>&gt;</w:delText>
        </w:r>
      </w:del>
      <w:r w:rsidR="004170FA" w:rsidRPr="00F55018">
        <w:t xml:space="preserve"> 57 ng/mL </w:t>
      </w:r>
      <w:del w:id="1534" w:author="Geri Burgert" w:date="2026-02-01T15:30:00Z" w16du:dateUtc="2026-02-01T20:30:00Z">
        <w:r w:rsidR="004170FA" w:rsidRPr="00F55018" w:rsidDel="00481A09">
          <w:delText xml:space="preserve">being </w:delText>
        </w:r>
      </w:del>
      <w:ins w:id="1535" w:author="Geri Burgert" w:date="2026-02-01T15:30:00Z" w16du:dateUtc="2026-02-01T20:30:00Z">
        <w:r w:rsidR="00481A09" w:rsidRPr="00F55018">
          <w:t xml:space="preserve">is </w:t>
        </w:r>
      </w:ins>
      <w:r w:rsidR="004170FA" w:rsidRPr="00F55018">
        <w:t>84% sensitive and 84% specific to airway eosinophilia</w:t>
      </w:r>
      <w:ins w:id="1536" w:author="Geri Burgert" w:date="2026-02-01T15:30:00Z" w16du:dateUtc="2026-02-01T20:30:00Z">
        <w:r w:rsidR="00481A09" w:rsidRPr="00F55018">
          <w:t>.</w:t>
        </w:r>
      </w:ins>
      <w:del w:id="1537" w:author="Geri Burgert" w:date="2026-02-01T15:30:00Z" w16du:dateUtc="2026-02-01T20:30:00Z">
        <w:r w:rsidR="004170FA" w:rsidRPr="00F55018" w:rsidDel="00481A09">
          <w:rPr>
            <w:vertAlign w:val="superscript"/>
            <w:rPrChange w:id="1538" w:author="Geri Burgert" w:date="2026-02-02T17:12:00Z" w16du:dateUtc="2026-02-02T22:12:00Z">
              <w:rPr/>
            </w:rPrChange>
          </w:rPr>
          <w:delText xml:space="preserve"> (</w:delText>
        </w:r>
      </w:del>
      <w:ins w:id="1539" w:author="Geri Burgert" w:date="2026-02-02T17:22:00Z" w16du:dateUtc="2026-02-02T22:22:00Z">
        <w:r w:rsidR="00D71D4F">
          <w:rPr>
            <w:vertAlign w:val="superscript"/>
          </w:rPr>
          <w:t>142</w:t>
        </w:r>
      </w:ins>
      <w:del w:id="1540" w:author="Geri Burgert" w:date="2026-02-02T17:22:00Z" w16du:dateUtc="2026-02-02T22:22:00Z">
        <w:r w:rsidR="004170FA" w:rsidRPr="00F55018" w:rsidDel="00D71D4F">
          <w:rPr>
            <w:vertAlign w:val="superscript"/>
            <w:rPrChange w:id="1541" w:author="Geri Burgert" w:date="2026-02-02T17:12:00Z" w16du:dateUtc="2026-02-02T22:12:00Z">
              <w:rPr/>
            </w:rPrChange>
          </w:rPr>
          <w:delText>95</w:delText>
        </w:r>
      </w:del>
      <w:del w:id="1542" w:author="Geri Burgert" w:date="2026-02-01T15:30:00Z" w16du:dateUtc="2026-02-01T20:30:00Z">
        <w:r w:rsidR="004170FA" w:rsidRPr="00F55018" w:rsidDel="00481A09">
          <w:delText>).</w:delText>
        </w:r>
      </w:del>
      <w:r w:rsidR="004170FA" w:rsidRPr="00F55018">
        <w:t xml:space="preserve"> More recently, lateral flow devices (rapid assessment formats) that detect sputum EPX have been developed to assess airway eosinophil activity because endogenous anti-EPX IgG may interfere with </w:t>
      </w:r>
      <w:del w:id="1543" w:author="Geri Burgert" w:date="2026-02-01T15:31:00Z" w16du:dateUtc="2026-02-01T20:31:00Z">
        <w:r w:rsidR="004170FA" w:rsidRPr="00F55018" w:rsidDel="00481A09">
          <w:delText>enzyme-linked immunosorbent assay (</w:delText>
        </w:r>
      </w:del>
      <w:r w:rsidR="004170FA" w:rsidRPr="00F55018">
        <w:t>ELISA</w:t>
      </w:r>
      <w:del w:id="1544" w:author="Geri Burgert" w:date="2026-02-01T15:31:00Z" w16du:dateUtc="2026-02-01T20:31:00Z">
        <w:r w:rsidR="004170FA" w:rsidRPr="00F55018" w:rsidDel="00481A09">
          <w:delText>)</w:delText>
        </w:r>
      </w:del>
      <w:r w:rsidR="004170FA" w:rsidRPr="00F55018">
        <w:t>-based detection</w:t>
      </w:r>
      <w:ins w:id="1545" w:author="Geri Burgert" w:date="2026-02-01T15:31:00Z" w16du:dateUtc="2026-02-01T20:31:00Z">
        <w:r w:rsidR="00481A09" w:rsidRPr="00F55018">
          <w:t>.</w:t>
        </w:r>
      </w:ins>
      <w:del w:id="1546" w:author="Geri Burgert" w:date="2026-02-01T15:31:00Z" w16du:dateUtc="2026-02-01T20:31:00Z">
        <w:r w:rsidR="004170FA" w:rsidRPr="00F55018" w:rsidDel="00481A09">
          <w:rPr>
            <w:vertAlign w:val="superscript"/>
            <w:rPrChange w:id="1547" w:author="Geri Burgert" w:date="2026-02-02T17:12:00Z" w16du:dateUtc="2026-02-02T22:12:00Z">
              <w:rPr/>
            </w:rPrChange>
          </w:rPr>
          <w:delText xml:space="preserve"> (</w:delText>
        </w:r>
      </w:del>
      <w:ins w:id="1548" w:author="Geri Burgert" w:date="2026-02-02T17:22:00Z" w16du:dateUtc="2026-02-02T22:22:00Z">
        <w:r w:rsidR="00FB71DA">
          <w:rPr>
            <w:vertAlign w:val="superscript"/>
          </w:rPr>
          <w:t>143</w:t>
        </w:r>
      </w:ins>
      <w:del w:id="1549" w:author="Geri Burgert" w:date="2026-02-02T17:22:00Z" w16du:dateUtc="2026-02-02T22:22:00Z">
        <w:r w:rsidR="004170FA" w:rsidRPr="00F55018" w:rsidDel="00FB71DA">
          <w:rPr>
            <w:vertAlign w:val="superscript"/>
            <w:rPrChange w:id="1550" w:author="Geri Burgert" w:date="2026-02-02T17:12:00Z" w16du:dateUtc="2026-02-02T22:12:00Z">
              <w:rPr/>
            </w:rPrChange>
          </w:rPr>
          <w:delText>96</w:delText>
        </w:r>
      </w:del>
      <w:r w:rsidR="004170FA" w:rsidRPr="00F55018">
        <w:rPr>
          <w:vertAlign w:val="superscript"/>
          <w:rPrChange w:id="1551" w:author="Geri Burgert" w:date="2026-02-02T17:12:00Z" w16du:dateUtc="2026-02-02T22:12:00Z">
            <w:rPr/>
          </w:rPrChange>
        </w:rPr>
        <w:t>,</w:t>
      </w:r>
      <w:del w:id="1552" w:author="Geri Burgert" w:date="2026-02-01T15:31:00Z" w16du:dateUtc="2026-02-01T20:31:00Z">
        <w:r w:rsidR="004170FA" w:rsidRPr="00F55018" w:rsidDel="00481A09">
          <w:rPr>
            <w:vertAlign w:val="superscript"/>
            <w:rPrChange w:id="1553" w:author="Geri Burgert" w:date="2026-02-02T17:12:00Z" w16du:dateUtc="2026-02-02T22:12:00Z">
              <w:rPr/>
            </w:rPrChange>
          </w:rPr>
          <w:delText xml:space="preserve"> </w:delText>
        </w:r>
      </w:del>
      <w:ins w:id="1554" w:author="Geri Burgert" w:date="2026-02-02T17:22:00Z" w16du:dateUtc="2026-02-02T22:22:00Z">
        <w:r w:rsidR="00B430B1">
          <w:rPr>
            <w:vertAlign w:val="superscript"/>
          </w:rPr>
          <w:t>144</w:t>
        </w:r>
      </w:ins>
      <w:del w:id="1555" w:author="Geri Burgert" w:date="2026-02-02T17:22:00Z" w16du:dateUtc="2026-02-02T22:22:00Z">
        <w:r w:rsidR="004170FA" w:rsidRPr="00F55018" w:rsidDel="00B430B1">
          <w:rPr>
            <w:vertAlign w:val="superscript"/>
            <w:rPrChange w:id="1556" w:author="Geri Burgert" w:date="2026-02-02T17:12:00Z" w16du:dateUtc="2026-02-02T22:12:00Z">
              <w:rPr/>
            </w:rPrChange>
          </w:rPr>
          <w:delText>97</w:delText>
        </w:r>
      </w:del>
      <w:del w:id="1557" w:author="Geri Burgert" w:date="2026-02-01T15:31:00Z" w16du:dateUtc="2026-02-01T20:31:00Z">
        <w:r w:rsidR="004170FA" w:rsidRPr="00F55018" w:rsidDel="00481A09">
          <w:delText>).</w:delText>
        </w:r>
      </w:del>
      <w:r w:rsidR="004170FA" w:rsidRPr="00F55018">
        <w:t xml:space="preserve"> Urinary biomarkers provide a non</w:t>
      </w:r>
      <w:del w:id="1558" w:author="Geri Burgert" w:date="2026-02-01T15:31:00Z" w16du:dateUtc="2026-02-01T20:31:00Z">
        <w:r w:rsidR="004170FA" w:rsidRPr="00F55018" w:rsidDel="00481A09">
          <w:delText>-</w:delText>
        </w:r>
      </w:del>
      <w:r w:rsidR="004170FA" w:rsidRPr="00F55018">
        <w:t xml:space="preserve">invasive approach to assess </w:t>
      </w:r>
      <w:r w:rsidR="004170FA" w:rsidRPr="00F55018">
        <w:lastRenderedPageBreak/>
        <w:t>eosinophilia, complementing blood or sputum measurements. Eosinophil granule proteins such as eosinophil cationic protein</w:t>
      </w:r>
      <w:del w:id="1559" w:author="Geri Burgert" w:date="2026-02-01T15:31:00Z" w16du:dateUtc="2026-02-01T20:31:00Z">
        <w:r w:rsidR="004170FA" w:rsidRPr="00F55018" w:rsidDel="00ED4AE0">
          <w:delText xml:space="preserve"> (ECP)</w:delText>
        </w:r>
      </w:del>
      <w:r w:rsidR="004170FA" w:rsidRPr="00F55018">
        <w:t>, eosinophil</w:t>
      </w:r>
      <w:ins w:id="1560" w:author="Geri Burgert" w:date="2026-02-01T15:32:00Z" w16du:dateUtc="2026-02-01T20:32:00Z">
        <w:r w:rsidR="004E1791" w:rsidRPr="00F55018">
          <w:t>-</w:t>
        </w:r>
      </w:ins>
      <w:del w:id="1561" w:author="Geri Burgert" w:date="2026-02-01T15:32:00Z" w16du:dateUtc="2026-02-01T20:32:00Z">
        <w:r w:rsidR="004170FA" w:rsidRPr="00F55018" w:rsidDel="004E1791">
          <w:delText xml:space="preserve"> </w:delText>
        </w:r>
      </w:del>
      <w:r w:rsidR="004170FA" w:rsidRPr="00F55018">
        <w:t>derived neurotoxin</w:t>
      </w:r>
      <w:del w:id="1562" w:author="Geri Burgert" w:date="2026-02-01T15:32:00Z" w16du:dateUtc="2026-02-01T20:32:00Z">
        <w:r w:rsidR="004170FA" w:rsidRPr="00F55018" w:rsidDel="004E1791">
          <w:delText xml:space="preserve"> (EDN)</w:delText>
        </w:r>
      </w:del>
      <w:r w:rsidR="004170FA" w:rsidRPr="00F55018">
        <w:t xml:space="preserve">, and </w:t>
      </w:r>
      <w:del w:id="1563" w:author="Geri Burgert" w:date="2026-02-01T15:30:00Z" w16du:dateUtc="2026-02-01T20:30:00Z">
        <w:r w:rsidR="004170FA" w:rsidRPr="00F55018" w:rsidDel="00481A09">
          <w:delText>eosinophil peroxidase (</w:delText>
        </w:r>
      </w:del>
      <w:r w:rsidR="004170FA" w:rsidRPr="00F55018">
        <w:t>EPX</w:t>
      </w:r>
      <w:del w:id="1564" w:author="Geri Burgert" w:date="2026-02-01T15:30:00Z" w16du:dateUtc="2026-02-01T20:30:00Z">
        <w:r w:rsidR="004170FA" w:rsidRPr="00F55018" w:rsidDel="00481A09">
          <w:delText>)</w:delText>
        </w:r>
      </w:del>
      <w:r w:rsidR="004170FA" w:rsidRPr="00F55018">
        <w:t xml:space="preserve"> are detectable in urine, </w:t>
      </w:r>
      <w:ins w:id="1565" w:author="Geri Burgert" w:date="2026-02-01T15:32:00Z" w16du:dateUtc="2026-02-01T20:32:00Z">
        <w:r w:rsidR="004E1791" w:rsidRPr="00F55018">
          <w:t>al</w:t>
        </w:r>
      </w:ins>
      <w:r w:rsidR="004170FA" w:rsidRPr="00F55018">
        <w:t xml:space="preserve">though at lower concentrations than in serum. Elevated urinary </w:t>
      </w:r>
      <w:ins w:id="1566" w:author="Geri Burgert" w:date="2026-02-01T15:32:00Z" w16du:dateUtc="2026-02-01T20:32:00Z">
        <w:r w:rsidR="004E1791" w:rsidRPr="00F55018">
          <w:t>eosinophil-derived neurotoxin</w:t>
        </w:r>
        <w:r w:rsidR="004E1791" w:rsidRPr="00F55018" w:rsidDel="004E1791">
          <w:t xml:space="preserve"> </w:t>
        </w:r>
      </w:ins>
      <w:del w:id="1567" w:author="Geri Burgert" w:date="2026-02-01T15:32:00Z" w16du:dateUtc="2026-02-01T20:32:00Z">
        <w:r w:rsidR="004170FA" w:rsidRPr="00F55018" w:rsidDel="004E1791">
          <w:delText xml:space="preserve">EDN </w:delText>
        </w:r>
      </w:del>
      <w:r w:rsidR="004170FA" w:rsidRPr="00F55018">
        <w:t xml:space="preserve">and serum </w:t>
      </w:r>
      <w:ins w:id="1568" w:author="Geri Burgert" w:date="2026-02-01T15:32:00Z" w16du:dateUtc="2026-02-01T20:32:00Z">
        <w:r w:rsidR="00ED4AE0" w:rsidRPr="00F55018">
          <w:t>eosinophil cationic protein</w:t>
        </w:r>
        <w:r w:rsidR="00ED4AE0" w:rsidRPr="00F55018" w:rsidDel="00ED4AE0">
          <w:t xml:space="preserve"> </w:t>
        </w:r>
      </w:ins>
      <w:del w:id="1569" w:author="Geri Burgert" w:date="2026-02-01T15:32:00Z" w16du:dateUtc="2026-02-01T20:32:00Z">
        <w:r w:rsidR="004170FA" w:rsidRPr="00F55018" w:rsidDel="00ED4AE0">
          <w:delText xml:space="preserve">ECP </w:delText>
        </w:r>
      </w:del>
      <w:r w:rsidR="004170FA" w:rsidRPr="00F55018">
        <w:t>have been linked to fixed airflow obstruction, highlighting clinical relevance</w:t>
      </w:r>
      <w:ins w:id="1570" w:author="Geri Burgert" w:date="2026-02-01T15:32:00Z" w16du:dateUtc="2026-02-01T20:32:00Z">
        <w:r w:rsidR="004E1791" w:rsidRPr="00F55018">
          <w:t>.</w:t>
        </w:r>
      </w:ins>
      <w:del w:id="1571" w:author="Geri Burgert" w:date="2026-02-01T15:32:00Z" w16du:dateUtc="2026-02-01T20:32:00Z">
        <w:r w:rsidR="004170FA" w:rsidRPr="00F55018" w:rsidDel="004E1791">
          <w:rPr>
            <w:vertAlign w:val="superscript"/>
            <w:rPrChange w:id="1572" w:author="Geri Burgert" w:date="2026-02-02T17:12:00Z" w16du:dateUtc="2026-02-02T22:12:00Z">
              <w:rPr/>
            </w:rPrChange>
          </w:rPr>
          <w:delText xml:space="preserve"> (</w:delText>
        </w:r>
      </w:del>
      <w:ins w:id="1573" w:author="Geri Burgert" w:date="2026-02-02T17:23:00Z" w16du:dateUtc="2026-02-02T22:23:00Z">
        <w:r w:rsidR="007C1258">
          <w:rPr>
            <w:vertAlign w:val="superscript"/>
          </w:rPr>
          <w:t>145</w:t>
        </w:r>
      </w:ins>
      <w:del w:id="1574" w:author="Geri Burgert" w:date="2026-02-02T17:23:00Z" w16du:dateUtc="2026-02-02T22:23:00Z">
        <w:r w:rsidR="004170FA" w:rsidRPr="00F55018" w:rsidDel="007C1258">
          <w:rPr>
            <w:vertAlign w:val="superscript"/>
            <w:rPrChange w:id="1575" w:author="Geri Burgert" w:date="2026-02-02T17:12:00Z" w16du:dateUtc="2026-02-02T22:12:00Z">
              <w:rPr/>
            </w:rPrChange>
          </w:rPr>
          <w:delText>98</w:delText>
        </w:r>
      </w:del>
      <w:r w:rsidR="004170FA" w:rsidRPr="00F55018">
        <w:rPr>
          <w:vertAlign w:val="superscript"/>
          <w:rPrChange w:id="1576" w:author="Geri Burgert" w:date="2026-02-02T17:12:00Z" w16du:dateUtc="2026-02-02T22:12:00Z">
            <w:rPr/>
          </w:rPrChange>
        </w:rPr>
        <w:t>-1</w:t>
      </w:r>
      <w:ins w:id="1577" w:author="Geri Burgert" w:date="2026-02-02T17:23:00Z" w16du:dateUtc="2026-02-02T22:23:00Z">
        <w:r w:rsidR="007C1258">
          <w:rPr>
            <w:vertAlign w:val="superscript"/>
          </w:rPr>
          <w:t>48</w:t>
        </w:r>
      </w:ins>
      <w:del w:id="1578" w:author="Geri Burgert" w:date="2026-02-02T17:23:00Z" w16du:dateUtc="2026-02-02T22:23:00Z">
        <w:r w:rsidR="004170FA" w:rsidRPr="00F55018" w:rsidDel="007C1258">
          <w:rPr>
            <w:vertAlign w:val="superscript"/>
            <w:rPrChange w:id="1579" w:author="Geri Burgert" w:date="2026-02-02T17:12:00Z" w16du:dateUtc="2026-02-02T22:12:00Z">
              <w:rPr/>
            </w:rPrChange>
          </w:rPr>
          <w:delText>01</w:delText>
        </w:r>
      </w:del>
      <w:del w:id="1580" w:author="Geri Burgert" w:date="2026-02-01T15:32:00Z" w16du:dateUtc="2026-02-01T20:32:00Z">
        <w:r w:rsidR="004170FA" w:rsidRPr="00F55018" w:rsidDel="004E1791">
          <w:delText>).</w:delText>
        </w:r>
      </w:del>
      <w:r w:rsidR="004170FA" w:rsidRPr="00F55018">
        <w:t xml:space="preserve"> Variations in sample handling and circadian rhythms may limit the utility of these biomarkers. </w:t>
      </w:r>
      <w:del w:id="1581" w:author="Geri Burgert" w:date="2026-02-01T15:32:00Z" w16du:dateUtc="2026-02-01T20:32:00Z">
        <w:r w:rsidR="004170FA" w:rsidRPr="00F55018" w:rsidDel="004E1791">
          <w:delText xml:space="preserve">While </w:delText>
        </w:r>
      </w:del>
      <w:ins w:id="1582" w:author="Geri Burgert" w:date="2026-02-01T15:32:00Z" w16du:dateUtc="2026-02-01T20:32:00Z">
        <w:r w:rsidR="004E1791" w:rsidRPr="00F55018">
          <w:t xml:space="preserve">Although </w:t>
        </w:r>
      </w:ins>
      <w:r w:rsidR="004170FA" w:rsidRPr="00F55018">
        <w:t xml:space="preserve">promising, these immunoassays require validation in larger cohorts to assess their utility across ELDs. </w:t>
      </w:r>
    </w:p>
    <w:p w14:paraId="3113205B" w14:textId="5A6675C7" w:rsidR="004170FA" w:rsidRPr="00F55018" w:rsidRDefault="00F50726" w:rsidP="004170FA">
      <w:ins w:id="1583" w:author="Geri Burgert" w:date="2026-02-01T15:32:00Z" w16du:dateUtc="2026-02-01T20:32:00Z">
        <w:r w:rsidRPr="00F55018">
          <w:t>&lt;H2&gt;</w:t>
        </w:r>
      </w:ins>
      <w:r w:rsidR="004170FA" w:rsidRPr="00F55018">
        <w:t xml:space="preserve">Volatile </w:t>
      </w:r>
      <w:ins w:id="1584" w:author="Geri Burgert" w:date="2026-02-01T15:33:00Z" w16du:dateUtc="2026-02-01T20:33:00Z">
        <w:r w:rsidRPr="00F55018">
          <w:t>o</w:t>
        </w:r>
      </w:ins>
      <w:del w:id="1585" w:author="Geri Burgert" w:date="2026-02-01T15:33:00Z" w16du:dateUtc="2026-02-01T20:33:00Z">
        <w:r w:rsidR="004170FA" w:rsidRPr="00F55018" w:rsidDel="00F50726">
          <w:delText>O</w:delText>
        </w:r>
      </w:del>
      <w:r w:rsidR="004170FA" w:rsidRPr="00F55018">
        <w:t xml:space="preserve">rganic </w:t>
      </w:r>
      <w:ins w:id="1586" w:author="Geri Burgert" w:date="2026-02-01T15:33:00Z" w16du:dateUtc="2026-02-01T20:33:00Z">
        <w:r w:rsidRPr="00F55018">
          <w:t>c</w:t>
        </w:r>
      </w:ins>
      <w:del w:id="1587" w:author="Geri Burgert" w:date="2026-02-01T15:33:00Z" w16du:dateUtc="2026-02-01T20:33:00Z">
        <w:r w:rsidR="004170FA" w:rsidRPr="00F55018" w:rsidDel="00F50726">
          <w:delText>C</w:delText>
        </w:r>
      </w:del>
      <w:r w:rsidR="004170FA" w:rsidRPr="00F55018">
        <w:t xml:space="preserve">ompounds and </w:t>
      </w:r>
      <w:ins w:id="1588" w:author="Geri Burgert" w:date="2026-02-01T15:33:00Z" w16du:dateUtc="2026-02-01T20:33:00Z">
        <w:r w:rsidRPr="00F55018">
          <w:t>electronic nose</w:t>
        </w:r>
      </w:ins>
      <w:del w:id="1589" w:author="Geri Burgert" w:date="2026-02-01T15:33:00Z" w16du:dateUtc="2026-02-01T20:33:00Z">
        <w:r w:rsidR="004170FA" w:rsidRPr="00F55018" w:rsidDel="00F50726">
          <w:delText>eNose</w:delText>
        </w:r>
      </w:del>
    </w:p>
    <w:p w14:paraId="45CD14F5" w14:textId="618F066F" w:rsidR="004170FA" w:rsidRPr="00F55018" w:rsidRDefault="004170FA" w:rsidP="004170FA">
      <w:r w:rsidRPr="00F55018">
        <w:t>Exhaled breath volatile organic compound (VOC) analysis and electronic nose</w:t>
      </w:r>
      <w:del w:id="1590" w:author="Geri Burgert" w:date="2026-02-01T15:34:00Z" w16du:dateUtc="2026-02-01T20:34:00Z">
        <w:r w:rsidRPr="00F55018" w:rsidDel="00130CC1">
          <w:delText xml:space="preserve"> (eNose)</w:delText>
        </w:r>
      </w:del>
      <w:r w:rsidRPr="00F55018">
        <w:t xml:space="preserve"> technologies are being developed as surrogates for sputum cytology</w:t>
      </w:r>
      <w:ins w:id="1591" w:author="Geri Burgert" w:date="2026-02-01T15:34:00Z" w16du:dateUtc="2026-02-01T20:34:00Z">
        <w:r w:rsidR="00FF0451" w:rsidRPr="00F55018">
          <w:t>.</w:t>
        </w:r>
      </w:ins>
      <w:del w:id="1592" w:author="Geri Burgert" w:date="2026-02-01T15:34:00Z" w16du:dateUtc="2026-02-01T20:34:00Z">
        <w:r w:rsidRPr="00F55018" w:rsidDel="00FF0451">
          <w:rPr>
            <w:vertAlign w:val="superscript"/>
            <w:rPrChange w:id="1593" w:author="Geri Burgert" w:date="2026-02-02T17:12:00Z" w16du:dateUtc="2026-02-02T22:12:00Z">
              <w:rPr/>
            </w:rPrChange>
          </w:rPr>
          <w:delText xml:space="preserve"> (</w:delText>
        </w:r>
      </w:del>
      <w:del w:id="1594" w:author="Geri Burgert" w:date="2026-02-02T17:23:00Z" w16du:dateUtc="2026-02-02T22:23:00Z">
        <w:r w:rsidRPr="00F55018" w:rsidDel="001563A8">
          <w:rPr>
            <w:vertAlign w:val="superscript"/>
            <w:rPrChange w:id="1595" w:author="Geri Burgert" w:date="2026-02-02T17:12:00Z" w16du:dateUtc="2026-02-02T22:12:00Z">
              <w:rPr/>
            </w:rPrChange>
          </w:rPr>
          <w:delText>1</w:delText>
        </w:r>
      </w:del>
      <w:ins w:id="1596" w:author="Geri Burgert" w:date="2026-02-02T17:23:00Z" w16du:dateUtc="2026-02-02T22:23:00Z">
        <w:r w:rsidR="001563A8">
          <w:rPr>
            <w:vertAlign w:val="superscript"/>
          </w:rPr>
          <w:t>149</w:t>
        </w:r>
      </w:ins>
      <w:del w:id="1597" w:author="Geri Burgert" w:date="2026-02-02T17:23:00Z" w16du:dateUtc="2026-02-02T22:23:00Z">
        <w:r w:rsidRPr="00F55018" w:rsidDel="001563A8">
          <w:rPr>
            <w:vertAlign w:val="superscript"/>
            <w:rPrChange w:id="1598" w:author="Geri Burgert" w:date="2026-02-02T17:12:00Z" w16du:dateUtc="2026-02-02T22:12:00Z">
              <w:rPr/>
            </w:rPrChange>
          </w:rPr>
          <w:delText>02</w:delText>
        </w:r>
      </w:del>
      <w:del w:id="1599" w:author="Geri Burgert" w:date="2026-02-01T15:34:00Z" w16du:dateUtc="2026-02-01T20:34:00Z">
        <w:r w:rsidRPr="00F55018" w:rsidDel="00FF0451">
          <w:delText>)</w:delText>
        </w:r>
      </w:del>
      <w:del w:id="1600" w:author="Geri Burgert" w:date="2026-02-01T15:33:00Z" w16du:dateUtc="2026-02-01T20:33:00Z">
        <w:r w:rsidRPr="00F55018" w:rsidDel="00967AC3">
          <w:delText xml:space="preserve"> </w:delText>
        </w:r>
      </w:del>
      <w:del w:id="1601" w:author="Geri Burgert" w:date="2026-02-01T15:34:00Z" w16du:dateUtc="2026-02-01T20:34:00Z">
        <w:r w:rsidRPr="00F55018" w:rsidDel="00FF0451">
          <w:delText>.</w:delText>
        </w:r>
      </w:del>
      <w:r w:rsidRPr="00F55018">
        <w:t xml:space="preserve"> V</w:t>
      </w:r>
      <w:ins w:id="1602" w:author="Geri Burgert" w:date="2026-02-01T15:33:00Z" w16du:dateUtc="2026-02-01T20:33:00Z">
        <w:r w:rsidR="00967AC3" w:rsidRPr="00F55018">
          <w:t>olatile organic compound</w:t>
        </w:r>
      </w:ins>
      <w:del w:id="1603" w:author="Geri Burgert" w:date="2026-02-01T15:33:00Z" w16du:dateUtc="2026-02-01T20:33:00Z">
        <w:r w:rsidRPr="00F55018" w:rsidDel="00967AC3">
          <w:delText>OC</w:delText>
        </w:r>
      </w:del>
      <w:r w:rsidRPr="00F55018">
        <w:t>s reflect airway and systemic metabolism and are increased by oxidative stress–driven inflammation</w:t>
      </w:r>
      <w:ins w:id="1604" w:author="Geri Burgert" w:date="2026-02-01T15:35:00Z" w16du:dateUtc="2026-02-01T20:35:00Z">
        <w:r w:rsidR="00FF0451" w:rsidRPr="00F55018">
          <w:t>.</w:t>
        </w:r>
      </w:ins>
      <w:del w:id="1605" w:author="Geri Burgert" w:date="2026-02-01T15:35:00Z" w16du:dateUtc="2026-02-01T20:35:00Z">
        <w:r w:rsidRPr="00F55018" w:rsidDel="00FF0451">
          <w:rPr>
            <w:vertAlign w:val="superscript"/>
            <w:rPrChange w:id="1606" w:author="Geri Burgert" w:date="2026-02-02T17:12:00Z" w16du:dateUtc="2026-02-02T22:12:00Z">
              <w:rPr/>
            </w:rPrChange>
          </w:rPr>
          <w:delText xml:space="preserve"> (</w:delText>
        </w:r>
      </w:del>
      <w:ins w:id="1607" w:author="Geri Burgert" w:date="2026-02-02T17:23:00Z" w16du:dateUtc="2026-02-02T22:23:00Z">
        <w:r w:rsidR="001563A8">
          <w:rPr>
            <w:vertAlign w:val="superscript"/>
          </w:rPr>
          <w:t>150</w:t>
        </w:r>
      </w:ins>
      <w:del w:id="1608" w:author="Geri Burgert" w:date="2026-02-02T17:23:00Z" w16du:dateUtc="2026-02-02T22:23:00Z">
        <w:r w:rsidRPr="00F55018" w:rsidDel="001563A8">
          <w:rPr>
            <w:vertAlign w:val="superscript"/>
            <w:rPrChange w:id="1609" w:author="Geri Burgert" w:date="2026-02-02T17:12:00Z" w16du:dateUtc="2026-02-02T22:12:00Z">
              <w:rPr/>
            </w:rPrChange>
          </w:rPr>
          <w:delText>103</w:delText>
        </w:r>
      </w:del>
      <w:r w:rsidRPr="00F55018">
        <w:rPr>
          <w:vertAlign w:val="superscript"/>
          <w:rPrChange w:id="1610" w:author="Geri Burgert" w:date="2026-02-02T17:12:00Z" w16du:dateUtc="2026-02-02T22:12:00Z">
            <w:rPr/>
          </w:rPrChange>
        </w:rPr>
        <w:t>,</w:t>
      </w:r>
      <w:del w:id="1611" w:author="Geri Burgert" w:date="2026-02-01T15:35:00Z" w16du:dateUtc="2026-02-01T20:35:00Z">
        <w:r w:rsidRPr="00F55018" w:rsidDel="00FF0451">
          <w:rPr>
            <w:vertAlign w:val="superscript"/>
            <w:rPrChange w:id="1612" w:author="Geri Burgert" w:date="2026-02-02T17:12:00Z" w16du:dateUtc="2026-02-02T22:12:00Z">
              <w:rPr/>
            </w:rPrChange>
          </w:rPr>
          <w:delText xml:space="preserve"> </w:delText>
        </w:r>
      </w:del>
      <w:ins w:id="1613" w:author="Geri Burgert" w:date="2026-02-02T17:23:00Z" w16du:dateUtc="2026-02-02T22:23:00Z">
        <w:r w:rsidR="001563A8">
          <w:rPr>
            <w:vertAlign w:val="superscript"/>
          </w:rPr>
          <w:t>151</w:t>
        </w:r>
      </w:ins>
      <w:del w:id="1614" w:author="Geri Burgert" w:date="2026-02-02T17:23:00Z" w16du:dateUtc="2026-02-02T22:23:00Z">
        <w:r w:rsidRPr="00F55018" w:rsidDel="001563A8">
          <w:rPr>
            <w:vertAlign w:val="superscript"/>
            <w:rPrChange w:id="1615" w:author="Geri Burgert" w:date="2026-02-02T17:12:00Z" w16du:dateUtc="2026-02-02T22:12:00Z">
              <w:rPr/>
            </w:rPrChange>
          </w:rPr>
          <w:delText>104</w:delText>
        </w:r>
      </w:del>
      <w:del w:id="1616" w:author="Geri Burgert" w:date="2026-02-01T15:35:00Z" w16du:dateUtc="2026-02-01T20:35:00Z">
        <w:r w:rsidRPr="00F55018" w:rsidDel="00FF0451">
          <w:delText>).</w:delText>
        </w:r>
      </w:del>
      <w:r w:rsidRPr="00F55018">
        <w:t xml:space="preserve"> Panels of exhaled VOCs can distinguish asthma from controls with high accuracy (85%)</w:t>
      </w:r>
      <w:ins w:id="1617" w:author="Geri Burgert" w:date="2026-02-01T15:35:00Z" w16du:dateUtc="2026-02-01T20:35:00Z">
        <w:r w:rsidR="00FF0451" w:rsidRPr="00F55018">
          <w:t>,</w:t>
        </w:r>
      </w:ins>
      <w:del w:id="1618" w:author="Geri Burgert" w:date="2026-02-01T15:35:00Z" w16du:dateUtc="2026-02-01T20:35:00Z">
        <w:r w:rsidRPr="00F55018" w:rsidDel="00FF0451">
          <w:rPr>
            <w:vertAlign w:val="superscript"/>
            <w:rPrChange w:id="1619" w:author="Geri Burgert" w:date="2026-02-02T17:12:00Z" w16du:dateUtc="2026-02-02T22:12:00Z">
              <w:rPr/>
            </w:rPrChange>
          </w:rPr>
          <w:delText xml:space="preserve"> (</w:delText>
        </w:r>
      </w:del>
      <w:ins w:id="1620" w:author="Geri Burgert" w:date="2026-02-02T17:24:00Z" w16du:dateUtc="2026-02-02T22:24:00Z">
        <w:r w:rsidR="00B61038">
          <w:rPr>
            <w:vertAlign w:val="superscript"/>
          </w:rPr>
          <w:t>152</w:t>
        </w:r>
      </w:ins>
      <w:del w:id="1621" w:author="Geri Burgert" w:date="2026-02-02T17:24:00Z" w16du:dateUtc="2026-02-02T22:24:00Z">
        <w:r w:rsidRPr="00F55018" w:rsidDel="00B61038">
          <w:rPr>
            <w:vertAlign w:val="superscript"/>
            <w:rPrChange w:id="1622" w:author="Geri Burgert" w:date="2026-02-02T17:12:00Z" w16du:dateUtc="2026-02-02T22:12:00Z">
              <w:rPr/>
            </w:rPrChange>
          </w:rPr>
          <w:delText>105</w:delText>
        </w:r>
      </w:del>
      <w:del w:id="1623" w:author="Geri Burgert" w:date="2026-02-01T15:35:00Z" w16du:dateUtc="2026-02-01T20:35:00Z">
        <w:r w:rsidRPr="00F55018" w:rsidDel="00FF0451">
          <w:delText>),</w:delText>
        </w:r>
      </w:del>
      <w:r w:rsidRPr="00F55018">
        <w:t xml:space="preserve"> and specific compounds discriminate inflammatory phenotypes, including eosinophilic, neutrophilic, and paucigranulocytic asthma</w:t>
      </w:r>
      <w:ins w:id="1624" w:author="Geri Burgert" w:date="2026-02-01T15:35:00Z" w16du:dateUtc="2026-02-01T20:35:00Z">
        <w:r w:rsidR="00FF0451" w:rsidRPr="00F55018">
          <w:t>.</w:t>
        </w:r>
      </w:ins>
      <w:del w:id="1625" w:author="Geri Burgert" w:date="2026-02-01T15:35:00Z" w16du:dateUtc="2026-02-01T20:35:00Z">
        <w:r w:rsidRPr="00F55018" w:rsidDel="00FF0451">
          <w:rPr>
            <w:vertAlign w:val="superscript"/>
            <w:rPrChange w:id="1626" w:author="Geri Burgert" w:date="2026-02-02T17:12:00Z" w16du:dateUtc="2026-02-02T22:12:00Z">
              <w:rPr/>
            </w:rPrChange>
          </w:rPr>
          <w:delText xml:space="preserve"> (</w:delText>
        </w:r>
      </w:del>
      <w:ins w:id="1627" w:author="Geri Burgert" w:date="2026-02-02T17:24:00Z" w16du:dateUtc="2026-02-02T22:24:00Z">
        <w:r w:rsidR="00535B35">
          <w:rPr>
            <w:vertAlign w:val="superscript"/>
          </w:rPr>
          <w:t>149</w:t>
        </w:r>
      </w:ins>
      <w:del w:id="1628" w:author="Geri Burgert" w:date="2026-02-02T17:24:00Z" w16du:dateUtc="2026-02-02T22:24:00Z">
        <w:r w:rsidRPr="00F55018" w:rsidDel="00535B35">
          <w:rPr>
            <w:vertAlign w:val="superscript"/>
            <w:rPrChange w:id="1629" w:author="Geri Burgert" w:date="2026-02-02T17:12:00Z" w16du:dateUtc="2026-02-02T22:12:00Z">
              <w:rPr/>
            </w:rPrChange>
          </w:rPr>
          <w:delText>102</w:delText>
        </w:r>
      </w:del>
      <w:del w:id="1630" w:author="Geri Burgert" w:date="2026-02-01T15:35:00Z" w16du:dateUtc="2026-02-01T20:35:00Z">
        <w:r w:rsidRPr="00F55018" w:rsidDel="00FF0451">
          <w:delText>).</w:delText>
        </w:r>
      </w:del>
      <w:r w:rsidRPr="00F55018">
        <w:t xml:space="preserve"> V</w:t>
      </w:r>
      <w:ins w:id="1631" w:author="Geri Burgert" w:date="2026-02-01T15:33:00Z" w16du:dateUtc="2026-02-01T20:33:00Z">
        <w:r w:rsidR="009C7C71" w:rsidRPr="00F55018">
          <w:t>olatile organic compound</w:t>
        </w:r>
      </w:ins>
      <w:del w:id="1632" w:author="Geri Burgert" w:date="2026-02-01T15:33:00Z" w16du:dateUtc="2026-02-01T20:33:00Z">
        <w:r w:rsidRPr="00F55018" w:rsidDel="009C7C71">
          <w:delText>OC</w:delText>
        </w:r>
      </w:del>
      <w:r w:rsidRPr="00F55018">
        <w:t xml:space="preserve"> analysis of sputum headspace has also accurately identified sputum eosinophilia (</w:t>
      </w:r>
      <w:ins w:id="1633" w:author="Geri Burgert" w:date="2026-02-01T15:36:00Z" w16du:dateUtc="2026-02-01T20:36:00Z">
        <w:r w:rsidR="00FF0451" w:rsidRPr="00F55018">
          <w:t>area under the receiver operating characteristic curve,</w:t>
        </w:r>
      </w:ins>
      <w:del w:id="1634" w:author="Geri Burgert" w:date="2026-02-01T15:36:00Z" w16du:dateUtc="2026-02-01T20:36:00Z">
        <w:r w:rsidRPr="00F55018" w:rsidDel="00FF0451">
          <w:delText>AUROC</w:delText>
        </w:r>
      </w:del>
      <w:r w:rsidRPr="00F55018">
        <w:t xml:space="preserve"> 0.90)</w:t>
      </w:r>
      <w:ins w:id="1635" w:author="Geri Burgert" w:date="2026-02-01T15:36:00Z" w16du:dateUtc="2026-02-01T20:36:00Z">
        <w:r w:rsidR="00FF0451" w:rsidRPr="00F55018">
          <w:t>.</w:t>
        </w:r>
      </w:ins>
      <w:del w:id="1636" w:author="Geri Burgert" w:date="2026-02-01T15:36:00Z" w16du:dateUtc="2026-02-01T20:36:00Z">
        <w:r w:rsidRPr="00F55018" w:rsidDel="00FF0451">
          <w:rPr>
            <w:vertAlign w:val="superscript"/>
            <w:rPrChange w:id="1637" w:author="Geri Burgert" w:date="2026-02-02T17:12:00Z" w16du:dateUtc="2026-02-02T22:12:00Z">
              <w:rPr/>
            </w:rPrChange>
          </w:rPr>
          <w:delText xml:space="preserve"> (</w:delText>
        </w:r>
      </w:del>
      <w:ins w:id="1638" w:author="Geri Burgert" w:date="2026-02-02T17:24:00Z" w16du:dateUtc="2026-02-02T22:24:00Z">
        <w:r w:rsidR="00535B35">
          <w:rPr>
            <w:vertAlign w:val="superscript"/>
          </w:rPr>
          <w:t>153</w:t>
        </w:r>
      </w:ins>
      <w:del w:id="1639" w:author="Geri Burgert" w:date="2026-02-02T17:24:00Z" w16du:dateUtc="2026-02-02T22:24:00Z">
        <w:r w:rsidRPr="00F55018" w:rsidDel="00535B35">
          <w:rPr>
            <w:vertAlign w:val="superscript"/>
            <w:rPrChange w:id="1640" w:author="Geri Burgert" w:date="2026-02-02T17:12:00Z" w16du:dateUtc="2026-02-02T22:12:00Z">
              <w:rPr/>
            </w:rPrChange>
          </w:rPr>
          <w:delText>106</w:delText>
        </w:r>
      </w:del>
      <w:del w:id="1641" w:author="Geri Burgert" w:date="2026-02-01T15:36:00Z" w16du:dateUtc="2026-02-01T20:36:00Z">
        <w:r w:rsidRPr="00F55018" w:rsidDel="00FF0451">
          <w:delText>).</w:delText>
        </w:r>
      </w:del>
      <w:r w:rsidRPr="00F55018">
        <w:t xml:space="preserve"> </w:t>
      </w:r>
      <w:ins w:id="1642" w:author="Geri Burgert" w:date="2026-02-01T15:34:00Z" w16du:dateUtc="2026-02-01T20:34:00Z">
        <w:r w:rsidR="00130CC1" w:rsidRPr="00F55018">
          <w:t>Electronic nose</w:t>
        </w:r>
      </w:ins>
      <w:del w:id="1643" w:author="Geri Burgert" w:date="2026-02-01T15:34:00Z" w16du:dateUtc="2026-02-01T20:34:00Z">
        <w:r w:rsidRPr="00F55018" w:rsidDel="00130CC1">
          <w:delText>eNose</w:delText>
        </w:r>
      </w:del>
      <w:r w:rsidRPr="00F55018">
        <w:t xml:space="preserve"> platforms, which use cross-reactive sensors and pattern recognition rather than individual VOC identification, can differentiate asthma from COPD and healthy controls</w:t>
      </w:r>
      <w:del w:id="1644" w:author="Geri Burgert" w:date="2026-02-01T15:36:00Z" w16du:dateUtc="2026-02-01T20:36:00Z">
        <w:r w:rsidRPr="00F55018" w:rsidDel="00FF0451">
          <w:rPr>
            <w:vertAlign w:val="superscript"/>
            <w:rPrChange w:id="1645" w:author="Geri Burgert" w:date="2026-02-02T17:12:00Z" w16du:dateUtc="2026-02-02T22:12:00Z">
              <w:rPr/>
            </w:rPrChange>
          </w:rPr>
          <w:delText xml:space="preserve"> (</w:delText>
        </w:r>
      </w:del>
      <w:ins w:id="1646" w:author="Geri Burgert" w:date="2026-02-02T17:24:00Z" w16du:dateUtc="2026-02-02T22:24:00Z">
        <w:r w:rsidR="003809C3">
          <w:rPr>
            <w:vertAlign w:val="superscript"/>
          </w:rPr>
          <w:t>154</w:t>
        </w:r>
      </w:ins>
      <w:del w:id="1647" w:author="Geri Burgert" w:date="2026-02-02T17:24:00Z" w16du:dateUtc="2026-02-02T22:24:00Z">
        <w:r w:rsidRPr="00F55018" w:rsidDel="003809C3">
          <w:rPr>
            <w:vertAlign w:val="superscript"/>
            <w:rPrChange w:id="1648" w:author="Geri Burgert" w:date="2026-02-02T17:12:00Z" w16du:dateUtc="2026-02-02T22:12:00Z">
              <w:rPr/>
            </w:rPrChange>
          </w:rPr>
          <w:delText>107</w:delText>
        </w:r>
      </w:del>
      <w:r w:rsidRPr="00F55018">
        <w:rPr>
          <w:vertAlign w:val="superscript"/>
          <w:rPrChange w:id="1649" w:author="Geri Burgert" w:date="2026-02-02T17:12:00Z" w16du:dateUtc="2026-02-02T22:12:00Z">
            <w:rPr/>
          </w:rPrChange>
        </w:rPr>
        <w:t>-</w:t>
      </w:r>
      <w:ins w:id="1650" w:author="Geri Burgert" w:date="2026-02-02T17:24:00Z" w16du:dateUtc="2026-02-02T22:24:00Z">
        <w:r w:rsidR="003809C3">
          <w:rPr>
            <w:vertAlign w:val="superscript"/>
          </w:rPr>
          <w:t>156</w:t>
        </w:r>
      </w:ins>
      <w:del w:id="1651" w:author="Geri Burgert" w:date="2026-02-02T17:24:00Z" w16du:dateUtc="2026-02-02T22:24:00Z">
        <w:r w:rsidRPr="00F55018" w:rsidDel="003809C3">
          <w:rPr>
            <w:vertAlign w:val="superscript"/>
            <w:rPrChange w:id="1652" w:author="Geri Burgert" w:date="2026-02-02T17:12:00Z" w16du:dateUtc="2026-02-02T22:12:00Z">
              <w:rPr/>
            </w:rPrChange>
          </w:rPr>
          <w:delText>109</w:delText>
        </w:r>
      </w:del>
      <w:ins w:id="1653" w:author="Geri Burgert" w:date="2026-02-01T15:36:00Z" w16du:dateUtc="2026-02-01T20:36:00Z">
        <w:r w:rsidR="00FF0451" w:rsidRPr="00F55018">
          <w:t xml:space="preserve"> </w:t>
        </w:r>
      </w:ins>
      <w:del w:id="1654" w:author="Geri Burgert" w:date="2026-02-01T15:36:00Z" w16du:dateUtc="2026-02-01T20:36:00Z">
        <w:r w:rsidRPr="00F55018" w:rsidDel="00FF0451">
          <w:delText xml:space="preserve">) </w:delText>
        </w:r>
      </w:del>
      <w:r w:rsidRPr="00F55018">
        <w:t>and distinguish asthma phenotypes associated with blood eosinophilia, blood neutrophilia, oral corticosteroid use, and sputum-defined inflammatory subtypes</w:t>
      </w:r>
      <w:del w:id="1655" w:author="Geri Burgert" w:date="2026-02-01T15:36:00Z" w16du:dateUtc="2026-02-01T20:36:00Z">
        <w:r w:rsidRPr="00F55018" w:rsidDel="00FF0451">
          <w:delText>,</w:delText>
        </w:r>
      </w:del>
      <w:r w:rsidRPr="00F55018">
        <w:t xml:space="preserve"> with accuracies of 73</w:t>
      </w:r>
      <w:ins w:id="1656" w:author="Geri Burgert" w:date="2026-02-01T15:36:00Z" w16du:dateUtc="2026-02-01T20:36:00Z">
        <w:r w:rsidR="00FF0451" w:rsidRPr="00F55018">
          <w:t xml:space="preserve">% to </w:t>
        </w:r>
      </w:ins>
      <w:del w:id="1657" w:author="Geri Burgert" w:date="2026-02-01T15:36:00Z" w16du:dateUtc="2026-02-01T20:36:00Z">
        <w:r w:rsidRPr="00F55018" w:rsidDel="00FF0451">
          <w:delText>-</w:delText>
        </w:r>
      </w:del>
      <w:r w:rsidRPr="00F55018">
        <w:t>89%</w:t>
      </w:r>
      <w:ins w:id="1658" w:author="Geri Burgert" w:date="2026-02-01T15:36:00Z" w16du:dateUtc="2026-02-01T20:36:00Z">
        <w:r w:rsidR="00FF0451" w:rsidRPr="00F55018">
          <w:t>.</w:t>
        </w:r>
      </w:ins>
      <w:del w:id="1659" w:author="Geri Burgert" w:date="2026-02-01T15:36:00Z" w16du:dateUtc="2026-02-01T20:36:00Z">
        <w:r w:rsidRPr="00F55018" w:rsidDel="00FF0451">
          <w:rPr>
            <w:vertAlign w:val="superscript"/>
            <w:rPrChange w:id="1660" w:author="Geri Burgert" w:date="2026-02-02T17:12:00Z" w16du:dateUtc="2026-02-02T22:12:00Z">
              <w:rPr/>
            </w:rPrChange>
          </w:rPr>
          <w:delText xml:space="preserve"> (</w:delText>
        </w:r>
      </w:del>
      <w:ins w:id="1661" w:author="Geri Burgert" w:date="2026-02-02T17:25:00Z" w16du:dateUtc="2026-02-02T22:25:00Z">
        <w:r w:rsidR="00636F41">
          <w:rPr>
            <w:vertAlign w:val="superscript"/>
          </w:rPr>
          <w:t>157</w:t>
        </w:r>
      </w:ins>
      <w:del w:id="1662" w:author="Geri Burgert" w:date="2026-02-02T17:25:00Z" w16du:dateUtc="2026-02-02T22:25:00Z">
        <w:r w:rsidRPr="00F55018" w:rsidDel="00636F41">
          <w:rPr>
            <w:vertAlign w:val="superscript"/>
            <w:rPrChange w:id="1663" w:author="Geri Burgert" w:date="2026-02-02T17:12:00Z" w16du:dateUtc="2026-02-02T22:12:00Z">
              <w:rPr/>
            </w:rPrChange>
          </w:rPr>
          <w:delText>110</w:delText>
        </w:r>
      </w:del>
      <w:r w:rsidRPr="00F55018">
        <w:rPr>
          <w:vertAlign w:val="superscript"/>
          <w:rPrChange w:id="1664" w:author="Geri Burgert" w:date="2026-02-02T17:12:00Z" w16du:dateUtc="2026-02-02T22:12:00Z">
            <w:rPr/>
          </w:rPrChange>
        </w:rPr>
        <w:t>,</w:t>
      </w:r>
      <w:del w:id="1665" w:author="Geri Burgert" w:date="2026-02-01T15:36:00Z" w16du:dateUtc="2026-02-01T20:36:00Z">
        <w:r w:rsidRPr="00F55018" w:rsidDel="00FF0451">
          <w:rPr>
            <w:vertAlign w:val="superscript"/>
            <w:rPrChange w:id="1666" w:author="Geri Burgert" w:date="2026-02-02T17:12:00Z" w16du:dateUtc="2026-02-02T22:12:00Z">
              <w:rPr/>
            </w:rPrChange>
          </w:rPr>
          <w:delText xml:space="preserve"> </w:delText>
        </w:r>
      </w:del>
      <w:ins w:id="1667" w:author="Geri Burgert" w:date="2026-02-02T17:25:00Z" w16du:dateUtc="2026-02-02T22:25:00Z">
        <w:r w:rsidR="00636F41">
          <w:rPr>
            <w:vertAlign w:val="superscript"/>
          </w:rPr>
          <w:t>158</w:t>
        </w:r>
      </w:ins>
      <w:del w:id="1668" w:author="Geri Burgert" w:date="2026-02-02T17:25:00Z" w16du:dateUtc="2026-02-02T22:25:00Z">
        <w:r w:rsidRPr="00F55018" w:rsidDel="00636F41">
          <w:rPr>
            <w:vertAlign w:val="superscript"/>
            <w:rPrChange w:id="1669" w:author="Geri Burgert" w:date="2026-02-02T17:12:00Z" w16du:dateUtc="2026-02-02T22:12:00Z">
              <w:rPr/>
            </w:rPrChange>
          </w:rPr>
          <w:delText>111</w:delText>
        </w:r>
      </w:del>
      <w:del w:id="1670" w:author="Geri Burgert" w:date="2026-02-01T15:36:00Z" w16du:dateUtc="2026-02-01T20:36:00Z">
        <w:r w:rsidRPr="00F55018" w:rsidDel="00FF0451">
          <w:delText>).</w:delText>
        </w:r>
      </w:del>
      <w:r w:rsidRPr="00F55018">
        <w:t xml:space="preserve"> </w:t>
      </w:r>
    </w:p>
    <w:p w14:paraId="67A9C2EF" w14:textId="063BB9AF" w:rsidR="004170FA" w:rsidRPr="00F55018" w:rsidRDefault="00214880" w:rsidP="004170FA">
      <w:ins w:id="1671" w:author="Geri Burgert" w:date="2026-02-01T15:36:00Z" w16du:dateUtc="2026-02-01T20:36:00Z">
        <w:r w:rsidRPr="00F55018">
          <w:lastRenderedPageBreak/>
          <w:t>&lt;H2</w:t>
        </w:r>
      </w:ins>
      <w:ins w:id="1672" w:author="Geri Burgert" w:date="2026-02-01T15:37:00Z" w16du:dateUtc="2026-02-01T20:37:00Z">
        <w:r w:rsidRPr="00F55018">
          <w:t>&gt;</w:t>
        </w:r>
      </w:ins>
      <w:r w:rsidR="004170FA" w:rsidRPr="00F55018">
        <w:t xml:space="preserve">Airway </w:t>
      </w:r>
      <w:ins w:id="1673" w:author="Geri Burgert" w:date="2026-02-01T15:37:00Z" w16du:dateUtc="2026-02-01T20:37:00Z">
        <w:r w:rsidRPr="00F55018">
          <w:t>i</w:t>
        </w:r>
      </w:ins>
      <w:del w:id="1674" w:author="Geri Burgert" w:date="2026-02-01T15:37:00Z" w16du:dateUtc="2026-02-01T20:37:00Z">
        <w:r w:rsidR="004170FA" w:rsidRPr="00F55018" w:rsidDel="00214880">
          <w:delText>I</w:delText>
        </w:r>
      </w:del>
      <w:r w:rsidR="004170FA" w:rsidRPr="00F55018">
        <w:t>nflammometry (</w:t>
      </w:r>
      <w:ins w:id="1675" w:author="Geri Burgert" w:date="2026-02-01T15:37:00Z" w16du:dateUtc="2026-02-01T20:37:00Z">
        <w:r w:rsidRPr="00F55018">
          <w:t>f</w:t>
        </w:r>
      </w:ins>
      <w:del w:id="1676" w:author="Geri Burgert" w:date="2026-02-01T15:37:00Z" w16du:dateUtc="2026-02-01T20:37:00Z">
        <w:r w:rsidR="004170FA" w:rsidRPr="00F55018" w:rsidDel="00214880">
          <w:delText>F</w:delText>
        </w:r>
      </w:del>
      <w:r w:rsidR="004170FA" w:rsidRPr="00F55018">
        <w:t xml:space="preserve">luid </w:t>
      </w:r>
      <w:ins w:id="1677" w:author="Geri Burgert" w:date="2026-02-01T15:37:00Z" w16du:dateUtc="2026-02-01T20:37:00Z">
        <w:r w:rsidRPr="00F55018">
          <w:t>p</w:t>
        </w:r>
      </w:ins>
      <w:del w:id="1678" w:author="Geri Burgert" w:date="2026-02-01T15:37:00Z" w16du:dateUtc="2026-02-01T20:37:00Z">
        <w:r w:rsidR="004170FA" w:rsidRPr="00F55018" w:rsidDel="00214880">
          <w:delText>P</w:delText>
        </w:r>
      </w:del>
      <w:r w:rsidR="004170FA" w:rsidRPr="00F55018">
        <w:t xml:space="preserve">hase </w:t>
      </w:r>
      <w:ins w:id="1679" w:author="Geri Burgert" w:date="2026-02-01T15:37:00Z" w16du:dateUtc="2026-02-01T20:37:00Z">
        <w:r w:rsidRPr="00F55018">
          <w:t>m</w:t>
        </w:r>
      </w:ins>
      <w:del w:id="1680" w:author="Geri Burgert" w:date="2026-02-01T15:37:00Z" w16du:dateUtc="2026-02-01T20:37:00Z">
        <w:r w:rsidR="004170FA" w:rsidRPr="00F55018" w:rsidDel="00214880">
          <w:delText>M</w:delText>
        </w:r>
      </w:del>
      <w:r w:rsidR="004170FA" w:rsidRPr="00F55018">
        <w:t>ediators)</w:t>
      </w:r>
    </w:p>
    <w:p w14:paraId="76A8330C" w14:textId="72511CE1" w:rsidR="004170FA" w:rsidRPr="00F55018" w:rsidRDefault="004170FA" w:rsidP="004170FA">
      <w:del w:id="1681" w:author="Geri Burgert" w:date="2026-02-01T15:37:00Z" w16du:dateUtc="2026-02-01T20:37:00Z">
        <w:r w:rsidRPr="00F55018" w:rsidDel="00C96981">
          <w:tab/>
        </w:r>
      </w:del>
      <w:ins w:id="1682" w:author="Geri Burgert" w:date="2026-02-01T15:37:00Z" w16du:dateUtc="2026-02-01T20:37:00Z">
        <w:r w:rsidR="00C96981" w:rsidRPr="00F55018">
          <w:t>A</w:t>
        </w:r>
      </w:ins>
      <w:del w:id="1683" w:author="Geri Burgert" w:date="2026-02-01T15:37:00Z" w16du:dateUtc="2026-02-01T20:37:00Z">
        <w:r w:rsidRPr="00F55018" w:rsidDel="00C96981">
          <w:delText>Of recent, a</w:delText>
        </w:r>
      </w:del>
      <w:r w:rsidRPr="00F55018">
        <w:t xml:space="preserve">irway </w:t>
      </w:r>
      <w:ins w:id="1684" w:author="Geri Burgert" w:date="2026-02-01T15:37:00Z" w16du:dateUtc="2026-02-01T20:37:00Z">
        <w:r w:rsidR="00C96981" w:rsidRPr="00F55018">
          <w:t>i</w:t>
        </w:r>
      </w:ins>
      <w:del w:id="1685" w:author="Geri Burgert" w:date="2026-02-01T15:37:00Z" w16du:dateUtc="2026-02-01T20:37:00Z">
        <w:r w:rsidRPr="00F55018" w:rsidDel="00C96981">
          <w:delText>I</w:delText>
        </w:r>
      </w:del>
      <w:r w:rsidRPr="00F55018">
        <w:t>nflammometry is being incorporated into broader, biology-driven management strategies aimed at achieving better clinical outcomes</w:t>
      </w:r>
      <w:ins w:id="1686" w:author="Geri Burgert" w:date="2026-02-01T15:37:00Z" w16du:dateUtc="2026-02-01T20:37:00Z">
        <w:r w:rsidR="00C96981" w:rsidRPr="00F55018">
          <w:t xml:space="preserve"> and </w:t>
        </w:r>
      </w:ins>
      <w:del w:id="1687" w:author="Geri Burgert" w:date="2026-02-01T15:37:00Z" w16du:dateUtc="2026-02-01T20:37:00Z">
        <w:r w:rsidRPr="00F55018" w:rsidDel="00C96981">
          <w:delText>/</w:delText>
        </w:r>
      </w:del>
      <w:r w:rsidRPr="00F55018">
        <w:t>disease control. The fluid phase analytes in airway secretions (BAL</w:t>
      </w:r>
      <w:ins w:id="1688" w:author="Geri Burgert" w:date="2026-02-01T15:37:00Z" w16du:dateUtc="2026-02-01T20:37:00Z">
        <w:r w:rsidR="00C96981" w:rsidRPr="00F55018">
          <w:t xml:space="preserve"> or </w:t>
        </w:r>
      </w:ins>
      <w:del w:id="1689" w:author="Geri Burgert" w:date="2026-02-01T15:37:00Z" w16du:dateUtc="2026-02-01T20:37:00Z">
        <w:r w:rsidRPr="00F55018" w:rsidDel="00C96981">
          <w:delText>/</w:delText>
        </w:r>
      </w:del>
      <w:r w:rsidRPr="00F55018">
        <w:t>processed cell-free sputum supernatants) present an additional method of assessing eosinophil activity and enable disease endotyping in ELDs. The cytokine environment may be a crucial component in modulating eosinophil activity</w:t>
      </w:r>
      <w:del w:id="1690" w:author="Geri Burgert" w:date="2026-02-01T15:37:00Z" w16du:dateUtc="2026-02-01T20:37:00Z">
        <w:r w:rsidRPr="00F55018" w:rsidDel="001B6847">
          <w:delText>,</w:delText>
        </w:r>
      </w:del>
      <w:r w:rsidRPr="00F55018">
        <w:t xml:space="preserve"> beyond the canonical IL-5 T2 </w:t>
      </w:r>
      <w:del w:id="1691" w:author="Geri Burgert" w:date="2026-02-01T15:37:00Z" w16du:dateUtc="2026-02-01T20:37:00Z">
        <w:r w:rsidRPr="00F55018" w:rsidDel="001B6847">
          <w:delText>signalling</w:delText>
        </w:r>
      </w:del>
      <w:ins w:id="1692" w:author="Geri Burgert" w:date="2026-02-01T15:37:00Z" w16du:dateUtc="2026-02-01T20:37:00Z">
        <w:r w:rsidR="001B6847" w:rsidRPr="00F55018">
          <w:t>signaling</w:t>
        </w:r>
      </w:ins>
      <w:r w:rsidRPr="00F55018">
        <w:t xml:space="preserve">. For example, in </w:t>
      </w:r>
      <w:ins w:id="1693" w:author="Geri Burgert" w:date="2026-02-01T15:37:00Z" w16du:dateUtc="2026-02-01T20:37:00Z">
        <w:r w:rsidR="00477C15" w:rsidRPr="00F55018">
          <w:t xml:space="preserve">patients </w:t>
        </w:r>
      </w:ins>
      <w:ins w:id="1694" w:author="Geri Burgert" w:date="2026-02-01T15:38:00Z" w16du:dateUtc="2026-02-01T20:38:00Z">
        <w:r w:rsidR="00477C15" w:rsidRPr="00F55018">
          <w:t xml:space="preserve">with </w:t>
        </w:r>
      </w:ins>
      <w:r w:rsidRPr="00F55018">
        <w:t>poorly</w:t>
      </w:r>
      <w:del w:id="1695" w:author="Geri Burgert" w:date="2026-02-01T15:37:00Z" w16du:dateUtc="2026-02-01T20:37:00Z">
        <w:r w:rsidRPr="00F55018" w:rsidDel="001B6847">
          <w:delText>-</w:delText>
        </w:r>
      </w:del>
      <w:ins w:id="1696" w:author="Geri Burgert" w:date="2026-02-01T15:37:00Z" w16du:dateUtc="2026-02-01T20:37:00Z">
        <w:r w:rsidR="001B6847" w:rsidRPr="00F55018">
          <w:t xml:space="preserve"> </w:t>
        </w:r>
      </w:ins>
      <w:r w:rsidRPr="00F55018">
        <w:t>controlled eosinophilic asthma</w:t>
      </w:r>
      <w:ins w:id="1697" w:author="Geri Burgert" w:date="2026-02-01T15:38:00Z" w16du:dateUtc="2026-02-01T20:38:00Z">
        <w:r w:rsidR="00477C15" w:rsidRPr="00F55018">
          <w:t>, after</w:t>
        </w:r>
      </w:ins>
      <w:del w:id="1698" w:author="Geri Burgert" w:date="2026-02-01T15:38:00Z" w16du:dateUtc="2026-02-01T20:38:00Z">
        <w:r w:rsidRPr="00F55018" w:rsidDel="00477C15">
          <w:delText xml:space="preserve"> </w:delText>
        </w:r>
      </w:del>
      <w:del w:id="1699" w:author="Geri Burgert" w:date="2026-02-01T15:37:00Z" w16du:dateUtc="2026-02-01T20:37:00Z">
        <w:r w:rsidRPr="00F55018" w:rsidDel="00477C15">
          <w:delText xml:space="preserve">patients </w:delText>
        </w:r>
      </w:del>
      <w:del w:id="1700" w:author="Geri Burgert" w:date="2026-02-01T15:38:00Z" w16du:dateUtc="2026-02-01T20:38:00Z">
        <w:r w:rsidRPr="00F55018" w:rsidDel="00477C15">
          <w:delText>following</w:delText>
        </w:r>
      </w:del>
      <w:r w:rsidRPr="00F55018">
        <w:t xml:space="preserve"> benralizumab therapy there was complete depletion of eosinophils and suppressed T2 cytokines. However, IL-18 was elevated</w:t>
      </w:r>
      <w:ins w:id="1701" w:author="Geri Burgert" w:date="2026-02-01T15:38:00Z" w16du:dateUtc="2026-02-01T20:38:00Z">
        <w:r w:rsidR="00477C15" w:rsidRPr="00F55018">
          <w:t>,</w:t>
        </w:r>
      </w:ins>
      <w:r w:rsidRPr="00F55018">
        <w:t xml:space="preserve"> suggesti</w:t>
      </w:r>
      <w:del w:id="1702" w:author="Geri Burgert" w:date="2026-02-01T15:38:00Z" w16du:dateUtc="2026-02-01T20:38:00Z">
        <w:r w:rsidRPr="00F55018" w:rsidDel="00477C15">
          <w:delText>ve of</w:delText>
        </w:r>
      </w:del>
      <w:ins w:id="1703" w:author="Geri Burgert" w:date="2026-02-01T15:38:00Z" w16du:dateUtc="2026-02-01T20:38:00Z">
        <w:r w:rsidR="00477C15" w:rsidRPr="00F55018">
          <w:t>ng</w:t>
        </w:r>
      </w:ins>
      <w:r w:rsidRPr="00F55018">
        <w:t xml:space="preserve"> excessive inflammasome activity</w:t>
      </w:r>
      <w:ins w:id="1704" w:author="Geri Burgert" w:date="2026-02-01T15:38:00Z" w16du:dateUtc="2026-02-01T20:38:00Z">
        <w:r w:rsidR="00477C15" w:rsidRPr="00F55018">
          <w:t>.</w:t>
        </w:r>
      </w:ins>
      <w:del w:id="1705" w:author="Geri Burgert" w:date="2026-02-01T15:38:00Z" w16du:dateUtc="2026-02-01T20:38:00Z">
        <w:r w:rsidRPr="00F55018" w:rsidDel="00477C15">
          <w:rPr>
            <w:vertAlign w:val="superscript"/>
            <w:rPrChange w:id="1706" w:author="Geri Burgert" w:date="2026-02-02T17:12:00Z" w16du:dateUtc="2026-02-02T22:12:00Z">
              <w:rPr/>
            </w:rPrChange>
          </w:rPr>
          <w:delText xml:space="preserve"> (</w:delText>
        </w:r>
      </w:del>
      <w:ins w:id="1707" w:author="Geri Burgert" w:date="2026-02-02T17:25:00Z" w16du:dateUtc="2026-02-02T22:25:00Z">
        <w:r w:rsidR="00C84435">
          <w:rPr>
            <w:vertAlign w:val="superscript"/>
          </w:rPr>
          <w:t>159</w:t>
        </w:r>
      </w:ins>
      <w:del w:id="1708" w:author="Geri Burgert" w:date="2026-02-02T17:25:00Z" w16du:dateUtc="2026-02-02T22:25:00Z">
        <w:r w:rsidRPr="00F55018" w:rsidDel="00C84435">
          <w:rPr>
            <w:vertAlign w:val="superscript"/>
            <w:rPrChange w:id="1709" w:author="Geri Burgert" w:date="2026-02-02T17:12:00Z" w16du:dateUtc="2026-02-02T22:12:00Z">
              <w:rPr/>
            </w:rPrChange>
          </w:rPr>
          <w:delText>112</w:delText>
        </w:r>
      </w:del>
      <w:del w:id="1710" w:author="Geri Burgert" w:date="2026-02-01T15:38:00Z" w16du:dateUtc="2026-02-01T20:38:00Z">
        <w:r w:rsidRPr="00F55018" w:rsidDel="00477C15">
          <w:delText>).</w:delText>
        </w:r>
      </w:del>
      <w:r w:rsidRPr="00F55018">
        <w:t xml:space="preserve"> Transcriptomic studies demonstrate </w:t>
      </w:r>
      <w:ins w:id="1711" w:author="Geri Burgert" w:date="2026-02-01T15:38:00Z" w16du:dateUtc="2026-02-01T20:38:00Z">
        <w:r w:rsidR="00477C15" w:rsidRPr="00F55018">
          <w:t xml:space="preserve">that </w:t>
        </w:r>
      </w:ins>
      <w:r w:rsidRPr="00F55018">
        <w:t>other cytokines such as IL-4 promote IL-5</w:t>
      </w:r>
      <w:ins w:id="1712" w:author="Geri Burgert" w:date="2026-02-01T15:38:00Z" w16du:dateUtc="2026-02-01T20:38:00Z">
        <w:r w:rsidR="00477C15" w:rsidRPr="00F55018">
          <w:t>–</w:t>
        </w:r>
      </w:ins>
      <w:del w:id="1713" w:author="Geri Burgert" w:date="2026-02-01T15:38:00Z" w16du:dateUtc="2026-02-01T20:38:00Z">
        <w:r w:rsidRPr="00F55018" w:rsidDel="00477C15">
          <w:delText>-</w:delText>
        </w:r>
      </w:del>
      <w:r w:rsidRPr="00F55018">
        <w:t>independent eosinophil activity by heightening sensitivity to alarmins through upregulation of the IL-33 receptor</w:t>
      </w:r>
      <w:ins w:id="1714" w:author="Geri Burgert" w:date="2026-02-01T15:38:00Z" w16du:dateUtc="2026-02-01T20:38:00Z">
        <w:r w:rsidR="00477C15" w:rsidRPr="00F55018">
          <w:t>.</w:t>
        </w:r>
      </w:ins>
      <w:del w:id="1715" w:author="Geri Burgert" w:date="2026-02-01T15:38:00Z" w16du:dateUtc="2026-02-01T20:38:00Z">
        <w:r w:rsidRPr="00F55018" w:rsidDel="00477C15">
          <w:rPr>
            <w:vertAlign w:val="superscript"/>
            <w:rPrChange w:id="1716" w:author="Geri Burgert" w:date="2026-02-02T17:12:00Z" w16du:dateUtc="2026-02-02T22:12:00Z">
              <w:rPr/>
            </w:rPrChange>
          </w:rPr>
          <w:delText xml:space="preserve"> (</w:delText>
        </w:r>
      </w:del>
      <w:ins w:id="1717" w:author="Geri Burgert" w:date="2026-02-02T17:25:00Z" w16du:dateUtc="2026-02-02T22:25:00Z">
        <w:r w:rsidR="00C84435">
          <w:rPr>
            <w:vertAlign w:val="superscript"/>
          </w:rPr>
          <w:t>160</w:t>
        </w:r>
      </w:ins>
      <w:del w:id="1718" w:author="Geri Burgert" w:date="2026-02-02T17:25:00Z" w16du:dateUtc="2026-02-02T22:25:00Z">
        <w:r w:rsidRPr="00F55018" w:rsidDel="00C84435">
          <w:rPr>
            <w:vertAlign w:val="superscript"/>
            <w:rPrChange w:id="1719" w:author="Geri Burgert" w:date="2026-02-02T17:12:00Z" w16du:dateUtc="2026-02-02T22:12:00Z">
              <w:rPr/>
            </w:rPrChange>
          </w:rPr>
          <w:delText>113</w:delText>
        </w:r>
      </w:del>
      <w:del w:id="1720" w:author="Geri Burgert" w:date="2026-02-01T15:38:00Z" w16du:dateUtc="2026-02-01T20:38:00Z">
        <w:r w:rsidRPr="00F55018" w:rsidDel="00477C15">
          <w:delText>).</w:delText>
        </w:r>
      </w:del>
      <w:r w:rsidRPr="00F55018">
        <w:t xml:space="preserve"> </w:t>
      </w:r>
      <w:ins w:id="1721" w:author="Geri Burgert" w:date="2026-02-01T15:38:00Z" w16du:dateUtc="2026-02-01T20:38:00Z">
        <w:r w:rsidR="00477C15" w:rsidRPr="00F55018">
          <w:t>P</w:t>
        </w:r>
      </w:ins>
      <w:del w:id="1722" w:author="Geri Burgert" w:date="2026-02-01T15:38:00Z" w16du:dateUtc="2026-02-01T20:38:00Z">
        <w:r w:rsidRPr="00F55018" w:rsidDel="00477C15">
          <w:delText>Again, p</w:delText>
        </w:r>
      </w:del>
      <w:r w:rsidRPr="00F55018">
        <w:t>eriostin, a matricellular protein</w:t>
      </w:r>
      <w:ins w:id="1723" w:author="Geri Burgert" w:date="2026-02-01T15:38:00Z" w16du:dateUtc="2026-02-01T20:38:00Z">
        <w:r w:rsidR="00477C15" w:rsidRPr="00F55018">
          <w:t>,</w:t>
        </w:r>
      </w:ins>
      <w:r w:rsidRPr="00F55018">
        <w:t xml:space="preserve"> is a potential biomarker of </w:t>
      </w:r>
      <w:ins w:id="1724" w:author="Geri Burgert" w:date="2026-02-01T15:38:00Z" w16du:dateUtc="2026-02-01T20:38:00Z">
        <w:r w:rsidR="00477C15" w:rsidRPr="00F55018">
          <w:t>T2</w:t>
        </w:r>
      </w:ins>
      <w:del w:id="1725" w:author="Geri Burgert" w:date="2026-02-01T15:38:00Z" w16du:dateUtc="2026-02-01T20:38:00Z">
        <w:r w:rsidRPr="00F55018" w:rsidDel="00477C15">
          <w:delText xml:space="preserve">type-2 </w:delText>
        </w:r>
      </w:del>
      <w:ins w:id="1726" w:author="Geri Burgert" w:date="2026-02-01T15:38:00Z" w16du:dateUtc="2026-02-01T20:38:00Z">
        <w:r w:rsidR="00477C15" w:rsidRPr="00F55018">
          <w:t xml:space="preserve"> </w:t>
        </w:r>
      </w:ins>
      <w:r w:rsidRPr="00F55018">
        <w:t>airway inflammation</w:t>
      </w:r>
      <w:del w:id="1727" w:author="Geri Burgert" w:date="2026-02-01T15:38:00Z" w16du:dateUtc="2026-02-01T20:38:00Z">
        <w:r w:rsidRPr="00F55018" w:rsidDel="00477C15">
          <w:delText>,</w:delText>
        </w:r>
      </w:del>
      <w:r w:rsidRPr="00F55018">
        <w:t xml:space="preserve"> induced by </w:t>
      </w:r>
      <w:ins w:id="1728" w:author="Geri Burgert" w:date="2026-02-01T15:39:00Z" w16du:dateUtc="2026-02-01T20:39:00Z">
        <w:r w:rsidR="00477C15" w:rsidRPr="00F55018">
          <w:t xml:space="preserve">the </w:t>
        </w:r>
      </w:ins>
      <w:r w:rsidRPr="00F55018">
        <w:t>IL-4/IL-13 inflammatory axis</w:t>
      </w:r>
      <w:ins w:id="1729" w:author="Geri Burgert" w:date="2026-02-01T15:39:00Z" w16du:dateUtc="2026-02-01T20:39:00Z">
        <w:r w:rsidR="00477C15" w:rsidRPr="00F55018">
          <w:t>.</w:t>
        </w:r>
      </w:ins>
      <w:del w:id="1730" w:author="Geri Burgert" w:date="2026-02-01T15:39:00Z" w16du:dateUtc="2026-02-01T20:39:00Z">
        <w:r w:rsidRPr="00F55018" w:rsidDel="00477C15">
          <w:rPr>
            <w:vertAlign w:val="superscript"/>
            <w:rPrChange w:id="1731" w:author="Geri Burgert" w:date="2026-02-02T17:12:00Z" w16du:dateUtc="2026-02-02T22:12:00Z">
              <w:rPr/>
            </w:rPrChange>
          </w:rPr>
          <w:delText xml:space="preserve"> (</w:delText>
        </w:r>
      </w:del>
      <w:ins w:id="1732" w:author="Geri Burgert" w:date="2026-02-02T17:25:00Z" w16du:dateUtc="2026-02-02T22:25:00Z">
        <w:r w:rsidR="00C84435">
          <w:rPr>
            <w:vertAlign w:val="superscript"/>
          </w:rPr>
          <w:t>161</w:t>
        </w:r>
      </w:ins>
      <w:del w:id="1733" w:author="Geri Burgert" w:date="2026-02-02T17:25:00Z" w16du:dateUtc="2026-02-02T22:25:00Z">
        <w:r w:rsidRPr="00F55018" w:rsidDel="00C84435">
          <w:rPr>
            <w:vertAlign w:val="superscript"/>
            <w:rPrChange w:id="1734" w:author="Geri Burgert" w:date="2026-02-02T17:12:00Z" w16du:dateUtc="2026-02-02T22:12:00Z">
              <w:rPr/>
            </w:rPrChange>
          </w:rPr>
          <w:delText>114</w:delText>
        </w:r>
      </w:del>
      <w:del w:id="1735" w:author="Geri Burgert" w:date="2026-02-01T15:39:00Z" w16du:dateUtc="2026-02-01T20:39:00Z">
        <w:r w:rsidRPr="00F55018" w:rsidDel="00477C15">
          <w:delText>).</w:delText>
        </w:r>
      </w:del>
      <w:r w:rsidRPr="00F55018">
        <w:t xml:space="preserve"> In diseases such as EGPA</w:t>
      </w:r>
      <w:del w:id="1736" w:author="Geri Burgert" w:date="2026-02-01T15:39:00Z" w16du:dateUtc="2026-02-01T20:39:00Z">
        <w:r w:rsidRPr="00F55018" w:rsidDel="00477C15">
          <w:rPr>
            <w:vertAlign w:val="superscript"/>
            <w:rPrChange w:id="1737" w:author="Geri Burgert" w:date="2026-02-02T17:12:00Z" w16du:dateUtc="2026-02-02T22:12:00Z">
              <w:rPr/>
            </w:rPrChange>
          </w:rPr>
          <w:delText xml:space="preserve"> (</w:delText>
        </w:r>
      </w:del>
      <w:ins w:id="1738" w:author="Geri Burgert" w:date="2026-02-02T17:26:00Z" w16du:dateUtc="2026-02-02T22:26:00Z">
        <w:r w:rsidR="00C84435">
          <w:rPr>
            <w:vertAlign w:val="superscript"/>
          </w:rPr>
          <w:t>162</w:t>
        </w:r>
      </w:ins>
      <w:del w:id="1739" w:author="Geri Burgert" w:date="2026-02-02T17:26:00Z" w16du:dateUtc="2026-02-02T22:26:00Z">
        <w:r w:rsidRPr="00F55018" w:rsidDel="00C84435">
          <w:rPr>
            <w:vertAlign w:val="superscript"/>
            <w:rPrChange w:id="1740" w:author="Geri Burgert" w:date="2026-02-02T17:12:00Z" w16du:dateUtc="2026-02-02T22:12:00Z">
              <w:rPr/>
            </w:rPrChange>
          </w:rPr>
          <w:delText>115</w:delText>
        </w:r>
      </w:del>
      <w:del w:id="1741" w:author="Geri Burgert" w:date="2026-02-01T15:39:00Z" w16du:dateUtc="2026-02-01T20:39:00Z">
        <w:r w:rsidRPr="00F55018" w:rsidDel="00477C15">
          <w:delText>)</w:delText>
        </w:r>
      </w:del>
      <w:r w:rsidRPr="00F55018">
        <w:t xml:space="preserve"> and eosinophilic asthma</w:t>
      </w:r>
      <w:ins w:id="1742" w:author="Geri Burgert" w:date="2026-02-01T15:39:00Z" w16du:dateUtc="2026-02-01T20:39:00Z">
        <w:r w:rsidR="00477C15" w:rsidRPr="00F55018">
          <w:t>,</w:t>
        </w:r>
      </w:ins>
      <w:del w:id="1743" w:author="Geri Burgert" w:date="2026-02-01T15:39:00Z" w16du:dateUtc="2026-02-01T20:39:00Z">
        <w:r w:rsidRPr="00F55018" w:rsidDel="00477C15">
          <w:rPr>
            <w:vertAlign w:val="superscript"/>
            <w:rPrChange w:id="1744" w:author="Geri Burgert" w:date="2026-02-02T17:12:00Z" w16du:dateUtc="2026-02-02T22:12:00Z">
              <w:rPr/>
            </w:rPrChange>
          </w:rPr>
          <w:delText xml:space="preserve"> (</w:delText>
        </w:r>
      </w:del>
      <w:ins w:id="1745" w:author="Geri Burgert" w:date="2026-02-02T17:26:00Z" w16du:dateUtc="2026-02-02T22:26:00Z">
        <w:r w:rsidR="003A3567">
          <w:rPr>
            <w:vertAlign w:val="superscript"/>
          </w:rPr>
          <w:t>16</w:t>
        </w:r>
      </w:ins>
      <w:ins w:id="1746" w:author="Geri Burgert" w:date="2026-02-02T18:45:00Z" w16du:dateUtc="2026-02-02T23:45:00Z">
        <w:r w:rsidR="008C1524">
          <w:rPr>
            <w:vertAlign w:val="superscript"/>
          </w:rPr>
          <w:t>3</w:t>
        </w:r>
      </w:ins>
      <w:del w:id="1747" w:author="Geri Burgert" w:date="2026-02-02T17:26:00Z" w16du:dateUtc="2026-02-02T22:26:00Z">
        <w:r w:rsidRPr="00F55018" w:rsidDel="003A3567">
          <w:rPr>
            <w:vertAlign w:val="superscript"/>
            <w:rPrChange w:id="1748" w:author="Geri Burgert" w:date="2026-02-02T17:12:00Z" w16du:dateUtc="2026-02-02T22:12:00Z">
              <w:rPr/>
            </w:rPrChange>
          </w:rPr>
          <w:delText>116</w:delText>
        </w:r>
      </w:del>
      <w:del w:id="1749" w:author="Geri Burgert" w:date="2026-02-01T15:39:00Z" w16du:dateUtc="2026-02-01T20:39:00Z">
        <w:r w:rsidRPr="00F55018" w:rsidDel="00477C15">
          <w:delText>),</w:delText>
        </w:r>
      </w:del>
      <w:r w:rsidRPr="00F55018">
        <w:t xml:space="preserve"> serum periostin may be predictive of disease exacerbations. In the phase 3 LAVOLTA I/II trials, IL-13 blockade with lebrikizumab reduced serum periostin and other IL-13</w:t>
      </w:r>
      <w:ins w:id="1750" w:author="Geri Burgert" w:date="2026-02-01T15:39:00Z" w16du:dateUtc="2026-02-01T20:39:00Z">
        <w:r w:rsidR="00477C15" w:rsidRPr="00F55018">
          <w:t>–</w:t>
        </w:r>
      </w:ins>
      <w:del w:id="1751" w:author="Geri Burgert" w:date="2026-02-01T15:39:00Z" w16du:dateUtc="2026-02-01T20:39:00Z">
        <w:r w:rsidRPr="00F55018" w:rsidDel="00477C15">
          <w:delText>-</w:delText>
        </w:r>
      </w:del>
      <w:r w:rsidRPr="00F55018">
        <w:t>regulated mediators, demonstrating effective target engagement and T2 suppression</w:t>
      </w:r>
      <w:ins w:id="1752" w:author="Geri Burgert" w:date="2026-02-01T15:39:00Z" w16du:dateUtc="2026-02-01T20:39:00Z">
        <w:r w:rsidR="00477C15" w:rsidRPr="00F55018">
          <w:t>.</w:t>
        </w:r>
      </w:ins>
      <w:del w:id="1753" w:author="Geri Burgert" w:date="2026-02-01T15:39:00Z" w16du:dateUtc="2026-02-01T20:39:00Z">
        <w:r w:rsidRPr="00F55018" w:rsidDel="00477C15">
          <w:rPr>
            <w:vertAlign w:val="superscript"/>
            <w:rPrChange w:id="1754" w:author="Geri Burgert" w:date="2026-02-02T17:12:00Z" w16du:dateUtc="2026-02-02T22:12:00Z">
              <w:rPr/>
            </w:rPrChange>
          </w:rPr>
          <w:delText xml:space="preserve"> </w:delText>
        </w:r>
        <w:r w:rsidRPr="003D7231" w:rsidDel="00477C15">
          <w:rPr>
            <w:highlight w:val="yellow"/>
            <w:vertAlign w:val="superscript"/>
            <w:rPrChange w:id="1755" w:author="Geri Burgert" w:date="2026-02-02T18:42:00Z" w16du:dateUtc="2026-02-02T23:42:00Z">
              <w:rPr/>
            </w:rPrChange>
          </w:rPr>
          <w:delText>(</w:delText>
        </w:r>
      </w:del>
      <w:ins w:id="1756" w:author="Geri Burgert" w:date="2026-02-02T17:26:00Z" w16du:dateUtc="2026-02-02T22:26:00Z">
        <w:r w:rsidR="00755B3C" w:rsidRPr="003D7231">
          <w:rPr>
            <w:highlight w:val="yellow"/>
            <w:vertAlign w:val="superscript"/>
            <w:rPrChange w:id="1757" w:author="Geri Burgert" w:date="2026-02-02T18:42:00Z" w16du:dateUtc="2026-02-02T23:42:00Z">
              <w:rPr>
                <w:vertAlign w:val="superscript"/>
              </w:rPr>
            </w:rPrChange>
          </w:rPr>
          <w:t>164</w:t>
        </w:r>
      </w:ins>
      <w:del w:id="1758" w:author="Geri Burgert" w:date="2026-02-02T17:26:00Z" w16du:dateUtc="2026-02-02T22:26:00Z">
        <w:r w:rsidRPr="003D7231" w:rsidDel="00755B3C">
          <w:rPr>
            <w:highlight w:val="yellow"/>
            <w:vertAlign w:val="superscript"/>
            <w:rPrChange w:id="1759" w:author="Geri Burgert" w:date="2026-02-02T18:42:00Z" w16du:dateUtc="2026-02-02T23:42:00Z">
              <w:rPr/>
            </w:rPrChange>
          </w:rPr>
          <w:delText>117</w:delText>
        </w:r>
      </w:del>
      <w:del w:id="1760" w:author="Geri Burgert" w:date="2026-02-01T15:39:00Z" w16du:dateUtc="2026-02-01T20:39:00Z">
        <w:r w:rsidRPr="003D7231" w:rsidDel="00477C15">
          <w:rPr>
            <w:highlight w:val="yellow"/>
            <w:rPrChange w:id="1761" w:author="Geri Burgert" w:date="2026-02-02T18:42:00Z" w16du:dateUtc="2026-02-02T23:42:00Z">
              <w:rPr/>
            </w:rPrChange>
          </w:rPr>
          <w:delText>).</w:delText>
        </w:r>
      </w:del>
      <w:r w:rsidRPr="00F55018">
        <w:t xml:space="preserve"> Finally, novel biomarkers such as sputum IgG autoantibodies that target EPX, nuclear antigens </w:t>
      </w:r>
      <w:del w:id="1762" w:author="Geri Burgert" w:date="2026-02-01T15:40:00Z" w16du:dateUtc="2026-02-01T20:40:00Z">
        <w:r w:rsidRPr="00F55018" w:rsidDel="003E4005">
          <w:delText xml:space="preserve">(ANAs) </w:delText>
        </w:r>
      </w:del>
      <w:r w:rsidRPr="00F55018">
        <w:t>in severe asthma, and antineutrophil cytoplasmic antibody</w:t>
      </w:r>
      <w:del w:id="1763" w:author="Geri Burgert" w:date="2026-02-01T15:01:00Z" w16du:dateUtc="2026-02-01T20:01:00Z">
        <w:r w:rsidRPr="00F55018" w:rsidDel="00D56E8C">
          <w:delText xml:space="preserve"> (ANCA)</w:delText>
        </w:r>
      </w:del>
      <w:r w:rsidRPr="00F55018">
        <w:t xml:space="preserve"> in </w:t>
      </w:r>
      <w:ins w:id="1764" w:author="Geri Burgert" w:date="2026-02-01T15:40:00Z" w16du:dateUtc="2026-02-01T20:40:00Z">
        <w:r w:rsidR="003E4005" w:rsidRPr="00F55018">
          <w:t xml:space="preserve">patients with </w:t>
        </w:r>
      </w:ins>
      <w:r w:rsidRPr="00F55018">
        <w:t>serum-negative EGPA</w:t>
      </w:r>
      <w:del w:id="1765" w:author="Geri Burgert" w:date="2026-02-01T15:40:00Z" w16du:dateUtc="2026-02-01T20:40:00Z">
        <w:r w:rsidRPr="00F55018" w:rsidDel="003E4005">
          <w:rPr>
            <w:vertAlign w:val="superscript"/>
            <w:rPrChange w:id="1766" w:author="Geri Burgert" w:date="2026-02-02T17:12:00Z" w16du:dateUtc="2026-02-02T22:12:00Z">
              <w:rPr/>
            </w:rPrChange>
          </w:rPr>
          <w:delText xml:space="preserve"> patients (</w:delText>
        </w:r>
      </w:del>
      <w:ins w:id="1767" w:author="Geri Burgert" w:date="2026-02-02T17:27:00Z" w16du:dateUtc="2026-02-02T22:27:00Z">
        <w:r w:rsidR="00716A36">
          <w:rPr>
            <w:vertAlign w:val="superscript"/>
          </w:rPr>
          <w:t>165</w:t>
        </w:r>
      </w:ins>
      <w:del w:id="1768" w:author="Geri Burgert" w:date="2026-02-02T17:27:00Z" w16du:dateUtc="2026-02-02T22:27:00Z">
        <w:r w:rsidRPr="00F55018" w:rsidDel="00716A36">
          <w:rPr>
            <w:vertAlign w:val="superscript"/>
            <w:rPrChange w:id="1769" w:author="Geri Burgert" w:date="2026-02-02T17:12:00Z" w16du:dateUtc="2026-02-02T22:12:00Z">
              <w:rPr/>
            </w:rPrChange>
          </w:rPr>
          <w:delText>118</w:delText>
        </w:r>
      </w:del>
      <w:r w:rsidRPr="00F55018">
        <w:rPr>
          <w:vertAlign w:val="superscript"/>
          <w:rPrChange w:id="1770" w:author="Geri Burgert" w:date="2026-02-02T17:12:00Z" w16du:dateUtc="2026-02-02T22:12:00Z">
            <w:rPr/>
          </w:rPrChange>
        </w:rPr>
        <w:t>-</w:t>
      </w:r>
      <w:ins w:id="1771" w:author="Geri Burgert" w:date="2026-02-02T17:27:00Z" w16du:dateUtc="2026-02-02T22:27:00Z">
        <w:r w:rsidR="00716A36">
          <w:rPr>
            <w:vertAlign w:val="superscript"/>
          </w:rPr>
          <w:t>168</w:t>
        </w:r>
      </w:ins>
      <w:del w:id="1772" w:author="Geri Burgert" w:date="2026-02-02T17:27:00Z" w16du:dateUtc="2026-02-02T22:27:00Z">
        <w:r w:rsidRPr="00F55018" w:rsidDel="00716A36">
          <w:rPr>
            <w:vertAlign w:val="superscript"/>
            <w:rPrChange w:id="1773" w:author="Geri Burgert" w:date="2026-02-02T17:12:00Z" w16du:dateUtc="2026-02-02T22:12:00Z">
              <w:rPr/>
            </w:rPrChange>
          </w:rPr>
          <w:delText>121</w:delText>
        </w:r>
      </w:del>
      <w:del w:id="1774" w:author="Geri Burgert" w:date="2026-02-01T15:40:00Z" w16du:dateUtc="2026-02-01T20:40:00Z">
        <w:r w:rsidRPr="00F55018" w:rsidDel="003E4005">
          <w:delText>)</w:delText>
        </w:r>
      </w:del>
      <w:r w:rsidRPr="00F55018">
        <w:t xml:space="preserve"> can be used to identify an autoimmune endotype of these ELDs with heightened eosinophilic activity</w:t>
      </w:r>
      <w:ins w:id="1775" w:author="Geri Burgert" w:date="2026-02-01T15:40:00Z" w16du:dateUtc="2026-02-01T20:40:00Z">
        <w:r w:rsidR="003E4005" w:rsidRPr="00F55018">
          <w:t xml:space="preserve"> or </w:t>
        </w:r>
      </w:ins>
      <w:del w:id="1776" w:author="Geri Burgert" w:date="2026-02-01T15:40:00Z" w16du:dateUtc="2026-02-01T20:40:00Z">
        <w:r w:rsidRPr="00F55018" w:rsidDel="003E4005">
          <w:delText>/</w:delText>
        </w:r>
      </w:del>
      <w:r w:rsidRPr="00F55018">
        <w:t>exacerbations that remains uncurbed by standard</w:t>
      </w:r>
      <w:ins w:id="1777" w:author="Geri Burgert" w:date="2026-02-01T15:40:00Z" w16du:dateUtc="2026-02-01T20:40:00Z">
        <w:r w:rsidR="003E4005" w:rsidRPr="00F55018">
          <w:t xml:space="preserve"> or </w:t>
        </w:r>
      </w:ins>
      <w:del w:id="1778" w:author="Geri Burgert" w:date="2026-02-01T15:40:00Z" w16du:dateUtc="2026-02-01T20:40:00Z">
        <w:r w:rsidRPr="00F55018" w:rsidDel="003E4005">
          <w:delText>/</w:delText>
        </w:r>
      </w:del>
      <w:r w:rsidRPr="00F55018">
        <w:t>targeted biologics</w:t>
      </w:r>
      <w:ins w:id="1779" w:author="Geri Burgert" w:date="2026-02-01T15:40:00Z" w16du:dateUtc="2026-02-01T20:40:00Z">
        <w:r w:rsidR="003E4005" w:rsidRPr="00F55018">
          <w:t>.</w:t>
        </w:r>
      </w:ins>
      <w:del w:id="1780" w:author="Geri Burgert" w:date="2026-02-01T15:40:00Z" w16du:dateUtc="2026-02-01T20:40:00Z">
        <w:r w:rsidRPr="00F55018" w:rsidDel="003E4005">
          <w:rPr>
            <w:vertAlign w:val="superscript"/>
            <w:rPrChange w:id="1781" w:author="Geri Burgert" w:date="2026-02-02T17:12:00Z" w16du:dateUtc="2026-02-02T22:12:00Z">
              <w:rPr/>
            </w:rPrChange>
          </w:rPr>
          <w:delText xml:space="preserve"> (</w:delText>
        </w:r>
      </w:del>
      <w:ins w:id="1782" w:author="Geri Burgert" w:date="2026-02-02T17:27:00Z" w16du:dateUtc="2026-02-02T22:27:00Z">
        <w:r w:rsidR="00BB26F0">
          <w:rPr>
            <w:vertAlign w:val="superscript"/>
          </w:rPr>
          <w:t>90</w:t>
        </w:r>
      </w:ins>
      <w:del w:id="1783" w:author="Geri Burgert" w:date="2026-02-02T17:27:00Z" w16du:dateUtc="2026-02-02T22:27:00Z">
        <w:r w:rsidRPr="00F55018" w:rsidDel="00BB26F0">
          <w:rPr>
            <w:vertAlign w:val="superscript"/>
            <w:rPrChange w:id="1784" w:author="Geri Burgert" w:date="2026-02-02T17:12:00Z" w16du:dateUtc="2026-02-02T22:12:00Z">
              <w:rPr/>
            </w:rPrChange>
          </w:rPr>
          <w:delText>83</w:delText>
        </w:r>
      </w:del>
      <w:r w:rsidRPr="00F55018">
        <w:rPr>
          <w:vertAlign w:val="superscript"/>
          <w:rPrChange w:id="1785" w:author="Geri Burgert" w:date="2026-02-02T17:12:00Z" w16du:dateUtc="2026-02-02T22:12:00Z">
            <w:rPr/>
          </w:rPrChange>
        </w:rPr>
        <w:t>,</w:t>
      </w:r>
      <w:del w:id="1786" w:author="Geri Burgert" w:date="2026-02-01T15:40:00Z" w16du:dateUtc="2026-02-01T20:40:00Z">
        <w:r w:rsidRPr="00F55018" w:rsidDel="003E4005">
          <w:rPr>
            <w:vertAlign w:val="superscript"/>
            <w:rPrChange w:id="1787" w:author="Geri Burgert" w:date="2026-02-02T17:12:00Z" w16du:dateUtc="2026-02-02T22:12:00Z">
              <w:rPr/>
            </w:rPrChange>
          </w:rPr>
          <w:delText xml:space="preserve"> </w:delText>
        </w:r>
      </w:del>
      <w:ins w:id="1788" w:author="Geri Burgert" w:date="2026-02-02T17:27:00Z" w16du:dateUtc="2026-02-02T22:27:00Z">
        <w:r w:rsidR="00BB26F0">
          <w:rPr>
            <w:vertAlign w:val="superscript"/>
          </w:rPr>
          <w:t>165</w:t>
        </w:r>
      </w:ins>
      <w:del w:id="1789" w:author="Geri Burgert" w:date="2026-02-02T17:27:00Z" w16du:dateUtc="2026-02-02T22:27:00Z">
        <w:r w:rsidRPr="00F55018" w:rsidDel="00BB26F0">
          <w:rPr>
            <w:vertAlign w:val="superscript"/>
            <w:rPrChange w:id="1790" w:author="Geri Burgert" w:date="2026-02-02T17:12:00Z" w16du:dateUtc="2026-02-02T22:12:00Z">
              <w:rPr/>
            </w:rPrChange>
          </w:rPr>
          <w:delText>118</w:delText>
        </w:r>
      </w:del>
      <w:del w:id="1791" w:author="Geri Burgert" w:date="2026-02-01T15:40:00Z" w16du:dateUtc="2026-02-01T20:40:00Z">
        <w:r w:rsidRPr="00F55018" w:rsidDel="003E4005">
          <w:delText>).</w:delText>
        </w:r>
      </w:del>
      <w:r w:rsidRPr="00F55018">
        <w:t xml:space="preserve"> Using a composite airway autoreactivity score, patients with severe autoimmune asthma </w:t>
      </w:r>
      <w:r w:rsidRPr="00F55018">
        <w:lastRenderedPageBreak/>
        <w:t>can be identified</w:t>
      </w:r>
      <w:del w:id="1792" w:author="Geri Burgert" w:date="2026-02-01T15:40:00Z" w16du:dateUtc="2026-02-01T20:40:00Z">
        <w:r w:rsidRPr="00F55018" w:rsidDel="003E4005">
          <w:delText>,</w:delText>
        </w:r>
      </w:del>
      <w:r w:rsidRPr="00F55018">
        <w:t xml:space="preserve"> </w:t>
      </w:r>
      <w:del w:id="1793" w:author="Geri Burgert" w:date="2026-02-01T15:40:00Z" w16du:dateUtc="2026-02-01T20:40:00Z">
        <w:r w:rsidRPr="00F55018" w:rsidDel="003E4005">
          <w:delText xml:space="preserve">where </w:delText>
        </w:r>
      </w:del>
      <w:ins w:id="1794" w:author="Geri Burgert" w:date="2026-02-01T15:40:00Z" w16du:dateUtc="2026-02-01T20:40:00Z">
        <w:r w:rsidR="003E4005" w:rsidRPr="00F55018">
          <w:t xml:space="preserve">for whom </w:t>
        </w:r>
      </w:ins>
      <w:r w:rsidRPr="00F55018">
        <w:t>sputum autoantibodies are predictive of clinical severity</w:t>
      </w:r>
      <w:ins w:id="1795" w:author="Geri Burgert" w:date="2026-02-01T15:40:00Z" w16du:dateUtc="2026-02-01T20:40:00Z">
        <w:r w:rsidR="003E4005" w:rsidRPr="00F55018">
          <w:t>.</w:t>
        </w:r>
      </w:ins>
      <w:del w:id="1796" w:author="Geri Burgert" w:date="2026-02-01T15:40:00Z" w16du:dateUtc="2026-02-01T20:40:00Z">
        <w:r w:rsidRPr="00F55018" w:rsidDel="003E4005">
          <w:rPr>
            <w:vertAlign w:val="superscript"/>
            <w:rPrChange w:id="1797" w:author="Geri Burgert" w:date="2026-02-02T17:12:00Z" w16du:dateUtc="2026-02-02T22:12:00Z">
              <w:rPr/>
            </w:rPrChange>
          </w:rPr>
          <w:delText xml:space="preserve"> (</w:delText>
        </w:r>
      </w:del>
      <w:ins w:id="1798" w:author="Geri Burgert" w:date="2026-02-02T17:27:00Z" w16du:dateUtc="2026-02-02T22:27:00Z">
        <w:r w:rsidR="004A24AC">
          <w:rPr>
            <w:vertAlign w:val="superscript"/>
          </w:rPr>
          <w:t>169</w:t>
        </w:r>
      </w:ins>
      <w:del w:id="1799" w:author="Geri Burgert" w:date="2026-02-02T17:27:00Z" w16du:dateUtc="2026-02-02T22:27:00Z">
        <w:r w:rsidRPr="00F55018" w:rsidDel="004A24AC">
          <w:rPr>
            <w:vertAlign w:val="superscript"/>
            <w:rPrChange w:id="1800" w:author="Geri Burgert" w:date="2026-02-02T17:12:00Z" w16du:dateUtc="2026-02-02T22:12:00Z">
              <w:rPr/>
            </w:rPrChange>
          </w:rPr>
          <w:delText>122</w:delText>
        </w:r>
      </w:del>
      <w:del w:id="1801" w:author="Geri Burgert" w:date="2026-02-01T15:40:00Z" w16du:dateUtc="2026-02-01T20:40:00Z">
        <w:r w:rsidRPr="00F55018" w:rsidDel="003E4005">
          <w:delText>).</w:delText>
        </w:r>
      </w:del>
      <w:r w:rsidRPr="00F55018">
        <w:t xml:space="preserve"> A comprehensive inflammometry</w:t>
      </w:r>
      <w:ins w:id="1802" w:author="Geri Burgert" w:date="2026-02-01T15:41:00Z" w16du:dateUtc="2026-02-01T20:41:00Z">
        <w:r w:rsidR="00343109" w:rsidRPr="00F55018">
          <w:t>-</w:t>
        </w:r>
      </w:ins>
      <w:del w:id="1803" w:author="Geri Burgert" w:date="2026-02-01T15:41:00Z" w16du:dateUtc="2026-02-01T20:41:00Z">
        <w:r w:rsidRPr="00F55018" w:rsidDel="00343109">
          <w:delText xml:space="preserve"> </w:delText>
        </w:r>
      </w:del>
      <w:r w:rsidRPr="00F55018">
        <w:t>based approach</w:t>
      </w:r>
      <w:del w:id="1804" w:author="Geri Burgert" w:date="2026-02-01T15:41:00Z" w16du:dateUtc="2026-02-01T20:41:00Z">
        <w:r w:rsidRPr="00F55018" w:rsidDel="00343109">
          <w:rPr>
            <w:vertAlign w:val="superscript"/>
            <w:rPrChange w:id="1805" w:author="Geri Burgert" w:date="2026-02-02T17:12:00Z" w16du:dateUtc="2026-02-02T22:12:00Z">
              <w:rPr/>
            </w:rPrChange>
          </w:rPr>
          <w:delText xml:space="preserve"> (</w:delText>
        </w:r>
      </w:del>
      <w:ins w:id="1806" w:author="Geri Burgert" w:date="2026-02-02T17:27:00Z" w16du:dateUtc="2026-02-02T22:27:00Z">
        <w:r w:rsidR="005568E7">
          <w:rPr>
            <w:vertAlign w:val="superscript"/>
          </w:rPr>
          <w:t>170</w:t>
        </w:r>
      </w:ins>
      <w:del w:id="1807" w:author="Geri Burgert" w:date="2026-02-02T17:27:00Z" w16du:dateUtc="2026-02-02T22:27:00Z">
        <w:r w:rsidRPr="00F55018" w:rsidDel="005568E7">
          <w:rPr>
            <w:vertAlign w:val="superscript"/>
            <w:rPrChange w:id="1808" w:author="Geri Burgert" w:date="2026-02-02T17:12:00Z" w16du:dateUtc="2026-02-02T22:12:00Z">
              <w:rPr/>
            </w:rPrChange>
          </w:rPr>
          <w:delText>123</w:delText>
        </w:r>
      </w:del>
      <w:del w:id="1809" w:author="Geri Burgert" w:date="2026-02-01T15:41:00Z" w16du:dateUtc="2026-02-01T20:41:00Z">
        <w:r w:rsidRPr="00F55018" w:rsidDel="00343109">
          <w:delText>)</w:delText>
        </w:r>
      </w:del>
      <w:r w:rsidRPr="00F55018">
        <w:t xml:space="preserve"> that integrates clinical assessment, airway physiology, and imaging in addition to sputum cytology</w:t>
      </w:r>
      <w:ins w:id="1810" w:author="Geri Burgert" w:date="2026-02-01T15:41:00Z" w16du:dateUtc="2026-02-01T20:41:00Z">
        <w:r w:rsidR="00343109" w:rsidRPr="00F55018">
          <w:t xml:space="preserve">, </w:t>
        </w:r>
      </w:ins>
      <w:del w:id="1811" w:author="Geri Burgert" w:date="2026-02-01T15:41:00Z" w16du:dateUtc="2026-02-01T20:41:00Z">
        <w:r w:rsidRPr="00F55018" w:rsidDel="00343109">
          <w:delText>/</w:delText>
        </w:r>
      </w:del>
      <w:r w:rsidRPr="00F55018">
        <w:t>cytokines</w:t>
      </w:r>
      <w:ins w:id="1812" w:author="Geri Burgert" w:date="2026-02-01T15:41:00Z" w16du:dateUtc="2026-02-01T20:41:00Z">
        <w:r w:rsidR="00343109" w:rsidRPr="00F55018">
          <w:t xml:space="preserve">, or </w:t>
        </w:r>
      </w:ins>
      <w:del w:id="1813" w:author="Geri Burgert" w:date="2026-02-01T15:41:00Z" w16du:dateUtc="2026-02-01T20:41:00Z">
        <w:r w:rsidRPr="00F55018" w:rsidDel="00343109">
          <w:delText>/</w:delText>
        </w:r>
      </w:del>
      <w:r w:rsidRPr="00F55018">
        <w:t xml:space="preserve">autoantibodies has been shown to </w:t>
      </w:r>
      <w:del w:id="1814" w:author="Geri Burgert" w:date="2026-02-01T15:41:00Z" w16du:dateUtc="2026-02-01T20:41:00Z">
        <w:r w:rsidRPr="00F55018" w:rsidDel="00343109">
          <w:delText xml:space="preserve">markedly </w:delText>
        </w:r>
      </w:del>
      <w:r w:rsidRPr="00F55018">
        <w:t xml:space="preserve">improve outcomes </w:t>
      </w:r>
      <w:ins w:id="1815" w:author="Geri Burgert" w:date="2026-02-01T15:41:00Z" w16du:dateUtc="2026-02-01T20:41:00Z">
        <w:r w:rsidR="00343109" w:rsidRPr="00F55018">
          <w:t xml:space="preserve">markedly </w:t>
        </w:r>
      </w:ins>
      <w:r w:rsidRPr="00F55018">
        <w:t xml:space="preserve">in severe asthma. After </w:t>
      </w:r>
      <w:del w:id="1816" w:author="Geri Burgert" w:date="2026-02-01T15:41:00Z" w16du:dateUtc="2026-02-01T20:41:00Z">
        <w:r w:rsidRPr="00F55018" w:rsidDel="00030D82">
          <w:delText xml:space="preserve">two </w:delText>
        </w:r>
      </w:del>
      <w:ins w:id="1817" w:author="Geri Burgert" w:date="2026-02-01T15:41:00Z" w16du:dateUtc="2026-02-01T20:41:00Z">
        <w:r w:rsidR="00030D82" w:rsidRPr="00F55018">
          <w:t xml:space="preserve">2 </w:t>
        </w:r>
      </w:ins>
      <w:r w:rsidRPr="00F55018">
        <w:t xml:space="preserve">years, 89.9% of patients were exacerbation free and 83.1% </w:t>
      </w:r>
      <w:del w:id="1818" w:author="Geri Burgert" w:date="2026-02-01T15:41:00Z" w16du:dateUtc="2026-02-01T20:41:00Z">
        <w:r w:rsidRPr="00F55018" w:rsidDel="00030D82">
          <w:delText xml:space="preserve">were </w:delText>
        </w:r>
      </w:del>
      <w:r w:rsidRPr="00F55018">
        <w:t>no longer requir</w:t>
      </w:r>
      <w:ins w:id="1819" w:author="Geri Burgert" w:date="2026-02-01T15:41:00Z" w16du:dateUtc="2026-02-01T20:41:00Z">
        <w:r w:rsidR="00030D82" w:rsidRPr="00F55018">
          <w:t>ed</w:t>
        </w:r>
      </w:ins>
      <w:del w:id="1820" w:author="Geri Burgert" w:date="2026-02-01T15:41:00Z" w16du:dateUtc="2026-02-01T20:41:00Z">
        <w:r w:rsidRPr="00F55018" w:rsidDel="00030D82">
          <w:delText>ing</w:delText>
        </w:r>
      </w:del>
      <w:r w:rsidRPr="00F55018">
        <w:t xml:space="preserve"> oral corticosteroids. Although observational, this strategy offers a promising personalized framework that warrants evaluation in future randomized controlled trials. </w:t>
      </w:r>
    </w:p>
    <w:p w14:paraId="2DBB469A" w14:textId="7A2D8640" w:rsidR="004170FA" w:rsidRPr="00F55018" w:rsidRDefault="00F718A6" w:rsidP="004170FA">
      <w:ins w:id="1821" w:author="Geri Burgert" w:date="2026-02-01T15:41:00Z" w16du:dateUtc="2026-02-01T20:41:00Z">
        <w:r w:rsidRPr="00F55018">
          <w:t xml:space="preserve">&lt;H1&gt;EMERGING </w:t>
        </w:r>
      </w:ins>
      <w:del w:id="1822" w:author="Geri Burgert" w:date="2026-02-01T15:42:00Z" w16du:dateUtc="2026-02-01T20:42:00Z">
        <w:r w:rsidR="004170FA" w:rsidRPr="00F55018" w:rsidDel="00F718A6">
          <w:delText>Emerging “</w:delText>
        </w:r>
      </w:del>
      <w:r w:rsidR="004170FA" w:rsidRPr="00F55018">
        <w:t>O</w:t>
      </w:r>
      <w:ins w:id="1823" w:author="Geri Burgert" w:date="2026-02-01T15:42:00Z" w16du:dateUtc="2026-02-01T20:42:00Z">
        <w:r w:rsidRPr="00F55018">
          <w:t>MICS</w:t>
        </w:r>
      </w:ins>
      <w:del w:id="1824" w:author="Geri Burgert" w:date="2026-02-01T15:42:00Z" w16du:dateUtc="2026-02-01T20:42:00Z">
        <w:r w:rsidR="004170FA" w:rsidRPr="00F55018" w:rsidDel="00F718A6">
          <w:delText>mics”</w:delText>
        </w:r>
      </w:del>
      <w:r w:rsidR="004170FA" w:rsidRPr="00F55018">
        <w:t xml:space="preserve"> B</w:t>
      </w:r>
      <w:ins w:id="1825" w:author="Geri Burgert" w:date="2026-02-01T15:42:00Z" w16du:dateUtc="2026-02-01T20:42:00Z">
        <w:r w:rsidRPr="00F55018">
          <w:t>IOMARKERS</w:t>
        </w:r>
      </w:ins>
      <w:del w:id="1826" w:author="Geri Burgert" w:date="2026-02-01T15:42:00Z" w16du:dateUtc="2026-02-01T20:42:00Z">
        <w:r w:rsidR="004170FA" w:rsidRPr="00F55018" w:rsidDel="00F718A6">
          <w:delText>iomarkers</w:delText>
        </w:r>
      </w:del>
    </w:p>
    <w:p w14:paraId="04904383" w14:textId="7D14E9E3" w:rsidR="004170FA" w:rsidRPr="00F55018" w:rsidRDefault="004170FA" w:rsidP="004170FA">
      <w:del w:id="1827" w:author="Geri Burgert" w:date="2026-02-01T15:42:00Z" w16du:dateUtc="2026-02-01T20:42:00Z">
        <w:r w:rsidRPr="00F55018" w:rsidDel="00F718A6">
          <w:tab/>
          <w:delText>‘</w:delText>
        </w:r>
      </w:del>
      <w:r w:rsidRPr="00F55018">
        <w:t>Omics</w:t>
      </w:r>
      <w:del w:id="1828" w:author="Geri Burgert" w:date="2026-02-01T15:42:00Z" w16du:dateUtc="2026-02-01T20:42:00Z">
        <w:r w:rsidRPr="00F55018" w:rsidDel="00F718A6">
          <w:delText>’</w:delText>
        </w:r>
      </w:del>
      <w:r w:rsidRPr="00F55018">
        <w:t xml:space="preserve"> platforms offer powerful tools using diverse biological sample types </w:t>
      </w:r>
      <w:del w:id="1829" w:author="Geri Burgert" w:date="2026-02-01T15:42:00Z" w16du:dateUtc="2026-02-01T20:42:00Z">
        <w:r w:rsidRPr="00F55018" w:rsidDel="00F718A6">
          <w:delText xml:space="preserve">for </w:delText>
        </w:r>
      </w:del>
      <w:ins w:id="1830" w:author="Geri Burgert" w:date="2026-02-01T15:42:00Z" w16du:dateUtc="2026-02-01T20:42:00Z">
        <w:r w:rsidR="00F718A6" w:rsidRPr="00F55018">
          <w:t xml:space="preserve">to </w:t>
        </w:r>
      </w:ins>
      <w:r w:rsidRPr="00F55018">
        <w:t>characteriz</w:t>
      </w:r>
      <w:ins w:id="1831" w:author="Geri Burgert" w:date="2026-02-01T15:42:00Z" w16du:dateUtc="2026-02-01T20:42:00Z">
        <w:r w:rsidR="00F718A6" w:rsidRPr="00F55018">
          <w:t>e</w:t>
        </w:r>
      </w:ins>
      <w:del w:id="1832" w:author="Geri Burgert" w:date="2026-02-01T15:42:00Z" w16du:dateUtc="2026-02-01T20:42:00Z">
        <w:r w:rsidRPr="00F55018" w:rsidDel="00F718A6">
          <w:delText>ing the</w:delText>
        </w:r>
      </w:del>
      <w:r w:rsidRPr="00F55018">
        <w:t xml:space="preserve"> molecular mechanisms underlying ELDs and hold promise as novel diagnostic and endotyping strategies. </w:t>
      </w:r>
    </w:p>
    <w:p w14:paraId="6359314C" w14:textId="5CC24F92" w:rsidR="00F718A6" w:rsidRPr="00F55018" w:rsidRDefault="00F718A6" w:rsidP="004170FA">
      <w:pPr>
        <w:rPr>
          <w:ins w:id="1833" w:author="Geri Burgert" w:date="2026-02-01T15:42:00Z" w16du:dateUtc="2026-02-01T20:42:00Z"/>
        </w:rPr>
      </w:pPr>
      <w:ins w:id="1834" w:author="Geri Burgert" w:date="2026-02-01T15:42:00Z" w16du:dateUtc="2026-02-01T20:42:00Z">
        <w:r w:rsidRPr="00F55018">
          <w:t>&lt;H2&gt;</w:t>
        </w:r>
      </w:ins>
      <w:r w:rsidR="004170FA" w:rsidRPr="00F55018">
        <w:t>Transcriptomics</w:t>
      </w:r>
    </w:p>
    <w:p w14:paraId="2D7AA998" w14:textId="639CDED8" w:rsidR="004170FA" w:rsidRPr="00F55018" w:rsidRDefault="004170FA" w:rsidP="004170FA">
      <w:del w:id="1835" w:author="Geri Burgert" w:date="2026-02-01T15:42:00Z" w16du:dateUtc="2026-02-01T20:42:00Z">
        <w:r w:rsidRPr="00F55018" w:rsidDel="00F718A6">
          <w:delText xml:space="preserve">: </w:delText>
        </w:r>
      </w:del>
      <w:r w:rsidRPr="00F55018">
        <w:t>Sputum transcriptomics provides a non</w:t>
      </w:r>
      <w:del w:id="1836" w:author="Geri Burgert" w:date="2026-02-01T15:42:00Z" w16du:dateUtc="2026-02-01T20:42:00Z">
        <w:r w:rsidRPr="00F55018" w:rsidDel="00155442">
          <w:delText>-</w:delText>
        </w:r>
      </w:del>
      <w:r w:rsidRPr="00F55018">
        <w:t>invasive approach to identify and stratify eosinophilic airway inflammation in asthma and COPD. Targeted signatures</w:t>
      </w:r>
      <w:del w:id="1837" w:author="Geri Burgert" w:date="2026-02-01T15:43:00Z" w16du:dateUtc="2026-02-01T20:43:00Z">
        <w:r w:rsidRPr="00F55018" w:rsidDel="00155442">
          <w:delText>,</w:delText>
        </w:r>
      </w:del>
      <w:r w:rsidRPr="00F55018">
        <w:t xml:space="preserve"> such as the </w:t>
      </w:r>
      <w:ins w:id="1838" w:author="Geri Burgert" w:date="2026-02-01T15:42:00Z" w16du:dateUtc="2026-02-01T20:42:00Z">
        <w:r w:rsidR="00155442" w:rsidRPr="00F55018">
          <w:t>six</w:t>
        </w:r>
      </w:ins>
      <w:del w:id="1839" w:author="Geri Burgert" w:date="2026-02-01T15:42:00Z" w16du:dateUtc="2026-02-01T20:42:00Z">
        <w:r w:rsidRPr="00F55018" w:rsidDel="00155442">
          <w:delText>6</w:delText>
        </w:r>
      </w:del>
      <w:r w:rsidRPr="00F55018">
        <w:t>-gene signature (</w:t>
      </w:r>
      <w:r w:rsidRPr="00F55018">
        <w:rPr>
          <w:i/>
          <w:iCs/>
          <w:rPrChange w:id="1840" w:author="Geri Burgert" w:date="2026-02-02T17:12:00Z" w16du:dateUtc="2026-02-02T22:12:00Z">
            <w:rPr/>
          </w:rPrChange>
        </w:rPr>
        <w:t>CLC</w:t>
      </w:r>
      <w:r w:rsidRPr="00F55018">
        <w:t xml:space="preserve">, </w:t>
      </w:r>
      <w:r w:rsidRPr="00F55018">
        <w:rPr>
          <w:i/>
          <w:iCs/>
          <w:rPrChange w:id="1841" w:author="Geri Burgert" w:date="2026-02-02T17:12:00Z" w16du:dateUtc="2026-02-02T22:12:00Z">
            <w:rPr/>
          </w:rPrChange>
        </w:rPr>
        <w:t>CPA3</w:t>
      </w:r>
      <w:r w:rsidRPr="00F55018">
        <w:t xml:space="preserve">, </w:t>
      </w:r>
      <w:r w:rsidRPr="00F55018">
        <w:rPr>
          <w:i/>
          <w:iCs/>
          <w:rPrChange w:id="1842" w:author="Geri Burgert" w:date="2026-02-02T17:12:00Z" w16du:dateUtc="2026-02-02T22:12:00Z">
            <w:rPr/>
          </w:rPrChange>
        </w:rPr>
        <w:t>DNASE1L3</w:t>
      </w:r>
      <w:r w:rsidRPr="00F55018">
        <w:t xml:space="preserve">, </w:t>
      </w:r>
      <w:r w:rsidRPr="00F55018">
        <w:rPr>
          <w:i/>
          <w:iCs/>
          <w:rPrChange w:id="1843" w:author="Geri Burgert" w:date="2026-02-02T17:12:00Z" w16du:dateUtc="2026-02-02T22:12:00Z">
            <w:rPr/>
          </w:rPrChange>
        </w:rPr>
        <w:t>ALPL</w:t>
      </w:r>
      <w:r w:rsidRPr="00F55018">
        <w:t xml:space="preserve">, </w:t>
      </w:r>
      <w:r w:rsidRPr="00F55018">
        <w:rPr>
          <w:i/>
          <w:iCs/>
          <w:rPrChange w:id="1844" w:author="Geri Burgert" w:date="2026-02-02T17:12:00Z" w16du:dateUtc="2026-02-02T22:12:00Z">
            <w:rPr/>
          </w:rPrChange>
        </w:rPr>
        <w:t>CXCR2</w:t>
      </w:r>
      <w:r w:rsidRPr="00F55018">
        <w:t xml:space="preserve">, </w:t>
      </w:r>
      <w:ins w:id="1845" w:author="Geri Burgert" w:date="2026-02-01T15:42:00Z" w16du:dateUtc="2026-02-01T20:42:00Z">
        <w:r w:rsidR="00155442" w:rsidRPr="00F55018">
          <w:t xml:space="preserve">and </w:t>
        </w:r>
      </w:ins>
      <w:r w:rsidRPr="00F55018">
        <w:rPr>
          <w:i/>
          <w:iCs/>
          <w:rPrChange w:id="1846" w:author="Geri Burgert" w:date="2026-02-02T17:12:00Z" w16du:dateUtc="2026-02-02T22:12:00Z">
            <w:rPr/>
          </w:rPrChange>
        </w:rPr>
        <w:t>IL1B</w:t>
      </w:r>
      <w:r w:rsidRPr="00F55018">
        <w:t>)</w:t>
      </w:r>
      <w:del w:id="1847" w:author="Geri Burgert" w:date="2026-02-01T15:43:00Z" w16du:dateUtc="2026-02-01T20:43:00Z">
        <w:r w:rsidRPr="00F55018" w:rsidDel="00155442">
          <w:delText>,</w:delText>
        </w:r>
      </w:del>
      <w:r w:rsidRPr="00F55018">
        <w:t xml:space="preserve"> reproducibly discriminate eosinophilic (</w:t>
      </w:r>
      <w:r w:rsidRPr="00F55018">
        <w:rPr>
          <w:i/>
          <w:iCs/>
          <w:rPrChange w:id="1848" w:author="Geri Burgert" w:date="2026-02-02T17:12:00Z" w16du:dateUtc="2026-02-02T22:12:00Z">
            <w:rPr/>
          </w:rPrChange>
        </w:rPr>
        <w:t>CLC</w:t>
      </w:r>
      <w:r w:rsidRPr="00F55018">
        <w:t xml:space="preserve">, </w:t>
      </w:r>
      <w:r w:rsidRPr="00F55018">
        <w:rPr>
          <w:i/>
          <w:iCs/>
          <w:rPrChange w:id="1849" w:author="Geri Burgert" w:date="2026-02-02T17:12:00Z" w16du:dateUtc="2026-02-02T22:12:00Z">
            <w:rPr/>
          </w:rPrChange>
        </w:rPr>
        <w:t>CPA3</w:t>
      </w:r>
      <w:r w:rsidRPr="00F55018">
        <w:t xml:space="preserve">, </w:t>
      </w:r>
      <w:ins w:id="1850" w:author="Geri Burgert" w:date="2026-02-01T15:43:00Z" w16du:dateUtc="2026-02-01T20:43:00Z">
        <w:r w:rsidR="00155442" w:rsidRPr="00F55018">
          <w:t xml:space="preserve">and </w:t>
        </w:r>
      </w:ins>
      <w:r w:rsidRPr="00F55018">
        <w:rPr>
          <w:i/>
          <w:iCs/>
          <w:rPrChange w:id="1851" w:author="Geri Burgert" w:date="2026-02-02T17:12:00Z" w16du:dateUtc="2026-02-02T22:12:00Z">
            <w:rPr/>
          </w:rPrChange>
        </w:rPr>
        <w:t>DNASE1L3</w:t>
      </w:r>
      <w:r w:rsidRPr="00F55018">
        <w:t>) from non-eosinophilic asthma, predict inhaled corticosteroid response, and forecast future exacerbation risk, outperforming conventional biomarkers such as blood eosinophil counts</w:t>
      </w:r>
      <w:ins w:id="1852" w:author="Geri Burgert" w:date="2026-02-01T15:43:00Z" w16du:dateUtc="2026-02-01T20:43:00Z">
        <w:r w:rsidR="00155442" w:rsidRPr="00F55018">
          <w:t>.</w:t>
        </w:r>
      </w:ins>
      <w:del w:id="1853" w:author="Geri Burgert" w:date="2026-02-01T15:43:00Z" w16du:dateUtc="2026-02-01T20:43:00Z">
        <w:r w:rsidRPr="00F55018" w:rsidDel="00155442">
          <w:rPr>
            <w:vertAlign w:val="superscript"/>
            <w:rPrChange w:id="1854" w:author="Geri Burgert" w:date="2026-02-02T17:12:00Z" w16du:dateUtc="2026-02-02T22:12:00Z">
              <w:rPr/>
            </w:rPrChange>
          </w:rPr>
          <w:delText xml:space="preserve"> (</w:delText>
        </w:r>
      </w:del>
      <w:ins w:id="1855" w:author="Geri Burgert" w:date="2026-02-02T17:28:00Z" w16du:dateUtc="2026-02-02T22:28:00Z">
        <w:r w:rsidR="006B267F">
          <w:rPr>
            <w:vertAlign w:val="superscript"/>
          </w:rPr>
          <w:t>171</w:t>
        </w:r>
      </w:ins>
      <w:del w:id="1856" w:author="Geri Burgert" w:date="2026-02-02T17:28:00Z" w16du:dateUtc="2026-02-02T22:28:00Z">
        <w:r w:rsidRPr="00F55018" w:rsidDel="006B267F">
          <w:rPr>
            <w:vertAlign w:val="superscript"/>
            <w:rPrChange w:id="1857" w:author="Geri Burgert" w:date="2026-02-02T17:12:00Z" w16du:dateUtc="2026-02-02T22:12:00Z">
              <w:rPr/>
            </w:rPrChange>
          </w:rPr>
          <w:delText>124</w:delText>
        </w:r>
      </w:del>
      <w:r w:rsidRPr="00F55018">
        <w:rPr>
          <w:vertAlign w:val="superscript"/>
          <w:rPrChange w:id="1858" w:author="Geri Burgert" w:date="2026-02-02T17:12:00Z" w16du:dateUtc="2026-02-02T22:12:00Z">
            <w:rPr/>
          </w:rPrChange>
        </w:rPr>
        <w:t>,</w:t>
      </w:r>
      <w:del w:id="1859" w:author="Geri Burgert" w:date="2026-02-01T15:43:00Z" w16du:dateUtc="2026-02-01T20:43:00Z">
        <w:r w:rsidRPr="00F55018" w:rsidDel="00155442">
          <w:rPr>
            <w:vertAlign w:val="superscript"/>
            <w:rPrChange w:id="1860" w:author="Geri Burgert" w:date="2026-02-02T17:12:00Z" w16du:dateUtc="2026-02-02T22:12:00Z">
              <w:rPr/>
            </w:rPrChange>
          </w:rPr>
          <w:delText xml:space="preserve"> </w:delText>
        </w:r>
      </w:del>
      <w:ins w:id="1861" w:author="Geri Burgert" w:date="2026-02-02T17:28:00Z" w16du:dateUtc="2026-02-02T22:28:00Z">
        <w:r w:rsidR="009C630A">
          <w:rPr>
            <w:vertAlign w:val="superscript"/>
          </w:rPr>
          <w:t>172</w:t>
        </w:r>
      </w:ins>
      <w:del w:id="1862" w:author="Geri Burgert" w:date="2026-02-02T17:28:00Z" w16du:dateUtc="2026-02-02T22:28:00Z">
        <w:r w:rsidRPr="00F55018" w:rsidDel="009C630A">
          <w:rPr>
            <w:vertAlign w:val="superscript"/>
            <w:rPrChange w:id="1863" w:author="Geri Burgert" w:date="2026-02-02T17:12:00Z" w16du:dateUtc="2026-02-02T22:12:00Z">
              <w:rPr/>
            </w:rPrChange>
          </w:rPr>
          <w:delText>125</w:delText>
        </w:r>
      </w:del>
      <w:del w:id="1864" w:author="Geri Burgert" w:date="2026-02-01T15:43:00Z" w16du:dateUtc="2026-02-01T20:43:00Z">
        <w:r w:rsidRPr="00F55018" w:rsidDel="00155442">
          <w:delText>).</w:delText>
        </w:r>
      </w:del>
      <w:r w:rsidRPr="00F55018">
        <w:t xml:space="preserve"> Unbiased transcriptomic profiling in COPD has identified gene signatures associated with exacerbations </w:t>
      </w:r>
      <w:del w:id="1865" w:author="Geri Burgert" w:date="2026-02-01T15:43:00Z" w16du:dateUtc="2026-02-01T20:43:00Z">
        <w:r w:rsidRPr="00F55018" w:rsidDel="00D93F47">
          <w:delText xml:space="preserve">following </w:delText>
        </w:r>
      </w:del>
      <w:ins w:id="1866" w:author="Geri Burgert" w:date="2026-02-01T15:43:00Z" w16du:dateUtc="2026-02-01T20:43:00Z">
        <w:r w:rsidR="00D93F47" w:rsidRPr="00F55018">
          <w:t xml:space="preserve">after </w:t>
        </w:r>
      </w:ins>
      <w:r w:rsidRPr="00F55018">
        <w:t>ICS withdrawal, which explain more variance in exacerbation timing than sputum eosinophil counts alone</w:t>
      </w:r>
      <w:ins w:id="1867" w:author="Geri Burgert" w:date="2026-02-01T15:43:00Z" w16du:dateUtc="2026-02-01T20:43:00Z">
        <w:r w:rsidR="00D93F47" w:rsidRPr="00F55018">
          <w:t>.</w:t>
        </w:r>
      </w:ins>
      <w:del w:id="1868" w:author="Geri Burgert" w:date="2026-02-01T15:43:00Z" w16du:dateUtc="2026-02-01T20:43:00Z">
        <w:r w:rsidRPr="00F55018" w:rsidDel="00D93F47">
          <w:rPr>
            <w:vertAlign w:val="superscript"/>
            <w:rPrChange w:id="1869" w:author="Geri Burgert" w:date="2026-02-02T17:12:00Z" w16du:dateUtc="2026-02-02T22:12:00Z">
              <w:rPr/>
            </w:rPrChange>
          </w:rPr>
          <w:delText xml:space="preserve"> (</w:delText>
        </w:r>
      </w:del>
      <w:ins w:id="1870" w:author="Geri Burgert" w:date="2026-02-02T17:28:00Z" w16du:dateUtc="2026-02-02T22:28:00Z">
        <w:r w:rsidR="006C6A58">
          <w:rPr>
            <w:vertAlign w:val="superscript"/>
          </w:rPr>
          <w:t>173</w:t>
        </w:r>
      </w:ins>
      <w:del w:id="1871" w:author="Geri Burgert" w:date="2026-02-02T17:28:00Z" w16du:dateUtc="2026-02-02T22:28:00Z">
        <w:r w:rsidRPr="00F55018" w:rsidDel="006C6A58">
          <w:rPr>
            <w:vertAlign w:val="superscript"/>
            <w:rPrChange w:id="1872" w:author="Geri Burgert" w:date="2026-02-02T17:12:00Z" w16du:dateUtc="2026-02-02T22:12:00Z">
              <w:rPr/>
            </w:rPrChange>
          </w:rPr>
          <w:delText>126</w:delText>
        </w:r>
      </w:del>
      <w:del w:id="1873" w:author="Geri Burgert" w:date="2026-02-01T15:43:00Z" w16du:dateUtc="2026-02-01T20:43:00Z">
        <w:r w:rsidRPr="00F55018" w:rsidDel="00D93F47">
          <w:delText>).</w:delText>
        </w:r>
      </w:del>
      <w:r w:rsidRPr="00F55018">
        <w:t xml:space="preserve"> Large-scale studies </w:t>
      </w:r>
      <w:r w:rsidRPr="00F55018">
        <w:lastRenderedPageBreak/>
        <w:t>such as U-BIOPRED have combined physiologic data with transcriptomics to define reproducible molecular endotypes of asthma, revealing clusters with distinct eosinophilic profiles, clinical characteristics, and underlying pathobiology</w:t>
      </w:r>
      <w:ins w:id="1874" w:author="Geri Burgert" w:date="2026-02-01T15:43:00Z" w16du:dateUtc="2026-02-01T20:43:00Z">
        <w:r w:rsidR="00D93F47" w:rsidRPr="00F55018">
          <w:t>.</w:t>
        </w:r>
      </w:ins>
      <w:del w:id="1875" w:author="Geri Burgert" w:date="2026-02-01T15:43:00Z" w16du:dateUtc="2026-02-01T20:43:00Z">
        <w:r w:rsidRPr="00F55018" w:rsidDel="00D93F47">
          <w:rPr>
            <w:vertAlign w:val="superscript"/>
            <w:rPrChange w:id="1876" w:author="Geri Burgert" w:date="2026-02-02T17:12:00Z" w16du:dateUtc="2026-02-02T22:12:00Z">
              <w:rPr/>
            </w:rPrChange>
          </w:rPr>
          <w:delText xml:space="preserve"> (</w:delText>
        </w:r>
      </w:del>
      <w:ins w:id="1877" w:author="Geri Burgert" w:date="2026-02-02T17:28:00Z" w16du:dateUtc="2026-02-02T22:28:00Z">
        <w:r w:rsidR="001D2306">
          <w:rPr>
            <w:vertAlign w:val="superscript"/>
          </w:rPr>
          <w:t>174</w:t>
        </w:r>
      </w:ins>
      <w:del w:id="1878" w:author="Geri Burgert" w:date="2026-02-02T17:28:00Z" w16du:dateUtc="2026-02-02T22:28:00Z">
        <w:r w:rsidRPr="00F55018" w:rsidDel="001D2306">
          <w:rPr>
            <w:vertAlign w:val="superscript"/>
            <w:rPrChange w:id="1879" w:author="Geri Burgert" w:date="2026-02-02T17:12:00Z" w16du:dateUtc="2026-02-02T22:12:00Z">
              <w:rPr/>
            </w:rPrChange>
          </w:rPr>
          <w:delText>127</w:delText>
        </w:r>
      </w:del>
      <w:del w:id="1880" w:author="Geri Burgert" w:date="2026-02-01T15:43:00Z" w16du:dateUtc="2026-02-01T20:43:00Z">
        <w:r w:rsidRPr="00F55018" w:rsidDel="00D93F47">
          <w:delText>).</w:delText>
        </w:r>
      </w:del>
      <w:r w:rsidRPr="00F55018">
        <w:t xml:space="preserve"> Together, these studies highlight the potential of transcriptomic profiling to enhance diagnosis, phenotyping, and risk prediction in ELDs. </w:t>
      </w:r>
      <w:ins w:id="1881" w:author="Geri Burgert" w:date="2026-02-01T15:44:00Z" w16du:dateUtc="2026-02-01T20:44:00Z">
        <w:r w:rsidR="00D93F47" w:rsidRPr="00F55018">
          <w:t>Nevertheless</w:t>
        </w:r>
      </w:ins>
      <w:del w:id="1882" w:author="Geri Burgert" w:date="2026-02-01T15:44:00Z" w16du:dateUtc="2026-02-01T20:44:00Z">
        <w:r w:rsidRPr="00F55018" w:rsidDel="00D93F47">
          <w:delText>That said</w:delText>
        </w:r>
      </w:del>
      <w:r w:rsidRPr="00F55018">
        <w:t xml:space="preserve">, clinical translation is limited by </w:t>
      </w:r>
      <w:ins w:id="1883" w:author="Geri Burgert" w:date="2026-02-01T15:44:00Z" w16du:dateUtc="2026-02-01T20:44:00Z">
        <w:r w:rsidR="00D93F47" w:rsidRPr="00F55018">
          <w:t xml:space="preserve">the </w:t>
        </w:r>
      </w:ins>
      <w:r w:rsidRPr="00F55018">
        <w:t xml:space="preserve">sensitivity of sputum RNA to degradation, </w:t>
      </w:r>
      <w:ins w:id="1884" w:author="Geri Burgert" w:date="2026-02-01T15:44:00Z" w16du:dateUtc="2026-02-01T20:44:00Z">
        <w:r w:rsidR="004D522D" w:rsidRPr="00F55018">
          <w:t xml:space="preserve">the </w:t>
        </w:r>
      </w:ins>
      <w:r w:rsidRPr="00F55018">
        <w:t xml:space="preserve">cross-disease translatability of identified gene signatures, and </w:t>
      </w:r>
      <w:ins w:id="1885" w:author="Geri Burgert" w:date="2026-02-01T15:44:00Z" w16du:dateUtc="2026-02-01T20:44:00Z">
        <w:r w:rsidR="004D522D" w:rsidRPr="00F55018">
          <w:t xml:space="preserve">the </w:t>
        </w:r>
      </w:ins>
      <w:r w:rsidRPr="00F55018">
        <w:t>cost burden of required expertise and sequencing platforms.</w:t>
      </w:r>
    </w:p>
    <w:p w14:paraId="156A6E5C" w14:textId="77777777" w:rsidR="004D522D" w:rsidRPr="00F55018" w:rsidRDefault="004D522D" w:rsidP="004170FA">
      <w:pPr>
        <w:rPr>
          <w:ins w:id="1886" w:author="Geri Burgert" w:date="2026-02-01T15:44:00Z" w16du:dateUtc="2026-02-01T20:44:00Z"/>
        </w:rPr>
      </w:pPr>
      <w:ins w:id="1887" w:author="Geri Burgert" w:date="2026-02-01T15:44:00Z" w16du:dateUtc="2026-02-01T20:44:00Z">
        <w:r w:rsidRPr="00F55018">
          <w:t>&lt;H2&gt;</w:t>
        </w:r>
      </w:ins>
      <w:r w:rsidR="004170FA" w:rsidRPr="00F55018">
        <w:t>Proteomics</w:t>
      </w:r>
    </w:p>
    <w:p w14:paraId="55C8FE1D" w14:textId="4FA56369" w:rsidR="004170FA" w:rsidRPr="00F55018" w:rsidRDefault="004170FA" w:rsidP="004170FA">
      <w:del w:id="1888" w:author="Geri Burgert" w:date="2026-02-01T15:44:00Z" w16du:dateUtc="2026-02-01T20:44:00Z">
        <w:r w:rsidRPr="00F55018" w:rsidDel="004D522D">
          <w:delText xml:space="preserve">: </w:delText>
        </w:r>
      </w:del>
      <w:r w:rsidRPr="00F55018">
        <w:t xml:space="preserve">High-throughput proteomics, including mass spectrometry, </w:t>
      </w:r>
      <w:commentRangeStart w:id="1889"/>
      <w:r w:rsidRPr="00F55018">
        <w:t>SomaLogic/SOMAscan, and Olink</w:t>
      </w:r>
      <w:commentRangeEnd w:id="1889"/>
      <w:r w:rsidR="000060D7" w:rsidRPr="00F55018">
        <w:rPr>
          <w:rStyle w:val="CommentReference"/>
          <w:sz w:val="24"/>
          <w:szCs w:val="24"/>
          <w:rPrChange w:id="1890" w:author="Geri Burgert" w:date="2026-02-02T17:12:00Z" w16du:dateUtc="2026-02-02T22:12:00Z">
            <w:rPr>
              <w:rStyle w:val="CommentReference"/>
            </w:rPr>
          </w:rPrChange>
        </w:rPr>
        <w:commentReference w:id="1889"/>
      </w:r>
      <w:r w:rsidRPr="00F55018">
        <w:t>, enables profiling of hundreds to thousands of proteins in plasma, sputum</w:t>
      </w:r>
      <w:ins w:id="1891" w:author="Geri Burgert" w:date="2026-02-01T15:46:00Z" w16du:dateUtc="2026-02-01T20:46:00Z">
        <w:r w:rsidR="000060D7" w:rsidRPr="00F55018">
          <w:t>,</w:t>
        </w:r>
      </w:ins>
      <w:r w:rsidRPr="00F55018">
        <w:t xml:space="preserve"> and tissue</w:t>
      </w:r>
      <w:ins w:id="1892" w:author="Geri Burgert" w:date="2026-02-01T15:46:00Z" w16du:dateUtc="2026-02-01T20:46:00Z">
        <w:r w:rsidR="000060D7" w:rsidRPr="00F55018">
          <w:t>.</w:t>
        </w:r>
      </w:ins>
      <w:del w:id="1893" w:author="Geri Burgert" w:date="2026-02-01T15:46:00Z" w16du:dateUtc="2026-02-01T20:46:00Z">
        <w:r w:rsidRPr="00F55018" w:rsidDel="000060D7">
          <w:rPr>
            <w:vertAlign w:val="superscript"/>
            <w:rPrChange w:id="1894" w:author="Geri Burgert" w:date="2026-02-02T17:12:00Z" w16du:dateUtc="2026-02-02T22:12:00Z">
              <w:rPr/>
            </w:rPrChange>
          </w:rPr>
          <w:delText xml:space="preserve"> (</w:delText>
        </w:r>
      </w:del>
      <w:ins w:id="1895" w:author="Geri Burgert" w:date="2026-02-02T17:28:00Z" w16du:dateUtc="2026-02-02T22:28:00Z">
        <w:r w:rsidR="00CD12B9">
          <w:rPr>
            <w:vertAlign w:val="superscript"/>
          </w:rPr>
          <w:t>175</w:t>
        </w:r>
      </w:ins>
      <w:del w:id="1896" w:author="Geri Burgert" w:date="2026-02-02T17:28:00Z" w16du:dateUtc="2026-02-02T22:28:00Z">
        <w:r w:rsidRPr="00F55018" w:rsidDel="00CD12B9">
          <w:rPr>
            <w:vertAlign w:val="superscript"/>
            <w:rPrChange w:id="1897" w:author="Geri Burgert" w:date="2026-02-02T17:12:00Z" w16du:dateUtc="2026-02-02T22:12:00Z">
              <w:rPr/>
            </w:rPrChange>
          </w:rPr>
          <w:delText>128</w:delText>
        </w:r>
      </w:del>
      <w:del w:id="1898" w:author="Geri Burgert" w:date="2026-02-01T15:46:00Z" w16du:dateUtc="2026-02-01T20:46:00Z">
        <w:r w:rsidRPr="00F55018" w:rsidDel="000060D7">
          <w:delText>).</w:delText>
        </w:r>
      </w:del>
      <w:r w:rsidRPr="00F55018">
        <w:t xml:space="preserve"> In asthma, Olink identified IL18R1 and related proteins as markers of uncontrolled or severe disease</w:t>
      </w:r>
      <w:del w:id="1899" w:author="Geri Burgert" w:date="2026-02-01T15:46:00Z" w16du:dateUtc="2026-02-01T20:46:00Z">
        <w:r w:rsidRPr="00F55018" w:rsidDel="000060D7">
          <w:delText>,</w:delText>
        </w:r>
      </w:del>
      <w:r w:rsidRPr="00F55018">
        <w:t xml:space="preserve"> linked to cytokine, TNF, and </w:t>
      </w:r>
      <w:ins w:id="1900" w:author="Geri Burgert" w:date="2026-02-01T15:46:00Z" w16du:dateUtc="2026-02-01T20:46:00Z">
        <w:r w:rsidR="000060D7" w:rsidRPr="00F55018">
          <w:t>nuclear factor-κB</w:t>
        </w:r>
      </w:ins>
      <w:del w:id="1901" w:author="Geri Burgert" w:date="2026-02-01T15:46:00Z" w16du:dateUtc="2026-02-01T20:46:00Z">
        <w:r w:rsidRPr="00F55018" w:rsidDel="000060D7">
          <w:delText>NF-κB</w:delText>
        </w:r>
      </w:del>
      <w:r w:rsidRPr="00F55018">
        <w:t xml:space="preserve"> signaling, with strong diagnostic performance (</w:t>
      </w:r>
      <w:ins w:id="1902" w:author="Geri Burgert" w:date="2026-02-01T15:21:00Z" w16du:dateUtc="2026-02-01T20:21:00Z">
        <w:r w:rsidR="00E1501E" w:rsidRPr="00F55018">
          <w:t>area under the curve</w:t>
        </w:r>
      </w:ins>
      <w:ins w:id="1903" w:author="Geri Burgert" w:date="2026-02-01T15:47:00Z" w16du:dateUtc="2026-02-01T20:47:00Z">
        <w:r w:rsidR="000060D7" w:rsidRPr="00F55018">
          <w:t>,</w:t>
        </w:r>
      </w:ins>
      <w:ins w:id="1904" w:author="Geri Burgert" w:date="2026-02-01T15:21:00Z" w16du:dateUtc="2026-02-01T20:21:00Z">
        <w:r w:rsidR="00E1501E" w:rsidRPr="00F55018" w:rsidDel="00E1501E">
          <w:t xml:space="preserve"> </w:t>
        </w:r>
      </w:ins>
      <w:del w:id="1905" w:author="Geri Burgert" w:date="2026-02-01T15:21:00Z" w16du:dateUtc="2026-02-01T20:21:00Z">
        <w:r w:rsidRPr="00F55018" w:rsidDel="00E1501E">
          <w:delText xml:space="preserve">AUC </w:delText>
        </w:r>
      </w:del>
      <w:r w:rsidRPr="00F55018">
        <w:t>0.839-0.921) and associations with worse lung function, highlighting their potential as biomarkers</w:t>
      </w:r>
      <w:ins w:id="1906" w:author="Geri Burgert" w:date="2026-02-01T15:47:00Z" w16du:dateUtc="2026-02-01T20:47:00Z">
        <w:r w:rsidR="000060D7" w:rsidRPr="00F55018">
          <w:t>.</w:t>
        </w:r>
      </w:ins>
      <w:del w:id="1907" w:author="Geri Burgert" w:date="2026-02-01T15:47:00Z" w16du:dateUtc="2026-02-01T20:47:00Z">
        <w:r w:rsidRPr="00F55018" w:rsidDel="000060D7">
          <w:rPr>
            <w:vertAlign w:val="superscript"/>
            <w:rPrChange w:id="1908" w:author="Geri Burgert" w:date="2026-02-02T17:12:00Z" w16du:dateUtc="2026-02-02T22:12:00Z">
              <w:rPr/>
            </w:rPrChange>
          </w:rPr>
          <w:delText xml:space="preserve"> (</w:delText>
        </w:r>
      </w:del>
      <w:ins w:id="1909" w:author="Geri Burgert" w:date="2026-02-02T17:29:00Z" w16du:dateUtc="2026-02-02T22:29:00Z">
        <w:r w:rsidR="007656D0">
          <w:rPr>
            <w:vertAlign w:val="superscript"/>
          </w:rPr>
          <w:t>176</w:t>
        </w:r>
      </w:ins>
      <w:del w:id="1910" w:author="Geri Burgert" w:date="2026-02-02T17:29:00Z" w16du:dateUtc="2026-02-02T22:29:00Z">
        <w:r w:rsidRPr="00F55018" w:rsidDel="007656D0">
          <w:rPr>
            <w:vertAlign w:val="superscript"/>
            <w:rPrChange w:id="1911" w:author="Geri Burgert" w:date="2026-02-02T17:12:00Z" w16du:dateUtc="2026-02-02T22:12:00Z">
              <w:rPr/>
            </w:rPrChange>
          </w:rPr>
          <w:delText>129</w:delText>
        </w:r>
      </w:del>
      <w:del w:id="1912" w:author="Geri Burgert" w:date="2026-02-01T15:47:00Z" w16du:dateUtc="2026-02-01T20:47:00Z">
        <w:r w:rsidRPr="00F55018" w:rsidDel="000060D7">
          <w:delText>).</w:delText>
        </w:r>
      </w:del>
      <w:r w:rsidRPr="00F55018">
        <w:t xml:space="preserve"> These approaches provide mechanistic and biomarker insights</w:t>
      </w:r>
      <w:del w:id="1913" w:author="Geri Burgert" w:date="2026-02-01T15:47:00Z" w16du:dateUtc="2026-02-01T20:47:00Z">
        <w:r w:rsidRPr="00F55018" w:rsidDel="001F1D8F">
          <w:delText>,</w:delText>
        </w:r>
      </w:del>
      <w:r w:rsidRPr="00F55018">
        <w:t xml:space="preserve"> but are limited by </w:t>
      </w:r>
      <w:ins w:id="1914" w:author="Geri Burgert" w:date="2026-02-01T15:47:00Z" w16du:dateUtc="2026-02-01T20:47:00Z">
        <w:r w:rsidR="001F1D8F" w:rsidRPr="00F55018">
          <w:t xml:space="preserve">their </w:t>
        </w:r>
      </w:ins>
      <w:r w:rsidRPr="00F55018">
        <w:t xml:space="preserve">high cost, complex analysis, </w:t>
      </w:r>
      <w:ins w:id="1915" w:author="Geri Burgert" w:date="2026-02-01T15:47:00Z" w16du:dateUtc="2026-02-01T20:47:00Z">
        <w:r w:rsidR="001F1D8F" w:rsidRPr="00F55018">
          <w:t xml:space="preserve">and </w:t>
        </w:r>
      </w:ins>
      <w:r w:rsidRPr="00F55018">
        <w:t>batch variations</w:t>
      </w:r>
      <w:ins w:id="1916" w:author="Geri Burgert" w:date="2026-02-01T15:47:00Z" w16du:dateUtc="2026-02-01T20:47:00Z">
        <w:r w:rsidR="001F1D8F" w:rsidRPr="00F55018">
          <w:t>,</w:t>
        </w:r>
      </w:ins>
      <w:r w:rsidRPr="00F55018">
        <w:t xml:space="preserve"> and </w:t>
      </w:r>
      <w:ins w:id="1917" w:author="Geri Burgert" w:date="2026-02-01T15:47:00Z" w16du:dateUtc="2026-02-01T20:47:00Z">
        <w:r w:rsidR="001F1D8F" w:rsidRPr="00F55018">
          <w:t xml:space="preserve">the </w:t>
        </w:r>
      </w:ins>
      <w:r w:rsidRPr="00F55018">
        <w:t>need for validation.</w:t>
      </w:r>
    </w:p>
    <w:p w14:paraId="252487E2" w14:textId="77777777" w:rsidR="001F1D8F" w:rsidRPr="00F55018" w:rsidRDefault="001F1D8F" w:rsidP="004170FA">
      <w:pPr>
        <w:rPr>
          <w:ins w:id="1918" w:author="Geri Burgert" w:date="2026-02-01T15:47:00Z" w16du:dateUtc="2026-02-01T20:47:00Z"/>
        </w:rPr>
      </w:pPr>
      <w:ins w:id="1919" w:author="Geri Burgert" w:date="2026-02-01T15:47:00Z" w16du:dateUtc="2026-02-01T20:47:00Z">
        <w:r w:rsidRPr="00F55018">
          <w:t>&lt;H2&gt;</w:t>
        </w:r>
      </w:ins>
      <w:r w:rsidR="004170FA" w:rsidRPr="00F55018">
        <w:t>Metabolomics</w:t>
      </w:r>
    </w:p>
    <w:p w14:paraId="1AC98CD5" w14:textId="5C53010F" w:rsidR="004170FA" w:rsidRPr="00F55018" w:rsidRDefault="004170FA" w:rsidP="004170FA">
      <w:del w:id="1920" w:author="Geri Burgert" w:date="2026-02-01T15:47:00Z" w16du:dateUtc="2026-02-01T20:47:00Z">
        <w:r w:rsidRPr="00F55018" w:rsidDel="001F1D8F">
          <w:delText xml:space="preserve">: </w:delText>
        </w:r>
      </w:del>
      <w:r w:rsidRPr="00F55018">
        <w:t xml:space="preserve">Urine metabolomics provides an additional window into ELDs by capturing markers of eosinophil activation, </w:t>
      </w:r>
      <w:ins w:id="1921" w:author="Geri Burgert" w:date="2026-02-01T12:26:00Z" w16du:dateUtc="2026-02-01T17:26:00Z">
        <w:r w:rsidR="002A644E" w:rsidRPr="00F55018">
          <w:t>T</w:t>
        </w:r>
      </w:ins>
      <w:del w:id="1922" w:author="Geri Burgert" w:date="2026-02-01T12:26:00Z" w16du:dateUtc="2026-02-01T17:26:00Z">
        <w:r w:rsidRPr="00F55018" w:rsidDel="002A644E">
          <w:delText xml:space="preserve">type </w:delText>
        </w:r>
      </w:del>
      <w:r w:rsidRPr="00F55018">
        <w:t>2</w:t>
      </w:r>
      <w:del w:id="1923" w:author="Geri Burgert" w:date="2026-02-01T15:47:00Z" w16du:dateUtc="2026-02-01T20:47:00Z">
        <w:r w:rsidRPr="00F55018" w:rsidDel="00700918">
          <w:delText>-</w:delText>
        </w:r>
      </w:del>
      <w:ins w:id="1924" w:author="Geri Burgert" w:date="2026-02-01T15:47:00Z" w16du:dateUtc="2026-02-01T20:47:00Z">
        <w:r w:rsidR="00700918" w:rsidRPr="00F55018">
          <w:t xml:space="preserve"> </w:t>
        </w:r>
      </w:ins>
      <w:r w:rsidRPr="00F55018">
        <w:t>inflammation, and oxidative stress. Leukotriene E</w:t>
      </w:r>
      <w:r w:rsidRPr="00F55018">
        <w:rPr>
          <w:vertAlign w:val="subscript"/>
          <w:rPrChange w:id="1925" w:author="Geri Burgert" w:date="2026-02-02T17:12:00Z" w16du:dateUtc="2026-02-02T22:12:00Z">
            <w:rPr/>
          </w:rPrChange>
        </w:rPr>
        <w:t>4</w:t>
      </w:r>
      <w:del w:id="1926" w:author="Geri Burgert" w:date="2026-02-01T15:48:00Z" w16du:dateUtc="2026-02-01T20:48:00Z">
        <w:r w:rsidRPr="00F55018" w:rsidDel="00700918">
          <w:delText xml:space="preserve"> (LTE4)</w:delText>
        </w:r>
      </w:del>
      <w:r w:rsidRPr="00F55018">
        <w:t xml:space="preserve"> and prostaglandin D</w:t>
      </w:r>
      <w:r w:rsidRPr="00F55018">
        <w:rPr>
          <w:vertAlign w:val="subscript"/>
          <w:rPrChange w:id="1927" w:author="Geri Burgert" w:date="2026-02-02T17:12:00Z" w16du:dateUtc="2026-02-02T22:12:00Z">
            <w:rPr/>
          </w:rPrChange>
        </w:rPr>
        <w:t>2</w:t>
      </w:r>
      <w:r w:rsidRPr="00F55018">
        <w:t xml:space="preserve"> metabolites correlate with eosinophil levels, and mass </w:t>
      </w:r>
      <w:r w:rsidRPr="00F55018">
        <w:lastRenderedPageBreak/>
        <w:t xml:space="preserve">spectrometry demonstrates that 3-bromotyrosine, 3-chlorotyrosine, and </w:t>
      </w:r>
      <w:ins w:id="1928" w:author="Geri Burgert" w:date="2026-02-01T15:48:00Z" w16du:dateUtc="2026-02-01T20:48:00Z">
        <w:r w:rsidR="00700918" w:rsidRPr="00F55018">
          <w:t>leukotriene E</w:t>
        </w:r>
        <w:r w:rsidR="00700918" w:rsidRPr="00F55018">
          <w:rPr>
            <w:vertAlign w:val="subscript"/>
            <w:rPrChange w:id="1929" w:author="Geri Burgert" w:date="2026-02-02T17:12:00Z" w16du:dateUtc="2026-02-02T22:12:00Z">
              <w:rPr/>
            </w:rPrChange>
          </w:rPr>
          <w:t>4</w:t>
        </w:r>
        <w:r w:rsidR="00700918" w:rsidRPr="00F55018">
          <w:t xml:space="preserve"> </w:t>
        </w:r>
      </w:ins>
      <w:del w:id="1930" w:author="Geri Burgert" w:date="2026-02-01T15:48:00Z" w16du:dateUtc="2026-02-01T20:48:00Z">
        <w:r w:rsidRPr="00F55018" w:rsidDel="00700918">
          <w:delText xml:space="preserve">LTE4 </w:delText>
        </w:r>
      </w:del>
      <w:r w:rsidRPr="00F55018">
        <w:t>correlate with monocyte and eosinophil counts, reflective of distinct inflammatory pathways</w:t>
      </w:r>
      <w:ins w:id="1931" w:author="Geri Burgert" w:date="2026-02-01T15:48:00Z" w16du:dateUtc="2026-02-01T20:48:00Z">
        <w:r w:rsidR="00700918" w:rsidRPr="00F55018">
          <w:t>.</w:t>
        </w:r>
      </w:ins>
      <w:del w:id="1932" w:author="Geri Burgert" w:date="2026-02-01T15:48:00Z" w16du:dateUtc="2026-02-01T20:48:00Z">
        <w:r w:rsidRPr="00F55018" w:rsidDel="00700918">
          <w:rPr>
            <w:vertAlign w:val="superscript"/>
            <w:rPrChange w:id="1933" w:author="Geri Burgert" w:date="2026-02-02T17:12:00Z" w16du:dateUtc="2026-02-02T22:12:00Z">
              <w:rPr/>
            </w:rPrChange>
          </w:rPr>
          <w:delText xml:space="preserve"> (</w:delText>
        </w:r>
      </w:del>
      <w:ins w:id="1934" w:author="Geri Burgert" w:date="2026-02-02T17:29:00Z" w16du:dateUtc="2026-02-02T22:29:00Z">
        <w:r w:rsidR="00DF6D26">
          <w:rPr>
            <w:vertAlign w:val="superscript"/>
          </w:rPr>
          <w:t>177</w:t>
        </w:r>
      </w:ins>
      <w:del w:id="1935" w:author="Geri Burgert" w:date="2026-02-02T17:29:00Z" w16du:dateUtc="2026-02-02T22:29:00Z">
        <w:r w:rsidRPr="00F55018" w:rsidDel="00DF6D26">
          <w:rPr>
            <w:vertAlign w:val="superscript"/>
            <w:rPrChange w:id="1936" w:author="Geri Burgert" w:date="2026-02-02T17:12:00Z" w16du:dateUtc="2026-02-02T22:12:00Z">
              <w:rPr/>
            </w:rPrChange>
          </w:rPr>
          <w:delText>130</w:delText>
        </w:r>
      </w:del>
      <w:del w:id="1937" w:author="Geri Burgert" w:date="2026-02-01T15:48:00Z" w16du:dateUtc="2026-02-01T20:48:00Z">
        <w:r w:rsidRPr="00F55018" w:rsidDel="00700918">
          <w:delText>).</w:delText>
        </w:r>
      </w:del>
      <w:r w:rsidRPr="00F55018">
        <w:t xml:space="preserve"> Two-dimensional gas chromatographic analysis of aliphatic aldehydes and alkanes indicate</w:t>
      </w:r>
      <w:ins w:id="1938" w:author="Geri Burgert" w:date="2026-02-01T15:48:00Z" w16du:dateUtc="2026-02-01T20:48:00Z">
        <w:r w:rsidR="004A3830" w:rsidRPr="00F55018">
          <w:t>s</w:t>
        </w:r>
      </w:ins>
      <w:r w:rsidRPr="00F55018">
        <w:t xml:space="preserve"> that urinary lipid peroxidation is associated with disease severity, poor lung function, and eosinophilic inflammation in asthma</w:t>
      </w:r>
      <w:ins w:id="1939" w:author="Geri Burgert" w:date="2026-02-01T15:48:00Z" w16du:dateUtc="2026-02-01T20:48:00Z">
        <w:r w:rsidR="004A3830" w:rsidRPr="00F55018">
          <w:t>.</w:t>
        </w:r>
      </w:ins>
      <w:del w:id="1940" w:author="Geri Burgert" w:date="2026-02-01T15:48:00Z" w16du:dateUtc="2026-02-01T20:48:00Z">
        <w:r w:rsidRPr="00F55018" w:rsidDel="004A3830">
          <w:rPr>
            <w:vertAlign w:val="superscript"/>
            <w:rPrChange w:id="1941" w:author="Geri Burgert" w:date="2026-02-02T17:12:00Z" w16du:dateUtc="2026-02-02T22:12:00Z">
              <w:rPr/>
            </w:rPrChange>
          </w:rPr>
          <w:delText xml:space="preserve"> (</w:delText>
        </w:r>
      </w:del>
      <w:ins w:id="1942" w:author="Geri Burgert" w:date="2026-02-02T17:29:00Z" w16du:dateUtc="2026-02-02T22:29:00Z">
        <w:r w:rsidR="007E57C6">
          <w:rPr>
            <w:vertAlign w:val="superscript"/>
          </w:rPr>
          <w:t>178</w:t>
        </w:r>
      </w:ins>
      <w:del w:id="1943" w:author="Geri Burgert" w:date="2026-02-02T17:29:00Z" w16du:dateUtc="2026-02-02T22:29:00Z">
        <w:r w:rsidRPr="00F55018" w:rsidDel="007E57C6">
          <w:rPr>
            <w:vertAlign w:val="superscript"/>
            <w:rPrChange w:id="1944" w:author="Geri Burgert" w:date="2026-02-02T17:12:00Z" w16du:dateUtc="2026-02-02T22:12:00Z">
              <w:rPr/>
            </w:rPrChange>
          </w:rPr>
          <w:delText>131</w:delText>
        </w:r>
      </w:del>
      <w:del w:id="1945" w:author="Geri Burgert" w:date="2026-02-01T15:49:00Z" w16du:dateUtc="2026-02-01T20:49:00Z">
        <w:r w:rsidRPr="00F55018" w:rsidDel="004A3830">
          <w:delText>).</w:delText>
        </w:r>
      </w:del>
      <w:r w:rsidRPr="00F55018">
        <w:t xml:space="preserve"> Together these findings demonstrate that urine metabolomics can provide mechanistic insight and complement traditional biomarkers for diagnosing, monitoring, and phenotyping </w:t>
      </w:r>
      <w:ins w:id="1946" w:author="Geri Burgert" w:date="2026-02-01T12:28:00Z" w16du:dateUtc="2026-02-01T17:28:00Z">
        <w:r w:rsidR="006877B0" w:rsidRPr="00F55018">
          <w:t>ELDs</w:t>
        </w:r>
      </w:ins>
      <w:del w:id="1947" w:author="Geri Burgert" w:date="2026-02-01T12:28:00Z" w16du:dateUtc="2026-02-01T17:28:00Z">
        <w:r w:rsidRPr="00F55018" w:rsidDel="006877B0">
          <w:delText>eosinophilic lung diseases</w:delText>
        </w:r>
      </w:del>
      <w:r w:rsidRPr="00F55018">
        <w:t xml:space="preserve">. Assay standardization and metabolite stability remain important limitations to address for implementation into clinical </w:t>
      </w:r>
      <w:del w:id="1948" w:author="Geri Burgert" w:date="2026-02-01T15:49:00Z" w16du:dateUtc="2026-02-01T20:49:00Z">
        <w:r w:rsidRPr="00F55018" w:rsidDel="004A3830">
          <w:delText>practise</w:delText>
        </w:r>
      </w:del>
      <w:ins w:id="1949" w:author="Geri Burgert" w:date="2026-02-01T15:49:00Z" w16du:dateUtc="2026-02-01T20:49:00Z">
        <w:r w:rsidR="004A3830" w:rsidRPr="00F55018">
          <w:t>practice</w:t>
        </w:r>
      </w:ins>
      <w:r w:rsidRPr="00F55018">
        <w:t xml:space="preserve"> but may</w:t>
      </w:r>
      <w:ins w:id="1950" w:author="Geri Burgert" w:date="2026-02-01T15:49:00Z" w16du:dateUtc="2026-02-01T20:49:00Z">
        <w:r w:rsidR="004A3830" w:rsidRPr="00F55018">
          <w:t xml:space="preserve"> </w:t>
        </w:r>
      </w:ins>
      <w:r w:rsidRPr="00F55018">
        <w:t xml:space="preserve">be useful in </w:t>
      </w:r>
      <w:ins w:id="1951" w:author="Geri Burgert" w:date="2026-02-01T15:49:00Z" w16du:dateUtc="2026-02-01T20:49:00Z">
        <w:r w:rsidR="004A3830" w:rsidRPr="00F55018">
          <w:t xml:space="preserve">the </w:t>
        </w:r>
      </w:ins>
      <w:r w:rsidRPr="00F55018">
        <w:t>pediatric population.</w:t>
      </w:r>
    </w:p>
    <w:p w14:paraId="412C893E" w14:textId="0DEB03B6" w:rsidR="004170FA" w:rsidRPr="00F55018" w:rsidRDefault="004A3830" w:rsidP="004170FA">
      <w:ins w:id="1952" w:author="Geri Burgert" w:date="2026-02-01T15:49:00Z" w16du:dateUtc="2026-02-01T20:49:00Z">
        <w:r w:rsidRPr="00F55018">
          <w:t xml:space="preserve">&lt;H1&gt;EMERGING </w:t>
        </w:r>
      </w:ins>
      <w:del w:id="1953" w:author="Geri Burgert" w:date="2026-02-01T15:49:00Z" w16du:dateUtc="2026-02-01T20:49:00Z">
        <w:r w:rsidR="004170FA" w:rsidRPr="00F55018" w:rsidDel="002C3033">
          <w:delText xml:space="preserve">Emerging </w:delText>
        </w:r>
      </w:del>
      <w:ins w:id="1954" w:author="Geri Burgert" w:date="2026-02-01T15:49:00Z" w16du:dateUtc="2026-02-01T20:49:00Z">
        <w:r w:rsidR="002C3033" w:rsidRPr="00F55018">
          <w:t>IMAGING AND RADIOLOGIC MODALITIES</w:t>
        </w:r>
      </w:ins>
      <w:del w:id="1955" w:author="Geri Burgert" w:date="2026-02-01T15:49:00Z" w16du:dateUtc="2026-02-01T20:49:00Z">
        <w:r w:rsidR="004170FA" w:rsidRPr="00F55018" w:rsidDel="002C3033">
          <w:delText>Imaging and Radiologic Modalities</w:delText>
        </w:r>
      </w:del>
      <w:r w:rsidR="004170FA" w:rsidRPr="00F55018">
        <w:t xml:space="preserve">: </w:t>
      </w:r>
      <w:ins w:id="1956" w:author="Geri Burgert" w:date="2026-02-01T15:49:00Z" w16du:dateUtc="2026-02-01T20:49:00Z">
        <w:r w:rsidR="002C3033" w:rsidRPr="00F55018">
          <w:t>RADIOLOGY</w:t>
        </w:r>
      </w:ins>
      <w:del w:id="1957" w:author="Geri Burgert" w:date="2026-02-01T15:49:00Z" w16du:dateUtc="2026-02-01T20:49:00Z">
        <w:r w:rsidR="004170FA" w:rsidRPr="00F55018" w:rsidDel="002C3033">
          <w:delText>Radiology</w:delText>
        </w:r>
      </w:del>
    </w:p>
    <w:p w14:paraId="6499DC66" w14:textId="7127BE77" w:rsidR="004170FA" w:rsidRPr="00F55018" w:rsidDel="002C3033" w:rsidRDefault="004170FA" w:rsidP="004170FA">
      <w:pPr>
        <w:rPr>
          <w:del w:id="1958" w:author="Geri Burgert" w:date="2026-02-01T15:49:00Z" w16du:dateUtc="2026-02-01T20:49:00Z"/>
        </w:rPr>
      </w:pPr>
    </w:p>
    <w:p w14:paraId="7DA91CD4" w14:textId="6DD52036" w:rsidR="004170FA" w:rsidRPr="00F55018" w:rsidRDefault="004170FA" w:rsidP="004170FA">
      <w:r w:rsidRPr="00F55018">
        <w:t xml:space="preserve">Radiology is central to diagnosing and monitoring </w:t>
      </w:r>
      <w:ins w:id="1959" w:author="Geri Burgert" w:date="2026-02-01T12:28:00Z" w16du:dateUtc="2026-02-01T17:28:00Z">
        <w:r w:rsidR="00DA01CA" w:rsidRPr="00F55018">
          <w:t>ELDs</w:t>
        </w:r>
      </w:ins>
      <w:del w:id="1960" w:author="Geri Burgert" w:date="2026-02-01T12:28:00Z" w16du:dateUtc="2026-02-01T17:28:00Z">
        <w:r w:rsidRPr="00F55018" w:rsidDel="00DA01CA">
          <w:delText>eosinophilic lung diseases</w:delText>
        </w:r>
      </w:del>
      <w:r w:rsidRPr="00F55018">
        <w:t>. Computed tomography</w:t>
      </w:r>
      <w:del w:id="1961" w:author="Geri Burgert" w:date="2026-02-01T15:07:00Z" w16du:dateUtc="2026-02-01T20:07:00Z">
        <w:r w:rsidRPr="00F55018" w:rsidDel="00E27EF6">
          <w:delText xml:space="preserve"> (CT)</w:delText>
        </w:r>
      </w:del>
      <w:r w:rsidRPr="00F55018">
        <w:t xml:space="preserve"> scans are often the first-line imaging for severe or unexplained respiratory symptoms, revealing features such as bronchiectasis, mucus plugging in ABPA, and airspace disease in eosinophilic pneumonia. </w:t>
      </w:r>
      <w:del w:id="1962" w:author="Geri Burgert" w:date="2026-02-01T15:50:00Z" w16du:dateUtc="2026-02-01T20:50:00Z">
        <w:r w:rsidRPr="00F55018" w:rsidDel="00D13C5B">
          <w:delText xml:space="preserve">While </w:delText>
        </w:r>
      </w:del>
      <w:ins w:id="1963" w:author="Geri Burgert" w:date="2026-02-01T15:50:00Z" w16du:dateUtc="2026-02-01T20:50:00Z">
        <w:r w:rsidR="00D13C5B" w:rsidRPr="00F55018">
          <w:t xml:space="preserve">Although </w:t>
        </w:r>
      </w:ins>
      <w:r w:rsidRPr="00F55018">
        <w:t>CT is not routinely used in asthma, it can identify bronchial wall thickening, air trapping, or pneumonia when symptoms worsen unexpectedly</w:t>
      </w:r>
      <w:ins w:id="1964" w:author="Geri Burgert" w:date="2026-02-01T15:50:00Z" w16du:dateUtc="2026-02-01T20:50:00Z">
        <w:r w:rsidR="00D13C5B" w:rsidRPr="00F55018">
          <w:t>.</w:t>
        </w:r>
      </w:ins>
      <w:del w:id="1965" w:author="Geri Burgert" w:date="2026-02-01T15:50:00Z" w16du:dateUtc="2026-02-01T20:50:00Z">
        <w:r w:rsidRPr="00F55018" w:rsidDel="00D13C5B">
          <w:rPr>
            <w:vertAlign w:val="superscript"/>
            <w:rPrChange w:id="1966" w:author="Geri Burgert" w:date="2026-02-02T17:12:00Z" w16du:dateUtc="2026-02-02T22:12:00Z">
              <w:rPr/>
            </w:rPrChange>
          </w:rPr>
          <w:delText> (</w:delText>
        </w:r>
      </w:del>
      <w:r w:rsidRPr="00F55018">
        <w:rPr>
          <w:vertAlign w:val="superscript"/>
          <w:rPrChange w:id="1967" w:author="Geri Burgert" w:date="2026-02-02T17:12:00Z" w16du:dateUtc="2026-02-02T22:12:00Z">
            <w:rPr/>
          </w:rPrChange>
        </w:rPr>
        <w:t>4,</w:t>
      </w:r>
      <w:del w:id="1968" w:author="Geri Burgert" w:date="2026-02-01T15:50:00Z" w16du:dateUtc="2026-02-01T20:50:00Z">
        <w:r w:rsidRPr="00F55018" w:rsidDel="00D13C5B">
          <w:rPr>
            <w:vertAlign w:val="superscript"/>
            <w:rPrChange w:id="1969" w:author="Geri Burgert" w:date="2026-02-02T17:12:00Z" w16du:dateUtc="2026-02-02T22:12:00Z">
              <w:rPr/>
            </w:rPrChange>
          </w:rPr>
          <w:delText xml:space="preserve"> </w:delText>
        </w:r>
      </w:del>
      <w:ins w:id="1970" w:author="Geri Burgert" w:date="2026-02-02T17:29:00Z" w16du:dateUtc="2026-02-02T22:29:00Z">
        <w:r w:rsidR="00B95A3D">
          <w:rPr>
            <w:vertAlign w:val="superscript"/>
          </w:rPr>
          <w:t>179</w:t>
        </w:r>
      </w:ins>
      <w:del w:id="1971" w:author="Geri Burgert" w:date="2026-02-02T17:29:00Z" w16du:dateUtc="2026-02-02T22:29:00Z">
        <w:r w:rsidRPr="00F55018" w:rsidDel="00B95A3D">
          <w:rPr>
            <w:vertAlign w:val="superscript"/>
            <w:rPrChange w:id="1972" w:author="Geri Burgert" w:date="2026-02-02T17:12:00Z" w16du:dateUtc="2026-02-02T22:12:00Z">
              <w:rPr/>
            </w:rPrChange>
          </w:rPr>
          <w:delText>132</w:delText>
        </w:r>
      </w:del>
      <w:r w:rsidRPr="00F55018">
        <w:rPr>
          <w:vertAlign w:val="superscript"/>
          <w:rPrChange w:id="1973" w:author="Geri Burgert" w:date="2026-02-02T17:12:00Z" w16du:dateUtc="2026-02-02T22:12:00Z">
            <w:rPr/>
          </w:rPrChange>
        </w:rPr>
        <w:t>,</w:t>
      </w:r>
      <w:del w:id="1974" w:author="Geri Burgert" w:date="2026-02-01T15:50:00Z" w16du:dateUtc="2026-02-01T20:50:00Z">
        <w:r w:rsidRPr="00F55018" w:rsidDel="00D13C5B">
          <w:rPr>
            <w:vertAlign w:val="superscript"/>
            <w:rPrChange w:id="1975" w:author="Geri Burgert" w:date="2026-02-02T17:12:00Z" w16du:dateUtc="2026-02-02T22:12:00Z">
              <w:rPr/>
            </w:rPrChange>
          </w:rPr>
          <w:delText xml:space="preserve"> </w:delText>
        </w:r>
      </w:del>
      <w:ins w:id="1976" w:author="Geri Burgert" w:date="2026-02-02T17:30:00Z" w16du:dateUtc="2026-02-02T22:30:00Z">
        <w:r w:rsidR="00F5595E">
          <w:rPr>
            <w:vertAlign w:val="superscript"/>
          </w:rPr>
          <w:t>180</w:t>
        </w:r>
      </w:ins>
      <w:del w:id="1977" w:author="Geri Burgert" w:date="2026-02-02T17:30:00Z" w16du:dateUtc="2026-02-02T22:30:00Z">
        <w:r w:rsidRPr="00F55018" w:rsidDel="00F5595E">
          <w:rPr>
            <w:vertAlign w:val="superscript"/>
            <w:rPrChange w:id="1978" w:author="Geri Burgert" w:date="2026-02-02T17:12:00Z" w16du:dateUtc="2026-02-02T22:12:00Z">
              <w:rPr/>
            </w:rPrChange>
          </w:rPr>
          <w:delText>133</w:delText>
        </w:r>
      </w:del>
      <w:del w:id="1979" w:author="Geri Burgert" w:date="2026-02-01T15:50:00Z" w16du:dateUtc="2026-02-01T20:50:00Z">
        <w:r w:rsidRPr="00F55018" w:rsidDel="00D13C5B">
          <w:delText>).</w:delText>
        </w:r>
      </w:del>
      <w:r w:rsidRPr="00F55018">
        <w:t xml:space="preserve"> Advances in magnetic resonance imaging (MRI) technology, including functional lung imaging and inhaled gas methods, have improved lung imaging quality, offering new approaches for assessing airway diseases such as asthma.</w:t>
      </w:r>
    </w:p>
    <w:p w14:paraId="5BC3E0CF" w14:textId="16CD9732" w:rsidR="004170FA" w:rsidRPr="00F55018" w:rsidRDefault="00046A2D" w:rsidP="004170FA">
      <w:ins w:id="1980" w:author="Geri Burgert" w:date="2026-02-01T15:51:00Z" w16du:dateUtc="2026-02-01T20:51:00Z">
        <w:r w:rsidRPr="00F55018">
          <w:t>&lt;H2&gt;</w:t>
        </w:r>
      </w:ins>
      <w:r w:rsidR="004170FA" w:rsidRPr="00F55018">
        <w:t>Traditional CT and MRI</w:t>
      </w:r>
    </w:p>
    <w:p w14:paraId="04943F58" w14:textId="7F2DF200" w:rsidR="004170FA" w:rsidRPr="00F55018" w:rsidRDefault="004170FA" w:rsidP="004170FA">
      <w:r w:rsidRPr="00F55018">
        <w:lastRenderedPageBreak/>
        <w:t xml:space="preserve">Quantitative CT assessment of airway wall thickening is an emerging approach for objectively evaluating airway inflammation. Research-based software tools applied to standard CT scans generate global metrics such as bronchial wall area, wall attenuation, and </w:t>
      </w:r>
      <w:del w:id="1981" w:author="Geri Burgert" w:date="2026-02-01T15:51:00Z" w16du:dateUtc="2026-02-01T20:51:00Z">
        <w:r w:rsidRPr="00F55018" w:rsidDel="00046A2D">
          <w:delText>PiSlope (</w:delText>
        </w:r>
      </w:del>
      <w:ins w:id="1982" w:author="Geri Burgert" w:date="2026-02-01T15:51:00Z" w16du:dateUtc="2026-02-01T20:51:00Z">
        <w:r w:rsidR="00046A2D" w:rsidRPr="00F55018">
          <w:t xml:space="preserve">the </w:t>
        </w:r>
      </w:ins>
      <w:r w:rsidRPr="00F55018">
        <w:t>perimeter-to-thickness ratio across airway generations</w:t>
      </w:r>
      <w:del w:id="1983" w:author="Geri Burgert" w:date="2026-02-01T15:51:00Z" w16du:dateUtc="2026-02-01T20:51:00Z">
        <w:r w:rsidRPr="00F55018" w:rsidDel="00046A2D">
          <w:delText>)</w:delText>
        </w:r>
      </w:del>
      <w:r w:rsidRPr="00F55018">
        <w:t>, which correlate with lung function and symptoms</w:t>
      </w:r>
      <w:ins w:id="1984" w:author="Geri Burgert" w:date="2026-02-01T15:51:00Z" w16du:dateUtc="2026-02-01T20:51:00Z">
        <w:r w:rsidR="00046A2D" w:rsidRPr="00F55018">
          <w:t>.</w:t>
        </w:r>
      </w:ins>
      <w:del w:id="1985" w:author="Geri Burgert" w:date="2026-02-01T15:51:00Z" w16du:dateUtc="2026-02-01T20:51:00Z">
        <w:r w:rsidRPr="00F55018" w:rsidDel="00046A2D">
          <w:rPr>
            <w:vertAlign w:val="superscript"/>
            <w:rPrChange w:id="1986" w:author="Geri Burgert" w:date="2026-02-02T17:12:00Z" w16du:dateUtc="2026-02-02T22:12:00Z">
              <w:rPr/>
            </w:rPrChange>
          </w:rPr>
          <w:delText xml:space="preserve"> (</w:delText>
        </w:r>
      </w:del>
      <w:ins w:id="1987" w:author="Geri Burgert" w:date="2026-02-02T17:30:00Z" w16du:dateUtc="2026-02-02T22:30:00Z">
        <w:r w:rsidR="001428BD">
          <w:rPr>
            <w:vertAlign w:val="superscript"/>
          </w:rPr>
          <w:t>181</w:t>
        </w:r>
      </w:ins>
      <w:del w:id="1988" w:author="Geri Burgert" w:date="2026-02-02T17:30:00Z" w16du:dateUtc="2026-02-02T22:30:00Z">
        <w:r w:rsidRPr="00F55018" w:rsidDel="001428BD">
          <w:rPr>
            <w:vertAlign w:val="superscript"/>
            <w:rPrChange w:id="1989" w:author="Geri Burgert" w:date="2026-02-02T17:12:00Z" w16du:dateUtc="2026-02-02T22:12:00Z">
              <w:rPr/>
            </w:rPrChange>
          </w:rPr>
          <w:delText>134</w:delText>
        </w:r>
      </w:del>
      <w:r w:rsidRPr="00F55018">
        <w:rPr>
          <w:vertAlign w:val="superscript"/>
          <w:rPrChange w:id="1990" w:author="Geri Burgert" w:date="2026-02-02T17:12:00Z" w16du:dateUtc="2026-02-02T22:12:00Z">
            <w:rPr/>
          </w:rPrChange>
        </w:rPr>
        <w:t>-</w:t>
      </w:r>
      <w:ins w:id="1991" w:author="Geri Burgert" w:date="2026-02-02T17:30:00Z" w16du:dateUtc="2026-02-02T22:30:00Z">
        <w:r w:rsidR="001428BD">
          <w:rPr>
            <w:vertAlign w:val="superscript"/>
          </w:rPr>
          <w:t>183</w:t>
        </w:r>
      </w:ins>
      <w:del w:id="1992" w:author="Geri Burgert" w:date="2026-02-02T17:30:00Z" w16du:dateUtc="2026-02-02T22:30:00Z">
        <w:r w:rsidRPr="00F55018" w:rsidDel="001428BD">
          <w:rPr>
            <w:vertAlign w:val="superscript"/>
            <w:rPrChange w:id="1993" w:author="Geri Burgert" w:date="2026-02-02T17:12:00Z" w16du:dateUtc="2026-02-02T22:12:00Z">
              <w:rPr/>
            </w:rPrChange>
          </w:rPr>
          <w:delText>136</w:delText>
        </w:r>
      </w:del>
      <w:del w:id="1994" w:author="Geri Burgert" w:date="2026-02-01T15:51:00Z" w16du:dateUtc="2026-02-01T20:51:00Z">
        <w:r w:rsidRPr="00F55018" w:rsidDel="00046A2D">
          <w:delText>).</w:delText>
        </w:r>
      </w:del>
      <w:r w:rsidRPr="00F55018">
        <w:t xml:space="preserve"> However, these techniques remain confined to research settings, and no single metric has yet achieved clinical consensus. M</w:t>
      </w:r>
      <w:del w:id="1995" w:author="Geri Burgert" w:date="2026-02-01T15:51:00Z" w16du:dateUtc="2026-02-01T20:51:00Z">
        <w:r w:rsidRPr="00F55018" w:rsidDel="00046A2D">
          <w:delText>RI</w:delText>
        </w:r>
      </w:del>
      <w:ins w:id="1996" w:author="Geri Burgert" w:date="2026-02-01T15:52:00Z" w16du:dateUtc="2026-02-01T20:52:00Z">
        <w:r w:rsidR="00046A2D" w:rsidRPr="00F55018">
          <w:t>agnetic resonance imaging</w:t>
        </w:r>
      </w:ins>
      <w:r w:rsidRPr="00F55018">
        <w:t xml:space="preserve"> is also emerging as a non</w:t>
      </w:r>
      <w:del w:id="1997" w:author="Geri Burgert" w:date="2026-02-01T15:52:00Z" w16du:dateUtc="2026-02-01T20:52:00Z">
        <w:r w:rsidRPr="00F55018" w:rsidDel="00046A2D">
          <w:delText>-</w:delText>
        </w:r>
      </w:del>
      <w:r w:rsidRPr="00F55018">
        <w:t>invasive modality for diagnosing and monitoring small airway</w:t>
      </w:r>
      <w:del w:id="1998" w:author="Geri Burgert" w:date="2026-02-01T15:52:00Z" w16du:dateUtc="2026-02-01T20:52:00Z">
        <w:r w:rsidRPr="00F55018" w:rsidDel="00046A2D">
          <w:delText>s</w:delText>
        </w:r>
      </w:del>
      <w:r w:rsidRPr="00F55018">
        <w:t xml:space="preserve"> disease, enabled by advances in scanner technology, functional imaging, and inhaled gas techniques. These approaches remain limited to specialized centers </w:t>
      </w:r>
      <w:del w:id="1999" w:author="Geri Burgert" w:date="2026-02-01T15:52:00Z" w16du:dateUtc="2026-02-01T20:52:00Z">
        <w:r w:rsidRPr="00F55018" w:rsidDel="00046A2D">
          <w:delText xml:space="preserve">due </w:delText>
        </w:r>
      </w:del>
      <w:ins w:id="2000" w:author="Geri Burgert" w:date="2026-02-01T15:52:00Z" w16du:dateUtc="2026-02-01T20:52:00Z">
        <w:r w:rsidR="00046A2D" w:rsidRPr="00F55018">
          <w:t xml:space="preserve">owing </w:t>
        </w:r>
      </w:ins>
      <w:r w:rsidRPr="00F55018">
        <w:t>to equipment and software requirements.</w:t>
      </w:r>
    </w:p>
    <w:p w14:paraId="464EB3CA" w14:textId="298D8FAA" w:rsidR="004170FA" w:rsidRPr="00F55018" w:rsidRDefault="00046A2D" w:rsidP="004170FA">
      <w:ins w:id="2001" w:author="Geri Burgert" w:date="2026-02-01T15:52:00Z" w16du:dateUtc="2026-02-01T20:52:00Z">
        <w:r w:rsidRPr="00F55018">
          <w:t>&lt;H2&gt;</w:t>
        </w:r>
      </w:ins>
      <w:r w:rsidR="004170FA" w:rsidRPr="00F55018">
        <w:t xml:space="preserve">Mucus </w:t>
      </w:r>
      <w:ins w:id="2002" w:author="Geri Burgert" w:date="2026-02-01T15:52:00Z" w16du:dateUtc="2026-02-01T20:52:00Z">
        <w:r w:rsidRPr="00F55018">
          <w:t>p</w:t>
        </w:r>
      </w:ins>
      <w:del w:id="2003" w:author="Geri Burgert" w:date="2026-02-01T15:52:00Z" w16du:dateUtc="2026-02-01T20:52:00Z">
        <w:r w:rsidR="004170FA" w:rsidRPr="00F55018" w:rsidDel="00046A2D">
          <w:delText>P</w:delText>
        </w:r>
      </w:del>
      <w:r w:rsidR="004170FA" w:rsidRPr="00F55018">
        <w:t xml:space="preserve">lugging and CT </w:t>
      </w:r>
      <w:ins w:id="2004" w:author="Geri Burgert" w:date="2026-02-01T15:52:00Z" w16du:dateUtc="2026-02-01T20:52:00Z">
        <w:r w:rsidRPr="00F55018">
          <w:t>m</w:t>
        </w:r>
      </w:ins>
      <w:del w:id="2005" w:author="Geri Burgert" w:date="2026-02-01T15:52:00Z" w16du:dateUtc="2026-02-01T20:52:00Z">
        <w:r w:rsidR="004170FA" w:rsidRPr="00F55018" w:rsidDel="00046A2D">
          <w:delText>M</w:delText>
        </w:r>
      </w:del>
      <w:r w:rsidR="004170FA" w:rsidRPr="00F55018">
        <w:t xml:space="preserve">ucus </w:t>
      </w:r>
      <w:ins w:id="2006" w:author="Geri Burgert" w:date="2026-02-01T15:52:00Z" w16du:dateUtc="2026-02-01T20:52:00Z">
        <w:r w:rsidRPr="00F55018">
          <w:t>s</w:t>
        </w:r>
      </w:ins>
      <w:del w:id="2007" w:author="Geri Burgert" w:date="2026-02-01T15:52:00Z" w16du:dateUtc="2026-02-01T20:52:00Z">
        <w:r w:rsidR="004170FA" w:rsidRPr="00F55018" w:rsidDel="00046A2D">
          <w:delText>S</w:delText>
        </w:r>
      </w:del>
      <w:r w:rsidR="004170FA" w:rsidRPr="00F55018">
        <w:t>coring</w:t>
      </w:r>
    </w:p>
    <w:p w14:paraId="5454154A" w14:textId="668D2351" w:rsidR="004170FA" w:rsidRPr="00F55018" w:rsidRDefault="004170FA" w:rsidP="004170FA">
      <w:del w:id="2008" w:author="Geri Burgert" w:date="2026-02-01T15:52:00Z" w16du:dateUtc="2026-02-01T20:52:00Z">
        <w:r w:rsidRPr="00F55018" w:rsidDel="00046A2D">
          <w:tab/>
          <w:delText>CT</w:delText>
        </w:r>
      </w:del>
      <w:ins w:id="2009" w:author="Geri Burgert" w:date="2026-02-01T15:52:00Z" w16du:dateUtc="2026-02-01T20:52:00Z">
        <w:r w:rsidR="00046A2D" w:rsidRPr="00F55018">
          <w:t>Computed tomography–</w:t>
        </w:r>
      </w:ins>
      <w:del w:id="2010" w:author="Geri Burgert" w:date="2026-02-01T15:52:00Z" w16du:dateUtc="2026-02-01T20:52:00Z">
        <w:r w:rsidRPr="00F55018" w:rsidDel="00046A2D">
          <w:delText>-</w:delText>
        </w:r>
      </w:del>
      <w:r w:rsidRPr="00F55018">
        <w:t>detected mucus plugging is emerging as an useful non</w:t>
      </w:r>
      <w:del w:id="2011" w:author="Geri Burgert" w:date="2026-02-01T15:52:00Z" w16du:dateUtc="2026-02-01T20:52:00Z">
        <w:r w:rsidRPr="00F55018" w:rsidDel="00046A2D">
          <w:delText>-</w:delText>
        </w:r>
      </w:del>
      <w:r w:rsidRPr="00F55018">
        <w:t>invasive biomarker in ELD. Mucus plugs are quantified using bronchopulmonary segment-based scoring systems, allowing reproducible calculation of a standardized mucus plug score</w:t>
      </w:r>
      <w:ins w:id="2012" w:author="Geri Burgert" w:date="2026-02-01T15:52:00Z" w16du:dateUtc="2026-02-01T20:52:00Z">
        <w:r w:rsidR="00705D9A" w:rsidRPr="00F55018">
          <w:t>.</w:t>
        </w:r>
      </w:ins>
      <w:del w:id="2013" w:author="Geri Burgert" w:date="2026-02-01T15:52:00Z" w16du:dateUtc="2026-02-01T20:52:00Z">
        <w:r w:rsidRPr="00F55018" w:rsidDel="00705D9A">
          <w:rPr>
            <w:vertAlign w:val="superscript"/>
            <w:rPrChange w:id="2014" w:author="Geri Burgert" w:date="2026-02-02T17:12:00Z" w16du:dateUtc="2026-02-02T22:12:00Z">
              <w:rPr/>
            </w:rPrChange>
          </w:rPr>
          <w:delText xml:space="preserve"> (</w:delText>
        </w:r>
      </w:del>
      <w:ins w:id="2015" w:author="Geri Burgert" w:date="2026-02-02T17:30:00Z" w16du:dateUtc="2026-02-02T22:30:00Z">
        <w:r w:rsidR="00CB3BC5">
          <w:rPr>
            <w:vertAlign w:val="superscript"/>
          </w:rPr>
          <w:t>184</w:t>
        </w:r>
      </w:ins>
      <w:del w:id="2016" w:author="Geri Burgert" w:date="2026-02-02T17:30:00Z" w16du:dateUtc="2026-02-02T22:30:00Z">
        <w:r w:rsidRPr="00F55018" w:rsidDel="00CB3BC5">
          <w:rPr>
            <w:vertAlign w:val="superscript"/>
            <w:rPrChange w:id="2017" w:author="Geri Burgert" w:date="2026-02-02T17:12:00Z" w16du:dateUtc="2026-02-02T22:12:00Z">
              <w:rPr/>
            </w:rPrChange>
          </w:rPr>
          <w:delText>137</w:delText>
        </w:r>
      </w:del>
      <w:r w:rsidRPr="00F55018">
        <w:rPr>
          <w:vertAlign w:val="superscript"/>
          <w:rPrChange w:id="2018" w:author="Geri Burgert" w:date="2026-02-02T17:12:00Z" w16du:dateUtc="2026-02-02T22:12:00Z">
            <w:rPr/>
          </w:rPrChange>
        </w:rPr>
        <w:t>,</w:t>
      </w:r>
      <w:del w:id="2019" w:author="Geri Burgert" w:date="2026-02-01T15:52:00Z" w16du:dateUtc="2026-02-01T20:52:00Z">
        <w:r w:rsidRPr="00F55018" w:rsidDel="00705D9A">
          <w:rPr>
            <w:vertAlign w:val="superscript"/>
            <w:rPrChange w:id="2020" w:author="Geri Burgert" w:date="2026-02-02T17:12:00Z" w16du:dateUtc="2026-02-02T22:12:00Z">
              <w:rPr/>
            </w:rPrChange>
          </w:rPr>
          <w:delText xml:space="preserve"> </w:delText>
        </w:r>
      </w:del>
      <w:ins w:id="2021" w:author="Geri Burgert" w:date="2026-02-02T17:30:00Z" w16du:dateUtc="2026-02-02T22:30:00Z">
        <w:r w:rsidR="00CB3BC5">
          <w:rPr>
            <w:vertAlign w:val="superscript"/>
          </w:rPr>
          <w:t>185</w:t>
        </w:r>
      </w:ins>
      <w:del w:id="2022" w:author="Geri Burgert" w:date="2026-02-02T17:30:00Z" w16du:dateUtc="2026-02-02T22:30:00Z">
        <w:r w:rsidRPr="00F55018" w:rsidDel="00CB3BC5">
          <w:rPr>
            <w:vertAlign w:val="superscript"/>
            <w:rPrChange w:id="2023" w:author="Geri Burgert" w:date="2026-02-02T17:12:00Z" w16du:dateUtc="2026-02-02T22:12:00Z">
              <w:rPr/>
            </w:rPrChange>
          </w:rPr>
          <w:delText>138</w:delText>
        </w:r>
      </w:del>
      <w:del w:id="2024" w:author="Geri Burgert" w:date="2026-02-01T15:52:00Z" w16du:dateUtc="2026-02-01T20:52:00Z">
        <w:r w:rsidRPr="00F55018" w:rsidDel="00705D9A">
          <w:delText>).</w:delText>
        </w:r>
      </w:del>
      <w:r w:rsidRPr="00F55018">
        <w:t xml:space="preserve"> In severe asthma and COPD, mucus plug burden correlates with air trapping, increased airway wall thickness, and reduced lung function</w:t>
      </w:r>
      <w:ins w:id="2025" w:author="Geri Burgert" w:date="2026-02-01T15:53:00Z" w16du:dateUtc="2026-02-01T20:53:00Z">
        <w:r w:rsidR="00705D9A" w:rsidRPr="00F55018">
          <w:t>.</w:t>
        </w:r>
      </w:ins>
      <w:del w:id="2026" w:author="Geri Burgert" w:date="2026-02-01T15:53:00Z" w16du:dateUtc="2026-02-01T20:53:00Z">
        <w:r w:rsidRPr="00F55018" w:rsidDel="00705D9A">
          <w:rPr>
            <w:vertAlign w:val="superscript"/>
            <w:rPrChange w:id="2027" w:author="Geri Burgert" w:date="2026-02-02T17:12:00Z" w16du:dateUtc="2026-02-02T22:12:00Z">
              <w:rPr/>
            </w:rPrChange>
          </w:rPr>
          <w:delText xml:space="preserve"> (</w:delText>
        </w:r>
      </w:del>
      <w:ins w:id="2028" w:author="Geri Burgert" w:date="2026-02-02T17:31:00Z" w16du:dateUtc="2026-02-02T22:31:00Z">
        <w:r w:rsidR="008364B6">
          <w:rPr>
            <w:vertAlign w:val="superscript"/>
          </w:rPr>
          <w:t>184</w:t>
        </w:r>
      </w:ins>
      <w:del w:id="2029" w:author="Geri Burgert" w:date="2026-02-02T17:31:00Z" w16du:dateUtc="2026-02-02T22:31:00Z">
        <w:r w:rsidRPr="00F55018" w:rsidDel="008364B6">
          <w:rPr>
            <w:vertAlign w:val="superscript"/>
            <w:rPrChange w:id="2030" w:author="Geri Burgert" w:date="2026-02-02T17:12:00Z" w16du:dateUtc="2026-02-02T22:12:00Z">
              <w:rPr/>
            </w:rPrChange>
          </w:rPr>
          <w:delText>137</w:delText>
        </w:r>
      </w:del>
      <w:r w:rsidRPr="00F55018">
        <w:rPr>
          <w:vertAlign w:val="superscript"/>
          <w:rPrChange w:id="2031" w:author="Geri Burgert" w:date="2026-02-02T17:12:00Z" w16du:dateUtc="2026-02-02T22:12:00Z">
            <w:rPr/>
          </w:rPrChange>
        </w:rPr>
        <w:t>-</w:t>
      </w:r>
      <w:ins w:id="2032" w:author="Geri Burgert" w:date="2026-02-02T17:31:00Z" w16du:dateUtc="2026-02-02T22:31:00Z">
        <w:r w:rsidR="008364B6">
          <w:rPr>
            <w:vertAlign w:val="superscript"/>
          </w:rPr>
          <w:t>186</w:t>
        </w:r>
      </w:ins>
      <w:del w:id="2033" w:author="Geri Burgert" w:date="2026-02-02T17:31:00Z" w16du:dateUtc="2026-02-02T22:31:00Z">
        <w:r w:rsidRPr="00F55018" w:rsidDel="008364B6">
          <w:rPr>
            <w:vertAlign w:val="superscript"/>
            <w:rPrChange w:id="2034" w:author="Geri Burgert" w:date="2026-02-02T17:12:00Z" w16du:dateUtc="2026-02-02T22:12:00Z">
              <w:rPr/>
            </w:rPrChange>
          </w:rPr>
          <w:delText>139</w:delText>
        </w:r>
      </w:del>
      <w:del w:id="2035" w:author="Geri Burgert" w:date="2026-02-01T15:53:00Z" w16du:dateUtc="2026-02-01T20:53:00Z">
        <w:r w:rsidRPr="00F55018" w:rsidDel="00705D9A">
          <w:delText>).</w:delText>
        </w:r>
      </w:del>
      <w:r w:rsidRPr="00F55018">
        <w:t xml:space="preserve"> Scores are strongly associated with sputum eosinophils and eosinophil granule proteins such as EPX; EPX may stiffen mucus through oxidative cross-linking, correlating eosinophil activity to plug formation and persistence</w:t>
      </w:r>
      <w:ins w:id="2036" w:author="Geri Burgert" w:date="2026-02-01T15:53:00Z" w16du:dateUtc="2026-02-01T20:53:00Z">
        <w:r w:rsidR="00705D9A" w:rsidRPr="00F55018">
          <w:t>.</w:t>
        </w:r>
      </w:ins>
      <w:del w:id="2037" w:author="Geri Burgert" w:date="2026-02-01T15:53:00Z" w16du:dateUtc="2026-02-01T20:53:00Z">
        <w:r w:rsidRPr="00F55018" w:rsidDel="00705D9A">
          <w:rPr>
            <w:vertAlign w:val="superscript"/>
            <w:rPrChange w:id="2038" w:author="Geri Burgert" w:date="2026-02-02T17:12:00Z" w16du:dateUtc="2026-02-02T22:12:00Z">
              <w:rPr/>
            </w:rPrChange>
          </w:rPr>
          <w:delText xml:space="preserve"> (</w:delText>
        </w:r>
      </w:del>
      <w:ins w:id="2039" w:author="Geri Burgert" w:date="2026-02-02T17:31:00Z" w16du:dateUtc="2026-02-02T22:31:00Z">
        <w:r w:rsidR="009A6541">
          <w:rPr>
            <w:vertAlign w:val="superscript"/>
          </w:rPr>
          <w:t>143</w:t>
        </w:r>
      </w:ins>
      <w:del w:id="2040" w:author="Geri Burgert" w:date="2026-02-02T17:31:00Z" w16du:dateUtc="2026-02-02T22:31:00Z">
        <w:r w:rsidRPr="00F55018" w:rsidDel="009A6541">
          <w:rPr>
            <w:vertAlign w:val="superscript"/>
            <w:rPrChange w:id="2041" w:author="Geri Burgert" w:date="2026-02-02T17:12:00Z" w16du:dateUtc="2026-02-02T22:12:00Z">
              <w:rPr/>
            </w:rPrChange>
          </w:rPr>
          <w:delText>96</w:delText>
        </w:r>
      </w:del>
      <w:r w:rsidRPr="00F55018">
        <w:rPr>
          <w:vertAlign w:val="superscript"/>
          <w:rPrChange w:id="2042" w:author="Geri Burgert" w:date="2026-02-02T17:12:00Z" w16du:dateUtc="2026-02-02T22:12:00Z">
            <w:rPr/>
          </w:rPrChange>
        </w:rPr>
        <w:t>,</w:t>
      </w:r>
      <w:del w:id="2043" w:author="Geri Burgert" w:date="2026-02-01T15:53:00Z" w16du:dateUtc="2026-02-01T20:53:00Z">
        <w:r w:rsidRPr="00F55018" w:rsidDel="00705D9A">
          <w:rPr>
            <w:vertAlign w:val="superscript"/>
            <w:rPrChange w:id="2044" w:author="Geri Burgert" w:date="2026-02-02T17:12:00Z" w16du:dateUtc="2026-02-02T22:12:00Z">
              <w:rPr/>
            </w:rPrChange>
          </w:rPr>
          <w:delText xml:space="preserve"> </w:delText>
        </w:r>
      </w:del>
      <w:ins w:id="2045" w:author="Geri Burgert" w:date="2026-02-02T17:31:00Z" w16du:dateUtc="2026-02-02T22:31:00Z">
        <w:r w:rsidR="009A6541">
          <w:rPr>
            <w:vertAlign w:val="superscript"/>
          </w:rPr>
          <w:t>187</w:t>
        </w:r>
      </w:ins>
      <w:del w:id="2046" w:author="Geri Burgert" w:date="2026-02-02T17:31:00Z" w16du:dateUtc="2026-02-02T22:31:00Z">
        <w:r w:rsidRPr="00F55018" w:rsidDel="009A6541">
          <w:rPr>
            <w:vertAlign w:val="superscript"/>
            <w:rPrChange w:id="2047" w:author="Geri Burgert" w:date="2026-02-02T17:12:00Z" w16du:dateUtc="2026-02-02T22:12:00Z">
              <w:rPr/>
            </w:rPrChange>
          </w:rPr>
          <w:delText>140</w:delText>
        </w:r>
      </w:del>
      <w:del w:id="2048" w:author="Geri Burgert" w:date="2026-02-01T15:53:00Z" w16du:dateUtc="2026-02-01T20:53:00Z">
        <w:r w:rsidRPr="00F55018" w:rsidDel="00705D9A">
          <w:delText>).</w:delText>
        </w:r>
      </w:del>
      <w:r w:rsidRPr="00F55018">
        <w:t xml:space="preserve"> Baseline mucus scores also predict disease severity and improvements in lung function and disease control </w:t>
      </w:r>
      <w:del w:id="2049" w:author="Geri Burgert" w:date="2026-02-01T15:53:00Z" w16du:dateUtc="2026-02-01T20:53:00Z">
        <w:r w:rsidRPr="00F55018" w:rsidDel="00705D9A">
          <w:delText xml:space="preserve">following </w:delText>
        </w:r>
      </w:del>
      <w:ins w:id="2050" w:author="Geri Burgert" w:date="2026-02-01T15:53:00Z" w16du:dateUtc="2026-02-01T20:53:00Z">
        <w:r w:rsidR="00705D9A" w:rsidRPr="00F55018">
          <w:t xml:space="preserve">after </w:t>
        </w:r>
      </w:ins>
      <w:r w:rsidRPr="00F55018">
        <w:t>biologic therapy, identifying a treatment-responsive eosinophilic phenotype</w:t>
      </w:r>
      <w:ins w:id="2051" w:author="Geri Burgert" w:date="2026-02-01T15:53:00Z" w16du:dateUtc="2026-02-01T20:53:00Z">
        <w:r w:rsidR="00705D9A" w:rsidRPr="00F55018">
          <w:t>.</w:t>
        </w:r>
      </w:ins>
      <w:del w:id="2052" w:author="Geri Burgert" w:date="2026-02-01T15:53:00Z" w16du:dateUtc="2026-02-01T20:53:00Z">
        <w:r w:rsidRPr="00F55018" w:rsidDel="00705D9A">
          <w:rPr>
            <w:vertAlign w:val="superscript"/>
            <w:rPrChange w:id="2053" w:author="Geri Burgert" w:date="2026-02-02T17:12:00Z" w16du:dateUtc="2026-02-02T22:12:00Z">
              <w:rPr/>
            </w:rPrChange>
          </w:rPr>
          <w:delText xml:space="preserve"> (</w:delText>
        </w:r>
      </w:del>
      <w:ins w:id="2054" w:author="Geri Burgert" w:date="2026-02-02T17:31:00Z" w16du:dateUtc="2026-02-02T22:31:00Z">
        <w:r w:rsidR="000E5091">
          <w:rPr>
            <w:vertAlign w:val="superscript"/>
          </w:rPr>
          <w:t>188</w:t>
        </w:r>
      </w:ins>
      <w:del w:id="2055" w:author="Geri Burgert" w:date="2026-02-02T17:31:00Z" w16du:dateUtc="2026-02-02T22:31:00Z">
        <w:r w:rsidRPr="00F55018" w:rsidDel="000E5091">
          <w:rPr>
            <w:vertAlign w:val="superscript"/>
            <w:rPrChange w:id="2056" w:author="Geri Burgert" w:date="2026-02-02T17:12:00Z" w16du:dateUtc="2026-02-02T22:12:00Z">
              <w:rPr/>
            </w:rPrChange>
          </w:rPr>
          <w:delText>141</w:delText>
        </w:r>
      </w:del>
      <w:del w:id="2057" w:author="Geri Burgert" w:date="2026-02-01T15:53:00Z" w16du:dateUtc="2026-02-01T20:53:00Z">
        <w:r w:rsidRPr="00F55018" w:rsidDel="00705D9A">
          <w:delText>).</w:delText>
        </w:r>
      </w:del>
      <w:r w:rsidRPr="00F55018">
        <w:t xml:space="preserve"> As a quantitative, segment-based measure, CT mucus scoring enhances phenotyping and may identify patients most likely to benefit from biologic </w:t>
      </w:r>
      <w:r w:rsidRPr="00F55018">
        <w:lastRenderedPageBreak/>
        <w:t>therapies that target eosinophilic cytokines</w:t>
      </w:r>
      <w:ins w:id="2058" w:author="Geri Burgert" w:date="2026-02-01T15:53:00Z" w16du:dateUtc="2026-02-01T20:53:00Z">
        <w:r w:rsidR="00705D9A" w:rsidRPr="00F55018">
          <w:t xml:space="preserve"> or </w:t>
        </w:r>
      </w:ins>
      <w:del w:id="2059" w:author="Geri Burgert" w:date="2026-02-01T15:53:00Z" w16du:dateUtc="2026-02-01T20:53:00Z">
        <w:r w:rsidRPr="00F55018" w:rsidDel="00705D9A">
          <w:delText>/</w:delText>
        </w:r>
      </w:del>
      <w:r w:rsidRPr="00F55018">
        <w:t>alarmins such as IL-13 and TSLP with further longitudinal monitoring of treatment response.</w:t>
      </w:r>
    </w:p>
    <w:p w14:paraId="38C1879B" w14:textId="44B2BA37" w:rsidR="004170FA" w:rsidRPr="00F55018" w:rsidRDefault="00705D9A" w:rsidP="004170FA">
      <w:ins w:id="2060" w:author="Geri Burgert" w:date="2026-02-01T15:53:00Z" w16du:dateUtc="2026-02-01T20:53:00Z">
        <w:r w:rsidRPr="00F55018">
          <w:t>&lt;H2&gt;</w:t>
        </w:r>
      </w:ins>
      <w:r w:rsidR="004170FA" w:rsidRPr="00F55018">
        <w:t xml:space="preserve">Inhaled </w:t>
      </w:r>
      <w:ins w:id="2061" w:author="Geri Burgert" w:date="2026-02-01T15:53:00Z" w16du:dateUtc="2026-02-01T20:53:00Z">
        <w:r w:rsidRPr="00F55018">
          <w:t>g</w:t>
        </w:r>
      </w:ins>
      <w:del w:id="2062" w:author="Geri Burgert" w:date="2026-02-01T15:53:00Z" w16du:dateUtc="2026-02-01T20:53:00Z">
        <w:r w:rsidR="004170FA" w:rsidRPr="00F55018" w:rsidDel="00705D9A">
          <w:delText>G</w:delText>
        </w:r>
      </w:del>
      <w:r w:rsidR="004170FA" w:rsidRPr="00F55018">
        <w:t>as MRI</w:t>
      </w:r>
    </w:p>
    <w:p w14:paraId="737C2956" w14:textId="6A2154F1" w:rsidR="004170FA" w:rsidRPr="00F55018" w:rsidRDefault="004170FA" w:rsidP="004170FA">
      <w:r w:rsidRPr="00F55018">
        <w:t>Inhaled gas MRI overcomes the intrinsic limitations of lung MRI by directly imaging inhaled gases, including hyperpolarized helium-3</w:t>
      </w:r>
      <w:del w:id="2063" w:author="Geri Burgert" w:date="2026-02-01T15:55:00Z" w16du:dateUtc="2026-02-01T20:55:00Z">
        <w:r w:rsidRPr="00F55018" w:rsidDel="000452D8">
          <w:delText xml:space="preserve"> (³He)</w:delText>
        </w:r>
      </w:del>
      <w:r w:rsidRPr="00F55018">
        <w:t>, xenon-129</w:t>
      </w:r>
      <w:del w:id="2064" w:author="Geri Burgert" w:date="2026-02-01T15:55:00Z" w16du:dateUtc="2026-02-01T20:55:00Z">
        <w:r w:rsidRPr="00F55018" w:rsidDel="000452D8">
          <w:delText xml:space="preserve"> (¹²⁹Xe)</w:delText>
        </w:r>
      </w:del>
      <w:r w:rsidRPr="00F55018">
        <w:t>, and fluorine-</w:t>
      </w:r>
      <w:ins w:id="2065" w:author="Geri Burgert" w:date="2026-02-01T15:56:00Z" w16du:dateUtc="2026-02-01T20:56:00Z">
        <w:r w:rsidR="000452D8" w:rsidRPr="00F55018">
          <w:t>19</w:t>
        </w:r>
      </w:ins>
      <w:del w:id="2066" w:author="Geri Burgert" w:date="2026-02-01T15:56:00Z" w16du:dateUtc="2026-02-01T20:56:00Z">
        <w:r w:rsidRPr="00F55018" w:rsidDel="000452D8">
          <w:delText>based</w:delText>
        </w:r>
      </w:del>
      <w:r w:rsidRPr="00F55018">
        <w:t xml:space="preserve"> gases</w:t>
      </w:r>
      <w:del w:id="2067" w:author="Geri Burgert" w:date="2026-02-01T15:56:00Z" w16du:dateUtc="2026-02-01T20:56:00Z">
        <w:r w:rsidRPr="00F55018" w:rsidDel="000452D8">
          <w:delText xml:space="preserve"> (¹⁹F)</w:delText>
        </w:r>
      </w:del>
      <w:r w:rsidRPr="00F55018">
        <w:t>. Hyperpolarization increases gas signal intensity</w:t>
      </w:r>
      <w:ins w:id="2068" w:author="Geri Burgert" w:date="2026-02-01T15:56:00Z" w16du:dateUtc="2026-02-01T20:56:00Z">
        <w:r w:rsidR="000452D8" w:rsidRPr="00F55018">
          <w:t>,</w:t>
        </w:r>
      </w:ins>
      <w:del w:id="2069" w:author="Geri Burgert" w:date="2026-02-01T15:56:00Z" w16du:dateUtc="2026-02-01T20:56:00Z">
        <w:r w:rsidRPr="00F55018" w:rsidDel="000452D8">
          <w:rPr>
            <w:vertAlign w:val="superscript"/>
            <w:rPrChange w:id="2070" w:author="Geri Burgert" w:date="2026-02-02T17:12:00Z" w16du:dateUtc="2026-02-02T22:12:00Z">
              <w:rPr/>
            </w:rPrChange>
          </w:rPr>
          <w:delText xml:space="preserve"> (</w:delText>
        </w:r>
      </w:del>
      <w:ins w:id="2071" w:author="Geri Burgert" w:date="2026-02-02T17:31:00Z" w16du:dateUtc="2026-02-02T22:31:00Z">
        <w:r w:rsidR="00977967">
          <w:rPr>
            <w:vertAlign w:val="superscript"/>
          </w:rPr>
          <w:t>183</w:t>
        </w:r>
      </w:ins>
      <w:del w:id="2072" w:author="Geri Burgert" w:date="2026-02-02T17:31:00Z" w16du:dateUtc="2026-02-02T22:31:00Z">
        <w:r w:rsidRPr="00F55018" w:rsidDel="00977967">
          <w:rPr>
            <w:vertAlign w:val="superscript"/>
            <w:rPrChange w:id="2073" w:author="Geri Burgert" w:date="2026-02-02T17:12:00Z" w16du:dateUtc="2026-02-02T22:12:00Z">
              <w:rPr/>
            </w:rPrChange>
          </w:rPr>
          <w:delText>136</w:delText>
        </w:r>
      </w:del>
      <w:r w:rsidRPr="00F55018">
        <w:rPr>
          <w:vertAlign w:val="superscript"/>
          <w:rPrChange w:id="2074" w:author="Geri Burgert" w:date="2026-02-02T17:12:00Z" w16du:dateUtc="2026-02-02T22:12:00Z">
            <w:rPr/>
          </w:rPrChange>
        </w:rPr>
        <w:t>,</w:t>
      </w:r>
      <w:del w:id="2075" w:author="Geri Burgert" w:date="2026-02-01T15:56:00Z" w16du:dateUtc="2026-02-01T20:56:00Z">
        <w:r w:rsidRPr="00F55018" w:rsidDel="000452D8">
          <w:rPr>
            <w:vertAlign w:val="superscript"/>
            <w:rPrChange w:id="2076" w:author="Geri Burgert" w:date="2026-02-02T17:12:00Z" w16du:dateUtc="2026-02-02T22:12:00Z">
              <w:rPr/>
            </w:rPrChange>
          </w:rPr>
          <w:delText xml:space="preserve"> </w:delText>
        </w:r>
      </w:del>
      <w:ins w:id="2077" w:author="Geri Burgert" w:date="2026-02-02T17:32:00Z" w16du:dateUtc="2026-02-02T22:32:00Z">
        <w:r w:rsidR="00877AEB">
          <w:rPr>
            <w:vertAlign w:val="superscript"/>
          </w:rPr>
          <w:t>189</w:t>
        </w:r>
      </w:ins>
      <w:del w:id="2078" w:author="Geri Burgert" w:date="2026-02-02T17:32:00Z" w16du:dateUtc="2026-02-02T22:32:00Z">
        <w:r w:rsidRPr="00F55018" w:rsidDel="00877AEB">
          <w:rPr>
            <w:vertAlign w:val="superscript"/>
            <w:rPrChange w:id="2079" w:author="Geri Burgert" w:date="2026-02-02T17:12:00Z" w16du:dateUtc="2026-02-02T22:12:00Z">
              <w:rPr/>
            </w:rPrChange>
          </w:rPr>
          <w:delText>142</w:delText>
        </w:r>
      </w:del>
      <w:del w:id="2080" w:author="Geri Burgert" w:date="2026-02-01T15:56:00Z" w16du:dateUtc="2026-02-01T20:56:00Z">
        <w:r w:rsidRPr="00F55018" w:rsidDel="000452D8">
          <w:delText>),</w:delText>
        </w:r>
      </w:del>
      <w:r w:rsidRPr="00F55018">
        <w:t xml:space="preserve"> but the scarcity of </w:t>
      </w:r>
      <w:ins w:id="2081" w:author="Geri Burgert" w:date="2026-02-01T15:55:00Z" w16du:dateUtc="2026-02-01T20:55:00Z">
        <w:r w:rsidR="000452D8" w:rsidRPr="00F55018">
          <w:t>helium-3</w:t>
        </w:r>
      </w:ins>
      <w:del w:id="2082" w:author="Geri Burgert" w:date="2026-02-01T15:55:00Z" w16du:dateUtc="2026-02-01T20:55:00Z">
        <w:r w:rsidRPr="00F55018" w:rsidDel="000452D8">
          <w:delText>³He</w:delText>
        </w:r>
      </w:del>
      <w:r w:rsidRPr="00F55018">
        <w:t xml:space="preserve"> has shifted the field toward hyperpolarized </w:t>
      </w:r>
      <w:ins w:id="2083" w:author="Geri Burgert" w:date="2026-02-01T15:55:00Z" w16du:dateUtc="2026-02-01T20:55:00Z">
        <w:r w:rsidR="000452D8" w:rsidRPr="00F55018">
          <w:t>xenon-129</w:t>
        </w:r>
      </w:ins>
      <w:del w:id="2084" w:author="Geri Burgert" w:date="2026-02-01T15:55:00Z" w16du:dateUtc="2026-02-01T20:55:00Z">
        <w:r w:rsidRPr="00F55018" w:rsidDel="000452D8">
          <w:delText>¹²⁹Xe</w:delText>
        </w:r>
      </w:del>
      <w:r w:rsidRPr="00F55018">
        <w:t>, which requires on-site polarization, specialized coils, and software. Xenon ventilation imaging detects regional ventilation defects, correlates with pulmonary function, and identifies abnormalities in asthma</w:t>
      </w:r>
      <w:ins w:id="2085" w:author="Geri Burgert" w:date="2026-02-01T15:57:00Z" w16du:dateUtc="2026-02-01T20:57:00Z">
        <w:r w:rsidR="000452D8" w:rsidRPr="00F55018">
          <w:t>.</w:t>
        </w:r>
      </w:ins>
      <w:del w:id="2086" w:author="Geri Burgert" w:date="2026-02-01T15:57:00Z" w16du:dateUtc="2026-02-01T20:57:00Z">
        <w:r w:rsidRPr="00F55018" w:rsidDel="000452D8">
          <w:rPr>
            <w:vertAlign w:val="superscript"/>
            <w:rPrChange w:id="2087" w:author="Geri Burgert" w:date="2026-02-02T17:12:00Z" w16du:dateUtc="2026-02-02T22:12:00Z">
              <w:rPr/>
            </w:rPrChange>
          </w:rPr>
          <w:delText xml:space="preserve"> (</w:delText>
        </w:r>
      </w:del>
      <w:ins w:id="2088" w:author="Geri Burgert" w:date="2026-02-02T17:32:00Z" w16du:dateUtc="2026-02-02T22:32:00Z">
        <w:r w:rsidR="00A43E2B">
          <w:rPr>
            <w:vertAlign w:val="superscript"/>
          </w:rPr>
          <w:t>190</w:t>
        </w:r>
      </w:ins>
      <w:del w:id="2089" w:author="Geri Burgert" w:date="2026-02-02T17:32:00Z" w16du:dateUtc="2026-02-02T22:32:00Z">
        <w:r w:rsidRPr="00F55018" w:rsidDel="00A43E2B">
          <w:rPr>
            <w:vertAlign w:val="superscript"/>
            <w:rPrChange w:id="2090" w:author="Geri Burgert" w:date="2026-02-02T17:12:00Z" w16du:dateUtc="2026-02-02T22:12:00Z">
              <w:rPr/>
            </w:rPrChange>
          </w:rPr>
          <w:delText>143</w:delText>
        </w:r>
      </w:del>
      <w:r w:rsidRPr="00F55018">
        <w:rPr>
          <w:vertAlign w:val="superscript"/>
          <w:rPrChange w:id="2091" w:author="Geri Burgert" w:date="2026-02-02T17:12:00Z" w16du:dateUtc="2026-02-02T22:12:00Z">
            <w:rPr/>
          </w:rPrChange>
        </w:rPr>
        <w:t>,</w:t>
      </w:r>
      <w:del w:id="2092" w:author="Geri Burgert" w:date="2026-02-01T15:57:00Z" w16du:dateUtc="2026-02-01T20:57:00Z">
        <w:r w:rsidRPr="00F55018" w:rsidDel="000452D8">
          <w:rPr>
            <w:vertAlign w:val="superscript"/>
            <w:rPrChange w:id="2093" w:author="Geri Burgert" w:date="2026-02-02T17:12:00Z" w16du:dateUtc="2026-02-02T22:12:00Z">
              <w:rPr/>
            </w:rPrChange>
          </w:rPr>
          <w:delText xml:space="preserve"> </w:delText>
        </w:r>
      </w:del>
      <w:ins w:id="2094" w:author="Geri Burgert" w:date="2026-02-02T17:32:00Z" w16du:dateUtc="2026-02-02T22:32:00Z">
        <w:r w:rsidR="008B01E8">
          <w:rPr>
            <w:vertAlign w:val="superscript"/>
          </w:rPr>
          <w:t>191</w:t>
        </w:r>
      </w:ins>
      <w:del w:id="2095" w:author="Geri Burgert" w:date="2026-02-02T17:32:00Z" w16du:dateUtc="2026-02-02T22:32:00Z">
        <w:r w:rsidRPr="00F55018" w:rsidDel="008B01E8">
          <w:rPr>
            <w:vertAlign w:val="superscript"/>
            <w:rPrChange w:id="2096" w:author="Geri Burgert" w:date="2026-02-02T17:12:00Z" w16du:dateUtc="2026-02-02T22:12:00Z">
              <w:rPr/>
            </w:rPrChange>
          </w:rPr>
          <w:delText>144</w:delText>
        </w:r>
      </w:del>
      <w:del w:id="2097" w:author="Geri Burgert" w:date="2026-02-01T15:57:00Z" w16du:dateUtc="2026-02-01T20:57:00Z">
        <w:r w:rsidRPr="00F55018" w:rsidDel="000452D8">
          <w:delText>).</w:delText>
        </w:r>
      </w:del>
      <w:r w:rsidRPr="00F55018">
        <w:t xml:space="preserve"> Unlike helium, xenon diffuses across the alveolar–capillary membrane and binds hemoglobin, enabling direct imaging of gas exchange, with early applications in fibrotic lung disease and asthma</w:t>
      </w:r>
      <w:ins w:id="2098" w:author="Geri Burgert" w:date="2026-02-01T15:57:00Z" w16du:dateUtc="2026-02-01T20:57:00Z">
        <w:r w:rsidR="000452D8" w:rsidRPr="00F55018">
          <w:t>.</w:t>
        </w:r>
      </w:ins>
      <w:del w:id="2099" w:author="Geri Burgert" w:date="2026-02-01T15:57:00Z" w16du:dateUtc="2026-02-01T20:57:00Z">
        <w:r w:rsidRPr="00F55018" w:rsidDel="000452D8">
          <w:rPr>
            <w:vertAlign w:val="superscript"/>
            <w:rPrChange w:id="2100" w:author="Geri Burgert" w:date="2026-02-02T17:12:00Z" w16du:dateUtc="2026-02-02T22:12:00Z">
              <w:rPr/>
            </w:rPrChange>
          </w:rPr>
          <w:delText xml:space="preserve"> (</w:delText>
        </w:r>
      </w:del>
      <w:ins w:id="2101" w:author="Geri Burgert" w:date="2026-02-02T17:32:00Z" w16du:dateUtc="2026-02-02T22:32:00Z">
        <w:r w:rsidR="004C0BEF">
          <w:rPr>
            <w:vertAlign w:val="superscript"/>
          </w:rPr>
          <w:t>192</w:t>
        </w:r>
      </w:ins>
      <w:del w:id="2102" w:author="Geri Burgert" w:date="2026-02-02T17:32:00Z" w16du:dateUtc="2026-02-02T22:32:00Z">
        <w:r w:rsidRPr="00F55018" w:rsidDel="004C0BEF">
          <w:rPr>
            <w:vertAlign w:val="superscript"/>
            <w:rPrChange w:id="2103" w:author="Geri Burgert" w:date="2026-02-02T17:12:00Z" w16du:dateUtc="2026-02-02T22:12:00Z">
              <w:rPr/>
            </w:rPrChange>
          </w:rPr>
          <w:delText>145</w:delText>
        </w:r>
      </w:del>
      <w:r w:rsidRPr="00F55018">
        <w:rPr>
          <w:vertAlign w:val="superscript"/>
          <w:rPrChange w:id="2104" w:author="Geri Burgert" w:date="2026-02-02T17:12:00Z" w16du:dateUtc="2026-02-02T22:12:00Z">
            <w:rPr/>
          </w:rPrChange>
        </w:rPr>
        <w:t>,</w:t>
      </w:r>
      <w:del w:id="2105" w:author="Geri Burgert" w:date="2026-02-01T15:57:00Z" w16du:dateUtc="2026-02-01T20:57:00Z">
        <w:r w:rsidRPr="00F55018" w:rsidDel="000452D8">
          <w:rPr>
            <w:vertAlign w:val="superscript"/>
            <w:rPrChange w:id="2106" w:author="Geri Burgert" w:date="2026-02-02T17:12:00Z" w16du:dateUtc="2026-02-02T22:12:00Z">
              <w:rPr/>
            </w:rPrChange>
          </w:rPr>
          <w:delText xml:space="preserve"> </w:delText>
        </w:r>
      </w:del>
      <w:ins w:id="2107" w:author="Geri Burgert" w:date="2026-02-02T17:32:00Z" w16du:dateUtc="2026-02-02T22:32:00Z">
        <w:r w:rsidR="004C0BEF">
          <w:rPr>
            <w:vertAlign w:val="superscript"/>
          </w:rPr>
          <w:t>193</w:t>
        </w:r>
      </w:ins>
      <w:del w:id="2108" w:author="Geri Burgert" w:date="2026-02-02T17:32:00Z" w16du:dateUtc="2026-02-02T22:32:00Z">
        <w:r w:rsidRPr="00F55018" w:rsidDel="004C0BEF">
          <w:rPr>
            <w:vertAlign w:val="superscript"/>
            <w:rPrChange w:id="2109" w:author="Geri Burgert" w:date="2026-02-02T17:12:00Z" w16du:dateUtc="2026-02-02T22:12:00Z">
              <w:rPr/>
            </w:rPrChange>
          </w:rPr>
          <w:delText>146</w:delText>
        </w:r>
      </w:del>
      <w:del w:id="2110" w:author="Geri Burgert" w:date="2026-02-01T15:57:00Z" w16du:dateUtc="2026-02-01T20:57:00Z">
        <w:r w:rsidRPr="00F55018" w:rsidDel="000452D8">
          <w:delText>).</w:delText>
        </w:r>
      </w:del>
      <w:r w:rsidRPr="00F55018">
        <w:t xml:space="preserve"> As a simpler alternative, </w:t>
      </w:r>
      <w:ins w:id="2111" w:author="Geri Burgert" w:date="2026-02-01T15:57:00Z" w16du:dateUtc="2026-02-01T20:57:00Z">
        <w:r w:rsidR="000452D8" w:rsidRPr="00F55018">
          <w:t>f</w:t>
        </w:r>
      </w:ins>
      <w:ins w:id="2112" w:author="Geri Burgert" w:date="2026-02-01T15:56:00Z" w16du:dateUtc="2026-02-01T20:56:00Z">
        <w:r w:rsidR="000452D8" w:rsidRPr="00F55018">
          <w:t>luorine-19</w:t>
        </w:r>
      </w:ins>
      <w:del w:id="2113" w:author="Geri Burgert" w:date="2026-02-01T15:56:00Z" w16du:dateUtc="2026-02-01T20:56:00Z">
        <w:r w:rsidRPr="00F55018" w:rsidDel="000452D8">
          <w:delText>¹⁹F</w:delText>
        </w:r>
      </w:del>
      <w:r w:rsidRPr="00F55018">
        <w:t xml:space="preserve"> MRI using perfluoropropane does not require hyperpolarization and has shown promise for assessing ventilation defects and bronchodilator response in asthma</w:t>
      </w:r>
      <w:ins w:id="2114" w:author="Geri Burgert" w:date="2026-02-01T15:57:00Z" w16du:dateUtc="2026-02-01T20:57:00Z">
        <w:r w:rsidR="000452D8" w:rsidRPr="00F55018">
          <w:t>.</w:t>
        </w:r>
      </w:ins>
      <w:del w:id="2115" w:author="Geri Burgert" w:date="2026-02-01T15:57:00Z" w16du:dateUtc="2026-02-01T20:57:00Z">
        <w:r w:rsidRPr="00F55018" w:rsidDel="000452D8">
          <w:rPr>
            <w:vertAlign w:val="superscript"/>
            <w:rPrChange w:id="2116" w:author="Geri Burgert" w:date="2026-02-02T17:12:00Z" w16du:dateUtc="2026-02-02T22:12:00Z">
              <w:rPr/>
            </w:rPrChange>
          </w:rPr>
          <w:delText xml:space="preserve"> (</w:delText>
        </w:r>
      </w:del>
      <w:ins w:id="2117" w:author="Geri Burgert" w:date="2026-02-02T17:32:00Z" w16du:dateUtc="2026-02-02T22:32:00Z">
        <w:r w:rsidR="001767B2">
          <w:rPr>
            <w:vertAlign w:val="superscript"/>
          </w:rPr>
          <w:t>194</w:t>
        </w:r>
      </w:ins>
      <w:del w:id="2118" w:author="Geri Burgert" w:date="2026-02-02T17:32:00Z" w16du:dateUtc="2026-02-02T22:32:00Z">
        <w:r w:rsidRPr="00F55018" w:rsidDel="001767B2">
          <w:rPr>
            <w:vertAlign w:val="superscript"/>
            <w:rPrChange w:id="2119" w:author="Geri Burgert" w:date="2026-02-02T17:12:00Z" w16du:dateUtc="2026-02-02T22:12:00Z">
              <w:rPr/>
            </w:rPrChange>
          </w:rPr>
          <w:delText>147</w:delText>
        </w:r>
      </w:del>
      <w:r w:rsidRPr="00F55018">
        <w:rPr>
          <w:vertAlign w:val="superscript"/>
          <w:rPrChange w:id="2120" w:author="Geri Burgert" w:date="2026-02-02T17:12:00Z" w16du:dateUtc="2026-02-02T22:12:00Z">
            <w:rPr/>
          </w:rPrChange>
        </w:rPr>
        <w:t>,</w:t>
      </w:r>
      <w:del w:id="2121" w:author="Geri Burgert" w:date="2026-02-01T15:57:00Z" w16du:dateUtc="2026-02-01T20:57:00Z">
        <w:r w:rsidRPr="00F55018" w:rsidDel="000452D8">
          <w:rPr>
            <w:vertAlign w:val="superscript"/>
            <w:rPrChange w:id="2122" w:author="Geri Burgert" w:date="2026-02-02T17:12:00Z" w16du:dateUtc="2026-02-02T22:12:00Z">
              <w:rPr/>
            </w:rPrChange>
          </w:rPr>
          <w:delText xml:space="preserve"> </w:delText>
        </w:r>
      </w:del>
      <w:ins w:id="2123" w:author="Geri Burgert" w:date="2026-02-02T17:32:00Z" w16du:dateUtc="2026-02-02T22:32:00Z">
        <w:r w:rsidR="00BF4A61">
          <w:rPr>
            <w:vertAlign w:val="superscript"/>
          </w:rPr>
          <w:t>195</w:t>
        </w:r>
      </w:ins>
      <w:del w:id="2124" w:author="Geri Burgert" w:date="2026-02-02T17:32:00Z" w16du:dateUtc="2026-02-02T22:32:00Z">
        <w:r w:rsidRPr="00F55018" w:rsidDel="00BF4A61">
          <w:rPr>
            <w:vertAlign w:val="superscript"/>
            <w:rPrChange w:id="2125" w:author="Geri Burgert" w:date="2026-02-02T17:12:00Z" w16du:dateUtc="2026-02-02T22:12:00Z">
              <w:rPr/>
            </w:rPrChange>
          </w:rPr>
          <w:delText>148</w:delText>
        </w:r>
      </w:del>
      <w:del w:id="2126" w:author="Geri Burgert" w:date="2026-02-01T15:57:00Z" w16du:dateUtc="2026-02-01T20:57:00Z">
        <w:r w:rsidRPr="00F55018" w:rsidDel="000452D8">
          <w:delText>).</w:delText>
        </w:r>
      </w:del>
    </w:p>
    <w:p w14:paraId="7D4AB4E3" w14:textId="26024486" w:rsidR="004170FA" w:rsidRPr="00F55018" w:rsidRDefault="008450E7" w:rsidP="004170FA">
      <w:ins w:id="2127" w:author="Geri Burgert" w:date="2026-02-01T15:57:00Z" w16du:dateUtc="2026-02-01T20:57:00Z">
        <w:r w:rsidRPr="00F55018">
          <w:t>&lt;H2&gt;</w:t>
        </w:r>
      </w:ins>
      <w:r w:rsidR="004170FA" w:rsidRPr="00F55018">
        <w:t xml:space="preserve">Functional lung MRI </w:t>
      </w:r>
    </w:p>
    <w:p w14:paraId="360A50FE" w14:textId="0D4281FC" w:rsidR="004170FA" w:rsidRPr="00F55018" w:rsidRDefault="004170FA" w:rsidP="004170FA">
      <w:r w:rsidRPr="00F55018">
        <w:t>This technique aims to assess ventilation and perfusion without inhaled gases. Phase-</w:t>
      </w:r>
      <w:ins w:id="2128" w:author="Geri Burgert" w:date="2026-02-01T15:57:00Z" w16du:dateUtc="2026-02-01T20:57:00Z">
        <w:r w:rsidR="00FF2702" w:rsidRPr="00F55018">
          <w:t>r</w:t>
        </w:r>
      </w:ins>
      <w:del w:id="2129" w:author="Geri Burgert" w:date="2026-02-01T15:57:00Z" w16du:dateUtc="2026-02-01T20:57:00Z">
        <w:r w:rsidRPr="00F55018" w:rsidDel="00FF2702">
          <w:delText>R</w:delText>
        </w:r>
      </w:del>
      <w:r w:rsidRPr="00F55018">
        <w:t xml:space="preserve">esolved </w:t>
      </w:r>
      <w:ins w:id="2130" w:author="Geri Burgert" w:date="2026-02-01T15:58:00Z" w16du:dateUtc="2026-02-01T20:58:00Z">
        <w:r w:rsidR="00FF2702" w:rsidRPr="00F55018">
          <w:t>f</w:t>
        </w:r>
      </w:ins>
      <w:del w:id="2131" w:author="Geri Burgert" w:date="2026-02-01T15:58:00Z" w16du:dateUtc="2026-02-01T20:58:00Z">
        <w:r w:rsidRPr="00F55018" w:rsidDel="00FF2702">
          <w:delText>F</w:delText>
        </w:r>
      </w:del>
      <w:r w:rsidRPr="00F55018">
        <w:t xml:space="preserve">unctional </w:t>
      </w:r>
      <w:ins w:id="2132" w:author="Geri Burgert" w:date="2026-02-01T15:58:00Z" w16du:dateUtc="2026-02-01T20:58:00Z">
        <w:r w:rsidR="00FF2702" w:rsidRPr="00F55018">
          <w:t>l</w:t>
        </w:r>
      </w:ins>
      <w:del w:id="2133" w:author="Geri Burgert" w:date="2026-02-01T15:58:00Z" w16du:dateUtc="2026-02-01T20:58:00Z">
        <w:r w:rsidRPr="00F55018" w:rsidDel="00FF2702">
          <w:delText>L</w:delText>
        </w:r>
      </w:del>
      <w:r w:rsidRPr="00F55018">
        <w:t xml:space="preserve">ung </w:t>
      </w:r>
      <w:del w:id="2134" w:author="Geri Burgert" w:date="2026-02-01T15:58:00Z" w16du:dateUtc="2026-02-01T20:58:00Z">
        <w:r w:rsidRPr="00F55018" w:rsidDel="00FF2702">
          <w:delText xml:space="preserve">(PREFUL) </w:delText>
        </w:r>
      </w:del>
      <w:r w:rsidRPr="00F55018">
        <w:t>MRI uses continuous proton imaging and Fourier decomposition to extract regional ventilation and perfusion signals across respiratory and cardiac cycles</w:t>
      </w:r>
      <w:ins w:id="2135" w:author="Geri Burgert" w:date="2026-02-01T15:58:00Z" w16du:dateUtc="2026-02-01T20:58:00Z">
        <w:r w:rsidR="00FF2702" w:rsidRPr="00F55018">
          <w:t>.</w:t>
        </w:r>
      </w:ins>
      <w:del w:id="2136" w:author="Geri Burgert" w:date="2026-02-01T15:58:00Z" w16du:dateUtc="2026-02-01T20:58:00Z">
        <w:r w:rsidRPr="00F55018" w:rsidDel="00FF2702">
          <w:rPr>
            <w:vertAlign w:val="superscript"/>
            <w:rPrChange w:id="2137" w:author="Geri Burgert" w:date="2026-02-02T17:12:00Z" w16du:dateUtc="2026-02-02T22:12:00Z">
              <w:rPr/>
            </w:rPrChange>
          </w:rPr>
          <w:delText xml:space="preserve"> (</w:delText>
        </w:r>
      </w:del>
      <w:ins w:id="2138" w:author="Geri Burgert" w:date="2026-02-02T17:33:00Z" w16du:dateUtc="2026-02-02T22:33:00Z">
        <w:r w:rsidR="00F61359">
          <w:rPr>
            <w:vertAlign w:val="superscript"/>
          </w:rPr>
          <w:t>196</w:t>
        </w:r>
      </w:ins>
      <w:del w:id="2139" w:author="Geri Burgert" w:date="2026-02-02T17:33:00Z" w16du:dateUtc="2026-02-02T22:33:00Z">
        <w:r w:rsidRPr="00F55018" w:rsidDel="00F61359">
          <w:rPr>
            <w:vertAlign w:val="superscript"/>
            <w:rPrChange w:id="2140" w:author="Geri Burgert" w:date="2026-02-02T17:12:00Z" w16du:dateUtc="2026-02-02T22:12:00Z">
              <w:rPr/>
            </w:rPrChange>
          </w:rPr>
          <w:delText>149</w:delText>
        </w:r>
      </w:del>
      <w:del w:id="2141" w:author="Geri Burgert" w:date="2026-02-01T15:58:00Z" w16du:dateUtc="2026-02-01T20:58:00Z">
        <w:r w:rsidRPr="00F55018" w:rsidDel="00FF2702">
          <w:delText>).</w:delText>
        </w:r>
      </w:del>
      <w:r w:rsidRPr="00F55018">
        <w:t xml:space="preserve"> </w:t>
      </w:r>
      <w:ins w:id="2142" w:author="Geri Burgert" w:date="2026-02-01T15:58:00Z" w16du:dateUtc="2026-02-01T20:58:00Z">
        <w:r w:rsidR="00FF2702" w:rsidRPr="00F55018">
          <w:t>Phase-resolved functional lung</w:t>
        </w:r>
        <w:r w:rsidR="00FF2702" w:rsidRPr="00F55018" w:rsidDel="00FF2702">
          <w:t xml:space="preserve"> </w:t>
        </w:r>
      </w:ins>
      <w:del w:id="2143" w:author="Geri Burgert" w:date="2026-02-01T15:58:00Z" w16du:dateUtc="2026-02-01T20:58:00Z">
        <w:r w:rsidRPr="00F55018" w:rsidDel="00FF2702">
          <w:delText xml:space="preserve">PREFUL </w:delText>
        </w:r>
      </w:del>
      <w:r w:rsidRPr="00F55018">
        <w:t xml:space="preserve">MRI detects ventilation defects comparable to hyperpolarized gas </w:t>
      </w:r>
      <w:r w:rsidRPr="00F55018">
        <w:lastRenderedPageBreak/>
        <w:t>MRI</w:t>
      </w:r>
      <w:ins w:id="2144" w:author="Geri Burgert" w:date="2026-02-01T15:58:00Z" w16du:dateUtc="2026-02-01T20:58:00Z">
        <w:r w:rsidR="00FF2702" w:rsidRPr="00F55018">
          <w:t>,</w:t>
        </w:r>
      </w:ins>
      <w:del w:id="2145" w:author="Geri Burgert" w:date="2026-02-01T15:58:00Z" w16du:dateUtc="2026-02-01T20:58:00Z">
        <w:r w:rsidRPr="00F55018" w:rsidDel="00FF2702">
          <w:rPr>
            <w:vertAlign w:val="superscript"/>
            <w:rPrChange w:id="2146" w:author="Geri Burgert" w:date="2026-02-02T17:12:00Z" w16du:dateUtc="2026-02-02T22:12:00Z">
              <w:rPr/>
            </w:rPrChange>
          </w:rPr>
          <w:delText xml:space="preserve"> (</w:delText>
        </w:r>
      </w:del>
      <w:ins w:id="2147" w:author="Geri Burgert" w:date="2026-02-02T17:33:00Z" w16du:dateUtc="2026-02-02T22:33:00Z">
        <w:r w:rsidR="007C6AB8">
          <w:rPr>
            <w:vertAlign w:val="superscript"/>
          </w:rPr>
          <w:t>197</w:t>
        </w:r>
      </w:ins>
      <w:del w:id="2148" w:author="Geri Burgert" w:date="2026-02-02T17:33:00Z" w16du:dateUtc="2026-02-02T22:33:00Z">
        <w:r w:rsidRPr="00F55018" w:rsidDel="007C6AB8">
          <w:rPr>
            <w:vertAlign w:val="superscript"/>
            <w:rPrChange w:id="2149" w:author="Geri Burgert" w:date="2026-02-02T17:12:00Z" w16du:dateUtc="2026-02-02T22:12:00Z">
              <w:rPr/>
            </w:rPrChange>
          </w:rPr>
          <w:delText>150</w:delText>
        </w:r>
      </w:del>
      <w:del w:id="2150" w:author="Geri Burgert" w:date="2026-02-01T15:58:00Z" w16du:dateUtc="2026-02-01T20:58:00Z">
        <w:r w:rsidRPr="00F55018" w:rsidDel="00FF2702">
          <w:delText>),</w:delText>
        </w:r>
      </w:del>
      <w:r w:rsidRPr="00F55018">
        <w:t xml:space="preserve"> correlates with pulmonary function, assesses bronchodilator response in asthma, and demonstrates treatment-related improvements in ABPA</w:t>
      </w:r>
      <w:ins w:id="2151" w:author="Geri Burgert" w:date="2026-02-01T15:58:00Z" w16du:dateUtc="2026-02-01T20:58:00Z">
        <w:r w:rsidR="00FF2702" w:rsidRPr="00F55018">
          <w:t>.</w:t>
        </w:r>
      </w:ins>
      <w:del w:id="2152" w:author="Geri Burgert" w:date="2026-02-01T15:58:00Z" w16du:dateUtc="2026-02-01T20:58:00Z">
        <w:r w:rsidRPr="00F55018" w:rsidDel="00FF2702">
          <w:rPr>
            <w:vertAlign w:val="superscript"/>
            <w:rPrChange w:id="2153" w:author="Geri Burgert" w:date="2026-02-02T17:12:00Z" w16du:dateUtc="2026-02-02T22:12:00Z">
              <w:rPr/>
            </w:rPrChange>
          </w:rPr>
          <w:delText xml:space="preserve"> (</w:delText>
        </w:r>
      </w:del>
      <w:ins w:id="2154" w:author="Geri Burgert" w:date="2026-02-02T17:33:00Z" w16du:dateUtc="2026-02-02T22:33:00Z">
        <w:r w:rsidR="009D1E75">
          <w:rPr>
            <w:vertAlign w:val="superscript"/>
          </w:rPr>
          <w:t>197</w:t>
        </w:r>
      </w:ins>
      <w:del w:id="2155" w:author="Geri Burgert" w:date="2026-02-02T17:33:00Z" w16du:dateUtc="2026-02-02T22:33:00Z">
        <w:r w:rsidRPr="00F55018" w:rsidDel="009D1E75">
          <w:rPr>
            <w:vertAlign w:val="superscript"/>
            <w:rPrChange w:id="2156" w:author="Geri Burgert" w:date="2026-02-02T17:12:00Z" w16du:dateUtc="2026-02-02T22:12:00Z">
              <w:rPr/>
            </w:rPrChange>
          </w:rPr>
          <w:delText>150</w:delText>
        </w:r>
      </w:del>
      <w:r w:rsidRPr="00F55018">
        <w:rPr>
          <w:vertAlign w:val="superscript"/>
          <w:rPrChange w:id="2157" w:author="Geri Burgert" w:date="2026-02-02T17:12:00Z" w16du:dateUtc="2026-02-02T22:12:00Z">
            <w:rPr/>
          </w:rPrChange>
        </w:rPr>
        <w:t>-</w:t>
      </w:r>
      <w:ins w:id="2158" w:author="Geri Burgert" w:date="2026-02-02T17:33:00Z" w16du:dateUtc="2026-02-02T22:33:00Z">
        <w:r w:rsidR="009D1E75">
          <w:rPr>
            <w:vertAlign w:val="superscript"/>
          </w:rPr>
          <w:t>199</w:t>
        </w:r>
      </w:ins>
      <w:del w:id="2159" w:author="Geri Burgert" w:date="2026-02-02T17:33:00Z" w16du:dateUtc="2026-02-02T22:33:00Z">
        <w:r w:rsidRPr="00F55018" w:rsidDel="009D1E75">
          <w:rPr>
            <w:vertAlign w:val="superscript"/>
            <w:rPrChange w:id="2160" w:author="Geri Burgert" w:date="2026-02-02T17:12:00Z" w16du:dateUtc="2026-02-02T22:12:00Z">
              <w:rPr/>
            </w:rPrChange>
          </w:rPr>
          <w:delText>152</w:delText>
        </w:r>
      </w:del>
      <w:del w:id="2161" w:author="Geri Burgert" w:date="2026-02-01T15:58:00Z" w16du:dateUtc="2026-02-01T20:58:00Z">
        <w:r w:rsidRPr="00F55018" w:rsidDel="00FF2702">
          <w:delText>).</w:delText>
        </w:r>
      </w:del>
    </w:p>
    <w:p w14:paraId="44D1E2BC" w14:textId="00AEBB94" w:rsidR="004170FA" w:rsidRPr="00F55018" w:rsidRDefault="00FF2702" w:rsidP="004170FA">
      <w:ins w:id="2162" w:author="Geri Burgert" w:date="2026-02-01T15:58:00Z" w16du:dateUtc="2026-02-01T20:58:00Z">
        <w:r w:rsidRPr="00F55018">
          <w:t>&lt;H2&gt;</w:t>
        </w:r>
      </w:ins>
      <w:r w:rsidR="004170FA" w:rsidRPr="00F55018">
        <w:t>T</w:t>
      </w:r>
      <w:ins w:id="2163" w:author="Geri Burgert" w:date="2026-02-01T15:58:00Z" w16du:dateUtc="2026-02-01T20:58:00Z">
        <w:r w:rsidRPr="00F55018">
          <w:t xml:space="preserve">ype </w:t>
        </w:r>
      </w:ins>
      <w:r w:rsidR="004170FA" w:rsidRPr="00F55018">
        <w:t xml:space="preserve">2-weighted proton MRI </w:t>
      </w:r>
    </w:p>
    <w:p w14:paraId="42F4248F" w14:textId="5AD36408" w:rsidR="004170FA" w:rsidRPr="00F55018" w:rsidRDefault="004170FA" w:rsidP="004170FA">
      <w:r w:rsidRPr="00F55018">
        <w:t>T</w:t>
      </w:r>
      <w:ins w:id="2164" w:author="Geri Burgert" w:date="2026-02-01T15:58:00Z" w16du:dateUtc="2026-02-01T20:58:00Z">
        <w:r w:rsidR="00FF2702" w:rsidRPr="00F55018">
          <w:t xml:space="preserve">ype </w:t>
        </w:r>
      </w:ins>
      <w:r w:rsidRPr="00F55018">
        <w:t>2-weighted proton MRI enables anatomic assessment of airway inflammation by exploiting increased water content associated with edema. Improvements in lung MRI acquisition have enabled visualization of bronchial walls</w:t>
      </w:r>
      <w:ins w:id="2165" w:author="Geri Burgert" w:date="2026-02-01T15:59:00Z" w16du:dateUtc="2026-02-01T20:59:00Z">
        <w:r w:rsidR="003C4517" w:rsidRPr="00F55018">
          <w:t>. S</w:t>
        </w:r>
      </w:ins>
      <w:del w:id="2166" w:author="Geri Burgert" w:date="2026-02-01T15:59:00Z" w16du:dateUtc="2026-02-01T20:59:00Z">
        <w:r w:rsidRPr="00F55018" w:rsidDel="003C4517">
          <w:delText>, with s</w:delText>
        </w:r>
      </w:del>
      <w:r w:rsidRPr="00F55018">
        <w:t>tudies demonstrat</w:t>
      </w:r>
      <w:ins w:id="2167" w:author="Geri Burgert" w:date="2026-02-01T15:59:00Z" w16du:dateUtc="2026-02-01T20:59:00Z">
        <w:r w:rsidR="003C4517" w:rsidRPr="00F55018">
          <w:t>e the</w:t>
        </w:r>
      </w:ins>
      <w:del w:id="2168" w:author="Geri Burgert" w:date="2026-02-01T15:59:00Z" w16du:dateUtc="2026-02-01T20:59:00Z">
        <w:r w:rsidRPr="00F55018" w:rsidDel="003C4517">
          <w:delText>ing</w:delText>
        </w:r>
      </w:del>
      <w:r w:rsidRPr="00F55018">
        <w:t xml:space="preserve"> detection of allergen-induced airway inflammation and correlations with pulmonary function in asthma</w:t>
      </w:r>
      <w:ins w:id="2169" w:author="Geri Burgert" w:date="2026-02-01T15:59:00Z" w16du:dateUtc="2026-02-01T20:59:00Z">
        <w:r w:rsidR="003C4517" w:rsidRPr="00F55018">
          <w:t>.</w:t>
        </w:r>
      </w:ins>
      <w:del w:id="2170" w:author="Geri Burgert" w:date="2026-02-01T15:59:00Z" w16du:dateUtc="2026-02-01T20:59:00Z">
        <w:r w:rsidRPr="00F55018" w:rsidDel="003C4517">
          <w:rPr>
            <w:vertAlign w:val="superscript"/>
            <w:rPrChange w:id="2171" w:author="Geri Burgert" w:date="2026-02-02T17:12:00Z" w16du:dateUtc="2026-02-02T22:12:00Z">
              <w:rPr/>
            </w:rPrChange>
          </w:rPr>
          <w:delText xml:space="preserve"> (</w:delText>
        </w:r>
      </w:del>
      <w:ins w:id="2172" w:author="Geri Burgert" w:date="2026-02-02T17:33:00Z" w16du:dateUtc="2026-02-02T22:33:00Z">
        <w:r w:rsidR="002E79B8">
          <w:rPr>
            <w:vertAlign w:val="superscript"/>
          </w:rPr>
          <w:t>200</w:t>
        </w:r>
      </w:ins>
      <w:del w:id="2173" w:author="Geri Burgert" w:date="2026-02-02T17:33:00Z" w16du:dateUtc="2026-02-02T22:33:00Z">
        <w:r w:rsidRPr="00F55018" w:rsidDel="002E79B8">
          <w:rPr>
            <w:vertAlign w:val="superscript"/>
            <w:rPrChange w:id="2174" w:author="Geri Burgert" w:date="2026-02-02T17:12:00Z" w16du:dateUtc="2026-02-02T22:12:00Z">
              <w:rPr/>
            </w:rPrChange>
          </w:rPr>
          <w:delText>153</w:delText>
        </w:r>
      </w:del>
      <w:r w:rsidRPr="00F55018">
        <w:rPr>
          <w:vertAlign w:val="superscript"/>
          <w:rPrChange w:id="2175" w:author="Geri Burgert" w:date="2026-02-02T17:12:00Z" w16du:dateUtc="2026-02-02T22:12:00Z">
            <w:rPr/>
          </w:rPrChange>
        </w:rPr>
        <w:t>,</w:t>
      </w:r>
      <w:del w:id="2176" w:author="Geri Burgert" w:date="2026-02-01T15:59:00Z" w16du:dateUtc="2026-02-01T20:59:00Z">
        <w:r w:rsidRPr="00F55018" w:rsidDel="003C4517">
          <w:rPr>
            <w:vertAlign w:val="superscript"/>
            <w:rPrChange w:id="2177" w:author="Geri Burgert" w:date="2026-02-02T17:12:00Z" w16du:dateUtc="2026-02-02T22:12:00Z">
              <w:rPr/>
            </w:rPrChange>
          </w:rPr>
          <w:delText xml:space="preserve"> </w:delText>
        </w:r>
      </w:del>
      <w:ins w:id="2178" w:author="Geri Burgert" w:date="2026-02-02T17:34:00Z" w16du:dateUtc="2026-02-02T22:34:00Z">
        <w:r w:rsidR="002E79B8">
          <w:rPr>
            <w:vertAlign w:val="superscript"/>
          </w:rPr>
          <w:t>201</w:t>
        </w:r>
      </w:ins>
      <w:del w:id="2179" w:author="Geri Burgert" w:date="2026-02-02T17:34:00Z" w16du:dateUtc="2026-02-02T22:34:00Z">
        <w:r w:rsidRPr="00F55018" w:rsidDel="002E79B8">
          <w:rPr>
            <w:vertAlign w:val="superscript"/>
            <w:rPrChange w:id="2180" w:author="Geri Burgert" w:date="2026-02-02T17:12:00Z" w16du:dateUtc="2026-02-02T22:12:00Z">
              <w:rPr/>
            </w:rPrChange>
          </w:rPr>
          <w:delText>154</w:delText>
        </w:r>
      </w:del>
      <w:del w:id="2181" w:author="Geri Burgert" w:date="2026-02-01T15:59:00Z" w16du:dateUtc="2026-02-01T20:59:00Z">
        <w:r w:rsidRPr="00F55018" w:rsidDel="003C4517">
          <w:delText>).</w:delText>
        </w:r>
      </w:del>
      <w:r w:rsidRPr="00F55018">
        <w:t xml:space="preserve"> Together, these advances highlight MRI’s growing potential for non</w:t>
      </w:r>
      <w:del w:id="2182" w:author="Geri Burgert" w:date="2026-02-01T15:59:00Z" w16du:dateUtc="2026-02-01T20:59:00Z">
        <w:r w:rsidRPr="00F55018" w:rsidDel="003C4517">
          <w:delText>-</w:delText>
        </w:r>
      </w:del>
      <w:r w:rsidRPr="00F55018">
        <w:t xml:space="preserve">invasive monitoring of airway inflammation. </w:t>
      </w:r>
    </w:p>
    <w:p w14:paraId="2B2B48C2" w14:textId="4951B159" w:rsidR="004170FA" w:rsidRPr="00F55018" w:rsidDel="003C4517" w:rsidRDefault="004170FA" w:rsidP="004170FA">
      <w:pPr>
        <w:rPr>
          <w:del w:id="2183" w:author="Geri Burgert" w:date="2026-02-01T15:59:00Z" w16du:dateUtc="2026-02-01T20:59:00Z"/>
        </w:rPr>
      </w:pPr>
    </w:p>
    <w:p w14:paraId="369306E8" w14:textId="3DF61C02" w:rsidR="004170FA" w:rsidRPr="00F55018" w:rsidRDefault="003C4517" w:rsidP="004170FA">
      <w:ins w:id="2184" w:author="Geri Burgert" w:date="2026-02-01T15:59:00Z" w16du:dateUtc="2026-02-01T20:59:00Z">
        <w:r w:rsidRPr="00F55018">
          <w:t>&lt;H1&gt;EXPERT OPINION AND PERSPECTIVES</w:t>
        </w:r>
      </w:ins>
      <w:del w:id="2185" w:author="Geri Burgert" w:date="2026-02-01T15:59:00Z" w16du:dateUtc="2026-02-01T20:59:00Z">
        <w:r w:rsidR="004170FA" w:rsidRPr="00F55018" w:rsidDel="003C4517">
          <w:delText>Expert Opinion and perspectives</w:delText>
        </w:r>
      </w:del>
    </w:p>
    <w:p w14:paraId="417CB03F" w14:textId="38B327E7" w:rsidR="004170FA" w:rsidRPr="00F55018" w:rsidRDefault="004170FA" w:rsidP="004170FA">
      <w:r w:rsidRPr="00F55018">
        <w:t>As precision medicine advances across respiratory care, eosinophil</w:t>
      </w:r>
      <w:ins w:id="2186" w:author="Geri Burgert" w:date="2026-02-01T16:00:00Z" w16du:dateUtc="2026-02-01T21:00:00Z">
        <w:r w:rsidR="00912B68" w:rsidRPr="00F55018">
          <w:t>-</w:t>
        </w:r>
      </w:ins>
      <w:del w:id="2187" w:author="Geri Burgert" w:date="2026-02-01T16:00:00Z" w16du:dateUtc="2026-02-01T21:00:00Z">
        <w:r w:rsidRPr="00F55018" w:rsidDel="00912B68">
          <w:delText xml:space="preserve"> </w:delText>
        </w:r>
      </w:del>
      <w:r w:rsidRPr="00F55018">
        <w:t>driven lung diseases stand at a crossroads</w:t>
      </w:r>
      <w:del w:id="2188" w:author="Geri Burgert" w:date="2026-02-01T16:00:00Z" w16du:dateUtc="2026-02-01T21:00:00Z">
        <w:r w:rsidRPr="00F55018" w:rsidDel="00912B68">
          <w:delText>,</w:delText>
        </w:r>
      </w:del>
      <w:r w:rsidRPr="00F55018">
        <w:t xml:space="preserve"> where new biological insights are rapidly transforming old paradigms of diagnosis, treatment, and pathogenesis. As our understanding of </w:t>
      </w:r>
      <w:del w:id="2189" w:author="Geri Burgert" w:date="2026-02-01T12:28:00Z" w16du:dateUtc="2026-02-01T17:28:00Z">
        <w:r w:rsidRPr="00F55018" w:rsidDel="00DA01CA">
          <w:delText>eosinophilic lung diseases (</w:delText>
        </w:r>
      </w:del>
      <w:r w:rsidRPr="00F55018">
        <w:t>ELDs</w:t>
      </w:r>
      <w:del w:id="2190" w:author="Geri Burgert" w:date="2026-02-01T12:28:00Z" w16du:dateUtc="2026-02-01T17:28:00Z">
        <w:r w:rsidRPr="00F55018" w:rsidDel="00DA01CA">
          <w:delText>)</w:delText>
        </w:r>
      </w:del>
      <w:r w:rsidRPr="00F55018">
        <w:t xml:space="preserve"> deepens, it is increasingly clear that no single biomarker can capture the full spectrum of biologic mechanisms driving these disorders. Traditional diagnostic tools</w:t>
      </w:r>
      <w:ins w:id="2191" w:author="Geri Burgert" w:date="2026-02-01T16:00:00Z" w16du:dateUtc="2026-02-01T21:00:00Z">
        <w:r w:rsidR="00912B68" w:rsidRPr="00F55018">
          <w:t xml:space="preserve"> such as </w:t>
        </w:r>
      </w:ins>
      <w:del w:id="2192" w:author="Geri Burgert" w:date="2026-02-01T16:00:00Z" w16du:dateUtc="2026-02-01T21:00:00Z">
        <w:r w:rsidRPr="00F55018" w:rsidDel="00912B68">
          <w:delText>—</w:delText>
        </w:r>
      </w:del>
      <w:r w:rsidRPr="00F55018">
        <w:t>blood eosinophils, BAL eosinophilia, FeNO, or sputum cytology</w:t>
      </w:r>
      <w:ins w:id="2193" w:author="Geri Burgert" w:date="2026-02-01T16:00:00Z" w16du:dateUtc="2026-02-01T21:00:00Z">
        <w:r w:rsidR="00912B68" w:rsidRPr="00F55018">
          <w:t xml:space="preserve"> </w:t>
        </w:r>
      </w:ins>
      <w:del w:id="2194" w:author="Geri Burgert" w:date="2026-02-01T16:00:00Z" w16du:dateUtc="2026-02-01T21:00:00Z">
        <w:r w:rsidRPr="00F55018" w:rsidDel="00912B68">
          <w:delText>—</w:delText>
        </w:r>
      </w:del>
      <w:r w:rsidRPr="00F55018">
        <w:t xml:space="preserve">provide only partial insights, often failing to distinguish mechanistic endotypes or </w:t>
      </w:r>
      <w:del w:id="2195" w:author="Geri Burgert" w:date="2026-02-01T16:00:00Z" w16du:dateUtc="2026-02-01T21:00:00Z">
        <w:r w:rsidRPr="00F55018" w:rsidDel="00912B68">
          <w:delText xml:space="preserve">to </w:delText>
        </w:r>
      </w:del>
      <w:r w:rsidRPr="00F55018">
        <w:t xml:space="preserve">explain why eosinophilia persists in some diseases while resolving in others. Clinical variability across ELDs underscores this limitation: IL‑5–directed therapies demonstrate clear benefit in EGPA, help only roughly half of </w:t>
      </w:r>
      <w:ins w:id="2196" w:author="Geri Burgert" w:date="2026-02-01T16:01:00Z" w16du:dateUtc="2026-02-01T21:01:00Z">
        <w:r w:rsidR="00912B68" w:rsidRPr="00F55018">
          <w:t xml:space="preserve">patients with </w:t>
        </w:r>
      </w:ins>
      <w:r w:rsidRPr="00F55018">
        <w:t>eosinophilic asthma</w:t>
      </w:r>
      <w:del w:id="2197" w:author="Geri Burgert" w:date="2026-02-01T16:00:00Z" w16du:dateUtc="2026-02-01T21:00:00Z">
        <w:r w:rsidRPr="00F55018" w:rsidDel="00912B68">
          <w:delText xml:space="preserve"> patients</w:delText>
        </w:r>
      </w:del>
      <w:r w:rsidRPr="00F55018">
        <w:t xml:space="preserve">, and show little effect in COPD despite </w:t>
      </w:r>
      <w:r w:rsidRPr="00F55018">
        <w:lastRenderedPageBreak/>
        <w:t xml:space="preserve">elevated blood eosinophils, illustrating that eosinophilia is not a uniform biomarker but rather a heterogeneous signal pointing to distinct disease‑specific pathways. This demands a shift toward biomarkers that not only detect eosinophils but also clarify the cause, activity, compartment, and persistence of eosinophilic inflammation, predict response to targeted therapies, and guide ongoing monitoring. In this context, emerging functional imaging techniques offer the unprecedented ability </w:t>
      </w:r>
      <w:del w:id="2198" w:author="Geri Burgert" w:date="2026-02-02T17:34:00Z" w16du:dateUtc="2026-02-02T22:34:00Z">
        <w:r w:rsidRPr="00F55018" w:rsidDel="00CB3CDA">
          <w:delText xml:space="preserve">to </w:delText>
        </w:r>
      </w:del>
      <w:r w:rsidRPr="00F55018">
        <w:t xml:space="preserve">literally </w:t>
      </w:r>
      <w:ins w:id="2199" w:author="Geri Burgert" w:date="2026-02-02T17:34:00Z" w16du:dateUtc="2026-02-02T22:34:00Z">
        <w:r w:rsidR="00CB3CDA">
          <w:t xml:space="preserve">to </w:t>
        </w:r>
      </w:ins>
      <w:del w:id="2200" w:author="Geri Burgert" w:date="2026-02-01T16:01:00Z" w16du:dateUtc="2026-02-01T21:01:00Z">
        <w:r w:rsidRPr="00F55018" w:rsidDel="00912B68">
          <w:delText>“</w:delText>
        </w:r>
      </w:del>
      <w:r w:rsidRPr="00F55018">
        <w:t>look into the lungs</w:t>
      </w:r>
      <w:del w:id="2201" w:author="Geri Burgert" w:date="2026-02-01T16:01:00Z" w16du:dateUtc="2026-02-01T21:01:00Z">
        <w:r w:rsidRPr="00F55018" w:rsidDel="00912B68">
          <w:delText>”</w:delText>
        </w:r>
      </w:del>
      <w:r w:rsidRPr="00F55018">
        <w:t>. These modalities hold enormous promise as both stand‑alone biomarkers and complementary composite tools alongside molecular, cellular, and physiologic measures. Collectively, these advances mark a decisive step toward refined, mechanistically informed, and truly personalized biomarker strategies across the ELD spectrum.</w:t>
      </w:r>
    </w:p>
    <w:p w14:paraId="17C9A538" w14:textId="5F1557D2" w:rsidR="00912B68" w:rsidRPr="00F55018" w:rsidRDefault="00912B68" w:rsidP="004170FA">
      <w:pPr>
        <w:rPr>
          <w:ins w:id="2202" w:author="Geri Burgert" w:date="2026-02-01T16:01:00Z" w16du:dateUtc="2026-02-01T21:01:00Z"/>
        </w:rPr>
      </w:pPr>
      <w:ins w:id="2203" w:author="Geri Burgert" w:date="2026-02-01T16:01:00Z" w16du:dateUtc="2026-02-01T21:01:00Z">
        <w:r w:rsidRPr="00F55018">
          <w:t>&lt;H2&gt;</w:t>
        </w:r>
      </w:ins>
      <w:r w:rsidR="004170FA" w:rsidRPr="00F55018">
        <w:t>Acknowledg</w:t>
      </w:r>
      <w:del w:id="2204" w:author="Geri Burgert" w:date="2026-02-01T16:01:00Z" w16du:dateUtc="2026-02-01T21:01:00Z">
        <w:r w:rsidR="004170FA" w:rsidRPr="00F55018" w:rsidDel="00912B68">
          <w:delText>e</w:delText>
        </w:r>
      </w:del>
      <w:r w:rsidR="004170FA" w:rsidRPr="00F55018">
        <w:t>ments</w:t>
      </w:r>
    </w:p>
    <w:p w14:paraId="6782430A" w14:textId="4BF76ECD" w:rsidR="004170FA" w:rsidRPr="00F55018" w:rsidDel="00240548" w:rsidRDefault="004170FA" w:rsidP="004170FA">
      <w:pPr>
        <w:rPr>
          <w:del w:id="2205" w:author="Geri Burgert" w:date="2026-02-01T16:01:00Z" w16du:dateUtc="2026-02-01T21:01:00Z"/>
        </w:rPr>
      </w:pPr>
      <w:del w:id="2206" w:author="Geri Burgert" w:date="2026-02-01T16:01:00Z" w16du:dateUtc="2026-02-01T21:01:00Z">
        <w:r w:rsidRPr="00F55018" w:rsidDel="00912B68">
          <w:delText xml:space="preserve">: </w:delText>
        </w:r>
      </w:del>
      <w:r w:rsidRPr="00F55018">
        <w:t>The authors would like to thank Ms</w:t>
      </w:r>
      <w:del w:id="2207" w:author="Geri Burgert" w:date="2026-02-01T16:01:00Z" w16du:dateUtc="2026-02-01T21:01:00Z">
        <w:r w:rsidRPr="00F55018" w:rsidDel="00912B68">
          <w:delText>.</w:delText>
        </w:r>
      </w:del>
      <w:r w:rsidRPr="00F55018">
        <w:t xml:space="preserve"> Bohmie Song, </w:t>
      </w:r>
      <w:ins w:id="2208" w:author="Geri Burgert" w:date="2026-02-01T16:01:00Z" w16du:dateUtc="2026-02-01T21:01:00Z">
        <w:r w:rsidR="00912B68" w:rsidRPr="00F55018">
          <w:t>u</w:t>
        </w:r>
      </w:ins>
      <w:del w:id="2209" w:author="Geri Burgert" w:date="2026-02-01T16:01:00Z" w16du:dateUtc="2026-02-01T21:01:00Z">
        <w:r w:rsidRPr="00F55018" w:rsidDel="00912B68">
          <w:delText>U</w:delText>
        </w:r>
      </w:del>
      <w:r w:rsidRPr="00F55018">
        <w:t xml:space="preserve">ndergraduate </w:t>
      </w:r>
      <w:ins w:id="2210" w:author="Geri Burgert" w:date="2026-02-01T16:01:00Z" w16du:dateUtc="2026-02-01T21:01:00Z">
        <w:r w:rsidR="00912B68" w:rsidRPr="00F55018">
          <w:t>s</w:t>
        </w:r>
      </w:ins>
      <w:del w:id="2211" w:author="Geri Burgert" w:date="2026-02-01T16:01:00Z" w16du:dateUtc="2026-02-01T21:01:00Z">
        <w:r w:rsidRPr="00F55018" w:rsidDel="00912B68">
          <w:delText>S</w:delText>
        </w:r>
      </w:del>
      <w:r w:rsidRPr="00F55018">
        <w:t>tudent, McMaster University, for the infographic figure.</w:t>
      </w:r>
      <w:ins w:id="2212" w:author="Geri Burgert" w:date="2026-02-01T16:01:00Z" w16du:dateUtc="2026-02-01T21:01:00Z">
        <w:r w:rsidR="00912B68" w:rsidRPr="00F55018">
          <w:t xml:space="preserve"> </w:t>
        </w:r>
      </w:ins>
    </w:p>
    <w:p w14:paraId="0B52D4E4" w14:textId="06589FD3" w:rsidR="004170FA" w:rsidRPr="00F55018" w:rsidDel="00240548" w:rsidRDefault="004170FA" w:rsidP="004170FA">
      <w:pPr>
        <w:rPr>
          <w:del w:id="2213" w:author="Geri Burgert" w:date="2026-02-01T16:01:00Z" w16du:dateUtc="2026-02-01T21:01:00Z"/>
        </w:rPr>
      </w:pPr>
    </w:p>
    <w:p w14:paraId="03BDE4C8" w14:textId="27FAAA9B" w:rsidR="004170FA" w:rsidRPr="00F55018" w:rsidRDefault="004170FA" w:rsidP="004170FA">
      <w:del w:id="2214" w:author="Geri Burgert" w:date="2026-02-01T16:01:00Z" w16du:dateUtc="2026-02-01T21:01:00Z">
        <w:r w:rsidRPr="00F55018" w:rsidDel="00240548">
          <w:delText xml:space="preserve">Author contributions: </w:delText>
        </w:r>
      </w:del>
      <w:r w:rsidRPr="00F55018">
        <w:t xml:space="preserve">MM, MLF, </w:t>
      </w:r>
      <w:ins w:id="2215" w:author="Geri Burgert" w:date="2026-02-01T16:01:00Z" w16du:dateUtc="2026-02-01T21:01:00Z">
        <w:r w:rsidR="00240548" w:rsidRPr="00F55018">
          <w:t xml:space="preserve">and </w:t>
        </w:r>
      </w:ins>
      <w:r w:rsidRPr="00F55018">
        <w:t xml:space="preserve">MH contributed to the conceptual framework of the review article. AR wrote the first draft with MM, MLF, </w:t>
      </w:r>
      <w:ins w:id="2216" w:author="Geri Burgert" w:date="2026-02-01T16:01:00Z" w16du:dateUtc="2026-02-01T21:01:00Z">
        <w:r w:rsidR="00240548" w:rsidRPr="00F55018">
          <w:t xml:space="preserve">and </w:t>
        </w:r>
      </w:ins>
      <w:r w:rsidRPr="00F55018">
        <w:t>MH.</w:t>
      </w:r>
    </w:p>
    <w:p w14:paraId="26FE77BE" w14:textId="452A6659" w:rsidR="004170FA" w:rsidRPr="00F55018" w:rsidDel="00D160C2" w:rsidRDefault="004170FA" w:rsidP="004170FA">
      <w:pPr>
        <w:rPr>
          <w:del w:id="2217" w:author="Geri Burgert" w:date="2026-02-01T16:06:00Z" w16du:dateUtc="2026-02-01T21:06:00Z"/>
        </w:rPr>
      </w:pPr>
    </w:p>
    <w:p w14:paraId="0B447883" w14:textId="29D1F669" w:rsidR="004170FA" w:rsidRPr="00F55018" w:rsidDel="00240548" w:rsidRDefault="004170FA" w:rsidP="004170FA">
      <w:pPr>
        <w:rPr>
          <w:moveFrom w:id="2218" w:author="Geri Burgert" w:date="2026-02-01T16:02:00Z" w16du:dateUtc="2026-02-01T21:02:00Z"/>
        </w:rPr>
      </w:pPr>
      <w:moveFromRangeStart w:id="2219" w:author="Geri Burgert" w:date="2026-02-01T16:02:00Z" w:name="move220854149"/>
      <w:moveFrom w:id="2220" w:author="Geri Burgert" w:date="2026-02-01T16:02:00Z" w16du:dateUtc="2026-02-01T21:02:00Z">
        <w:r w:rsidRPr="00F55018" w:rsidDel="00240548">
          <w:t>Conflict of interest: AR has no COI to disclose. MLF reports serving on the Editorial Board for CHEST. MH reports research grant from NIH/NCI (not directly related to this work), as well as serving as Deputy Editor for RadioGraphics. MM reports research grants from Canadian Institutes of Health Research, Canadian Asthma Allergy and Immunology Foundation, AstraZeneca, Sanofi, Methapharm Specialty Pharmaceuticals and Mirimus, and speaker engagement and consulting fees from AstraZeneca, Sanofi, Respiplus, GSK, AbbVie, JN Nova and Mirimus, outside of the submitted work.</w:t>
        </w:r>
      </w:moveFrom>
    </w:p>
    <w:moveFromRangeEnd w:id="2219"/>
    <w:p w14:paraId="5CCFEDD0" w14:textId="1A50C047" w:rsidR="004170FA" w:rsidRPr="00F55018" w:rsidDel="00D160C2" w:rsidRDefault="004170FA" w:rsidP="004170FA">
      <w:pPr>
        <w:rPr>
          <w:del w:id="2221" w:author="Geri Burgert" w:date="2026-02-01T16:06:00Z" w16du:dateUtc="2026-02-01T21:06:00Z"/>
        </w:rPr>
      </w:pPr>
      <w:del w:id="2222" w:author="Geri Burgert" w:date="2026-01-29T16:29:00Z" w16du:dateUtc="2026-01-29T21:29:00Z">
        <w:r w:rsidRPr="00F55018" w:rsidDel="00670797">
          <w:delText> </w:delText>
        </w:r>
      </w:del>
    </w:p>
    <w:p w14:paraId="2FE3358E" w14:textId="4FFDBA7A" w:rsidR="004170FA" w:rsidRPr="00F55018" w:rsidDel="00D160C2" w:rsidRDefault="004170FA" w:rsidP="004170FA">
      <w:pPr>
        <w:rPr>
          <w:del w:id="2223" w:author="Geri Burgert" w:date="2026-02-01T16:06:00Z" w16du:dateUtc="2026-02-01T21:06:00Z"/>
        </w:rPr>
      </w:pPr>
      <w:del w:id="2224" w:author="Geri Burgert" w:date="2026-02-01T16:06:00Z" w16du:dateUtc="2026-02-01T21:06:00Z">
        <w:r w:rsidRPr="00F55018" w:rsidDel="00D160C2">
          <w:delText xml:space="preserve"> </w:delText>
        </w:r>
      </w:del>
    </w:p>
    <w:p w14:paraId="3A8A5F21" w14:textId="54C3A161" w:rsidR="004170FA" w:rsidRPr="00F55018" w:rsidDel="009D14C8" w:rsidRDefault="004170FA" w:rsidP="004170FA">
      <w:pPr>
        <w:rPr>
          <w:moveFrom w:id="2225" w:author="Geri Burgert" w:date="2026-02-01T16:05:00Z" w16du:dateUtc="2026-02-01T21:05:00Z"/>
        </w:rPr>
      </w:pPr>
      <w:moveFromRangeStart w:id="2226" w:author="Geri Burgert" w:date="2026-02-01T16:05:00Z" w:name="move220854367"/>
      <w:moveFrom w:id="2227" w:author="Geri Burgert" w:date="2026-02-01T16:05:00Z" w16du:dateUtc="2026-02-01T21:05:00Z">
        <w:r w:rsidRPr="00F55018" w:rsidDel="009D14C8">
          <w:t>Figure 1. Schematic of the diagnostic techniques that are currently in use, are adopted in limited practice, or still in development for eosinophilic lung diseases. Techniques include non-invasive biomarkers (blood eosoinophils, FeNO), sputum- and tissue-based asssessment, imaging modalities, and molecular approaches. Created with https://BioRender.com.</w:t>
        </w:r>
      </w:moveFrom>
    </w:p>
    <w:p w14:paraId="697046F5" w14:textId="7012FC3F" w:rsidR="004170FA" w:rsidRPr="00F55018" w:rsidDel="009D14C8" w:rsidRDefault="004170FA" w:rsidP="004170FA">
      <w:pPr>
        <w:rPr>
          <w:moveFrom w:id="2228" w:author="Geri Burgert" w:date="2026-02-01T16:05:00Z" w16du:dateUtc="2026-02-01T21:05:00Z"/>
        </w:rPr>
      </w:pPr>
    </w:p>
    <w:p w14:paraId="135F1A45" w14:textId="3E32C7F9" w:rsidR="004170FA" w:rsidRPr="00F55018" w:rsidDel="009D14C8" w:rsidRDefault="004170FA" w:rsidP="004170FA">
      <w:pPr>
        <w:rPr>
          <w:moveFrom w:id="2229" w:author="Geri Burgert" w:date="2026-02-01T16:05:00Z" w16du:dateUtc="2026-02-01T21:05:00Z"/>
        </w:rPr>
      </w:pPr>
      <w:moveFrom w:id="2230" w:author="Geri Burgert" w:date="2026-02-01T16:05:00Z" w16du:dateUtc="2026-02-01T21:05:00Z">
        <w:r w:rsidRPr="00F55018" w:rsidDel="009D14C8">
          <w:t>Abbreviations: BAL, bronchoalveolar lavage; CT, computed tomography; DNA, deoxyribonucleic acid; EGP, eosinophil granule protein; ELISA, enzyme-linked immunosorbent assay; eNose, electronic nose; FEG, free eosinophil granule; FeNO, fractional exhaled nitric oxide; GCMS, gas chromatography-mass spectrometry; LCMS, liquid chromatography-mass spectrometry; MRI, magnetic resonance imaging; TCC, total cell count; T2, type-2 ; VOC, volatile organic compound.</w:t>
        </w:r>
        <w:r w:rsidRPr="00F55018" w:rsidDel="005D5E81">
          <w:t xml:space="preserve">  </w:t>
        </w:r>
      </w:moveFrom>
    </w:p>
    <w:p w14:paraId="427F86CF" w14:textId="3D2E718D" w:rsidR="004170FA" w:rsidRPr="00F55018" w:rsidDel="009D14C8" w:rsidRDefault="004170FA" w:rsidP="004170FA">
      <w:pPr>
        <w:rPr>
          <w:moveFrom w:id="2231" w:author="Geri Burgert" w:date="2026-02-01T16:05:00Z" w16du:dateUtc="2026-02-01T21:05:00Z"/>
        </w:rPr>
      </w:pPr>
    </w:p>
    <w:p w14:paraId="31638074" w14:textId="21DB1304" w:rsidR="004170FA" w:rsidRPr="00F55018" w:rsidDel="009D14C8" w:rsidRDefault="004170FA" w:rsidP="004170FA">
      <w:pPr>
        <w:rPr>
          <w:moveFrom w:id="2232" w:author="Geri Burgert" w:date="2026-02-01T16:05:00Z" w16du:dateUtc="2026-02-01T21:05:00Z"/>
        </w:rPr>
      </w:pPr>
      <w:moveFrom w:id="2233" w:author="Geri Burgert" w:date="2026-02-01T16:05:00Z" w16du:dateUtc="2026-02-01T21:05:00Z">
        <w:r w:rsidRPr="00F55018" w:rsidDel="009D14C8">
          <w:t xml:space="preserve">*TCC; **percentage of cells on 400-cell count; ***measuring T2 cytokines (e.g., eotaxin-1, interleukin (IL)-4, IL-5, IL-13) </w:t>
        </w:r>
      </w:moveFrom>
    </w:p>
    <w:moveFromRangeEnd w:id="2226"/>
    <w:p w14:paraId="5143A008" w14:textId="238748FD" w:rsidR="004170FA" w:rsidRPr="00F55018" w:rsidDel="00D160C2" w:rsidRDefault="004170FA" w:rsidP="004170FA">
      <w:pPr>
        <w:rPr>
          <w:del w:id="2234" w:author="Geri Burgert" w:date="2026-02-01T16:06:00Z" w16du:dateUtc="2026-02-01T21:06:00Z"/>
        </w:rPr>
      </w:pPr>
    </w:p>
    <w:p w14:paraId="2A5F2E18" w14:textId="2C81FE49" w:rsidR="004170FA" w:rsidRPr="00F55018" w:rsidDel="00D160C2" w:rsidRDefault="004170FA" w:rsidP="004170FA">
      <w:pPr>
        <w:rPr>
          <w:del w:id="2235" w:author="Geri Burgert" w:date="2026-02-01T16:06:00Z" w16du:dateUtc="2026-02-01T21:06:00Z"/>
        </w:rPr>
      </w:pPr>
    </w:p>
    <w:p w14:paraId="20782ABC" w14:textId="3AC6AEDC" w:rsidR="004170FA" w:rsidRPr="00F55018" w:rsidDel="00D160C2" w:rsidRDefault="004170FA" w:rsidP="004170FA">
      <w:pPr>
        <w:rPr>
          <w:del w:id="2236" w:author="Geri Burgert" w:date="2026-02-01T16:06:00Z" w16du:dateUtc="2026-02-01T21:06:00Z"/>
        </w:rPr>
      </w:pPr>
    </w:p>
    <w:p w14:paraId="3D0C23DF" w14:textId="32F1590B" w:rsidR="004170FA" w:rsidRPr="00F55018" w:rsidDel="00D160C2" w:rsidRDefault="004170FA" w:rsidP="004170FA">
      <w:pPr>
        <w:rPr>
          <w:del w:id="2237" w:author="Geri Burgert" w:date="2026-02-01T16:06:00Z" w16du:dateUtc="2026-02-01T21:06:00Z"/>
        </w:rPr>
      </w:pPr>
    </w:p>
    <w:p w14:paraId="15C8F6FC" w14:textId="69E85D4D" w:rsidR="004170FA" w:rsidRPr="00F55018" w:rsidDel="00D160C2" w:rsidRDefault="004170FA" w:rsidP="004170FA">
      <w:pPr>
        <w:rPr>
          <w:del w:id="2238" w:author="Geri Burgert" w:date="2026-02-01T16:06:00Z" w16du:dateUtc="2026-02-01T21:06:00Z"/>
        </w:rPr>
      </w:pPr>
    </w:p>
    <w:p w14:paraId="59B7D446" w14:textId="1A102A34" w:rsidR="004170FA" w:rsidRPr="00F55018" w:rsidDel="00D160C2" w:rsidRDefault="004170FA" w:rsidP="004170FA">
      <w:pPr>
        <w:rPr>
          <w:del w:id="2239" w:author="Geri Burgert" w:date="2026-02-01T16:06:00Z" w16du:dateUtc="2026-02-01T21:06:00Z"/>
        </w:rPr>
      </w:pPr>
    </w:p>
    <w:p w14:paraId="7C575A24" w14:textId="720A568B" w:rsidR="004170FA" w:rsidRPr="00F55018" w:rsidDel="00D160C2" w:rsidRDefault="004170FA" w:rsidP="004170FA">
      <w:pPr>
        <w:rPr>
          <w:del w:id="2240" w:author="Geri Burgert" w:date="2026-02-01T16:06:00Z" w16du:dateUtc="2026-02-01T21:06:00Z"/>
        </w:rPr>
      </w:pPr>
    </w:p>
    <w:p w14:paraId="3E2A19AE" w14:textId="0E3011CB" w:rsidR="004170FA" w:rsidRPr="00F55018" w:rsidDel="00D160C2" w:rsidRDefault="004170FA" w:rsidP="004170FA">
      <w:pPr>
        <w:rPr>
          <w:del w:id="2241" w:author="Geri Burgert" w:date="2026-02-01T16:06:00Z" w16du:dateUtc="2026-02-01T21:06:00Z"/>
        </w:rPr>
      </w:pPr>
    </w:p>
    <w:p w14:paraId="7027F2C3" w14:textId="54E69BEB" w:rsidR="004170FA" w:rsidRPr="00F55018" w:rsidDel="00D160C2" w:rsidRDefault="004170FA" w:rsidP="004170FA">
      <w:pPr>
        <w:rPr>
          <w:del w:id="2242" w:author="Geri Burgert" w:date="2026-02-01T16:06:00Z" w16du:dateUtc="2026-02-01T21:06:00Z"/>
        </w:rPr>
      </w:pPr>
    </w:p>
    <w:p w14:paraId="479918C7" w14:textId="3DF17D18" w:rsidR="004170FA" w:rsidRPr="00F55018" w:rsidDel="00D160C2" w:rsidRDefault="004170FA" w:rsidP="004170FA">
      <w:pPr>
        <w:rPr>
          <w:del w:id="2243" w:author="Geri Burgert" w:date="2026-02-01T16:06:00Z" w16du:dateUtc="2026-02-01T21:06:00Z"/>
        </w:rPr>
      </w:pPr>
      <w:del w:id="2244" w:author="Geri Burgert" w:date="2026-02-01T16:06:00Z" w16du:dateUtc="2026-02-01T21:06:00Z">
        <w:r w:rsidRPr="00F55018" w:rsidDel="00D160C2">
          <w:delText xml:space="preserve"> </w:delText>
        </w:r>
      </w:del>
    </w:p>
    <w:p w14:paraId="57586089" w14:textId="2B91855A" w:rsidR="004170FA" w:rsidRPr="00F55018" w:rsidRDefault="004170FA" w:rsidP="004170FA">
      <w:del w:id="2245" w:author="Geri Burgert" w:date="2026-02-01T16:06:00Z" w16du:dateUtc="2026-02-01T21:06:00Z">
        <w:r w:rsidRPr="00F55018" w:rsidDel="00D160C2">
          <w:delText>References</w:delText>
        </w:r>
      </w:del>
      <w:ins w:id="2246" w:author="Geri Burgert" w:date="2026-02-01T16:06:00Z" w16du:dateUtc="2026-02-01T21:06:00Z">
        <w:r w:rsidR="00D160C2" w:rsidRPr="00F55018">
          <w:t>&lt;H1&gt;REFERENCES</w:t>
        </w:r>
      </w:ins>
    </w:p>
    <w:p w14:paraId="747C443A" w14:textId="7EFE6763" w:rsidR="004170FA" w:rsidRPr="00F55018" w:rsidDel="00707DC8" w:rsidRDefault="004170FA" w:rsidP="004170FA">
      <w:pPr>
        <w:rPr>
          <w:del w:id="2247" w:author="Geri Burgert" w:date="2026-02-01T16:06:00Z" w16du:dateUtc="2026-02-01T21:06:00Z"/>
        </w:rPr>
      </w:pPr>
    </w:p>
    <w:p w14:paraId="5E526AD1" w14:textId="5C375F8A" w:rsidR="004170FA" w:rsidRPr="00F55018" w:rsidRDefault="004170FA" w:rsidP="004170FA">
      <w:r w:rsidRPr="00F55018">
        <w:t>1.</w:t>
      </w:r>
      <w:ins w:id="2248" w:author="Geri Burgert" w:date="2026-01-29T16:37:00Z" w16du:dateUtc="2026-01-29T21:37:00Z">
        <w:r w:rsidR="00162E96" w:rsidRPr="00F55018">
          <w:t xml:space="preserve"> </w:t>
        </w:r>
      </w:ins>
      <w:del w:id="2249" w:author="Geri Burgert" w:date="2026-01-29T16:37:00Z" w16du:dateUtc="2026-01-29T21:37:00Z">
        <w:r w:rsidRPr="00F55018" w:rsidDel="00162E96">
          <w:tab/>
        </w:r>
      </w:del>
      <w:r w:rsidRPr="00F55018">
        <w:t>George L, Brightling CE. Eosinophilic airway inflammation: role in asthma and chronic obstructive pulmonary disease. Ther</w:t>
      </w:r>
      <w:del w:id="2250" w:author="Geri Burgert" w:date="2026-01-29T16:37:00Z" w16du:dateUtc="2026-01-29T21:37:00Z">
        <w:r w:rsidRPr="00F55018" w:rsidDel="00162E96">
          <w:delText>apeutic</w:delText>
        </w:r>
      </w:del>
      <w:r w:rsidRPr="00F55018">
        <w:t xml:space="preserve"> Adv</w:t>
      </w:r>
      <w:del w:id="2251" w:author="Geri Burgert" w:date="2026-01-29T16:37:00Z" w16du:dateUtc="2026-01-29T21:37:00Z">
        <w:r w:rsidRPr="00F55018" w:rsidDel="00162E96">
          <w:delText>ances in</w:delText>
        </w:r>
      </w:del>
      <w:r w:rsidRPr="00F55018">
        <w:t xml:space="preserve"> Chronic Dis</w:t>
      </w:r>
      <w:del w:id="2252" w:author="Geri Burgert" w:date="2026-01-29T16:38:00Z" w16du:dateUtc="2026-01-29T21:38:00Z">
        <w:r w:rsidRPr="00F55018" w:rsidDel="00162E96">
          <w:delText>ease.</w:delText>
        </w:r>
      </w:del>
      <w:r w:rsidRPr="00F55018">
        <w:t xml:space="preserve"> 2016;7</w:t>
      </w:r>
      <w:del w:id="2253" w:author="Geri Burgert" w:date="2026-01-29T16:38:00Z" w16du:dateUtc="2026-01-29T21:38:00Z">
        <w:r w:rsidRPr="00F55018" w:rsidDel="00162E96">
          <w:delText>(1)</w:delText>
        </w:r>
      </w:del>
      <w:r w:rsidRPr="00F55018">
        <w:t>:34-51.</w:t>
      </w:r>
    </w:p>
    <w:p w14:paraId="1AD8B69C" w14:textId="79013470" w:rsidR="004170FA" w:rsidRPr="00F55018" w:rsidRDefault="004170FA" w:rsidP="004170FA">
      <w:r w:rsidRPr="00F55018">
        <w:lastRenderedPageBreak/>
        <w:t>2.</w:t>
      </w:r>
      <w:ins w:id="2254" w:author="Geri Burgert" w:date="2026-01-29T16:38:00Z" w16du:dateUtc="2026-01-29T21:38:00Z">
        <w:r w:rsidR="00171E31" w:rsidRPr="00F55018">
          <w:t xml:space="preserve"> </w:t>
        </w:r>
      </w:ins>
      <w:del w:id="2255" w:author="Geri Burgert" w:date="2026-01-29T16:38:00Z" w16du:dateUtc="2026-01-29T21:38:00Z">
        <w:r w:rsidRPr="00F55018" w:rsidDel="00171E31">
          <w:tab/>
        </w:r>
      </w:del>
      <w:r w:rsidRPr="00F55018">
        <w:t>Jesenak M, Diamant Z, Simon D, Tufvesson E, Seys SF, Mukherjee M, et al. Eosinophils—from cradle to grave. Allergy</w:t>
      </w:r>
      <w:del w:id="2256" w:author="Geri Burgert" w:date="2026-01-29T16:38:00Z" w16du:dateUtc="2026-01-29T21:38:00Z">
        <w:r w:rsidRPr="00F55018" w:rsidDel="00171E31">
          <w:delText>.</w:delText>
        </w:r>
      </w:del>
      <w:r w:rsidRPr="00F55018">
        <w:t xml:space="preserve"> 2023;78</w:t>
      </w:r>
      <w:del w:id="2257" w:author="Geri Burgert" w:date="2026-01-29T16:38:00Z" w16du:dateUtc="2026-01-29T21:38:00Z">
        <w:r w:rsidRPr="00F55018" w:rsidDel="00171E31">
          <w:delText>(12)</w:delText>
        </w:r>
      </w:del>
      <w:r w:rsidRPr="00F55018">
        <w:t>:3077-102.</w:t>
      </w:r>
    </w:p>
    <w:p w14:paraId="06E23A9E" w14:textId="26DA0CC9" w:rsidR="004170FA" w:rsidRPr="00F55018" w:rsidRDefault="004170FA" w:rsidP="004170FA">
      <w:r w:rsidRPr="00F55018">
        <w:t>3.</w:t>
      </w:r>
      <w:ins w:id="2258" w:author="Geri Burgert" w:date="2026-01-29T16:38:00Z" w16du:dateUtc="2026-01-29T21:38:00Z">
        <w:r w:rsidR="00171E31" w:rsidRPr="00F55018">
          <w:t xml:space="preserve"> </w:t>
        </w:r>
      </w:ins>
      <w:del w:id="2259" w:author="Geri Burgert" w:date="2026-01-29T16:38:00Z" w16du:dateUtc="2026-01-29T21:38:00Z">
        <w:r w:rsidRPr="00F55018" w:rsidDel="00171E31">
          <w:tab/>
        </w:r>
      </w:del>
      <w:r w:rsidRPr="00F55018">
        <w:t xml:space="preserve">Wechsler ME, Munitz A, Ackerman SJ, Drake MG, Jackson DJ, Wardlaw AJ, et al. Eosinophils in </w:t>
      </w:r>
      <w:ins w:id="2260" w:author="Geri Burgert" w:date="2026-01-29T16:38:00Z" w16du:dateUtc="2026-01-29T21:38:00Z">
        <w:r w:rsidR="00171E31" w:rsidRPr="00F55018">
          <w:t>h</w:t>
        </w:r>
      </w:ins>
      <w:del w:id="2261" w:author="Geri Burgert" w:date="2026-01-29T16:38:00Z" w16du:dateUtc="2026-01-29T21:38:00Z">
        <w:r w:rsidRPr="00F55018" w:rsidDel="00171E31">
          <w:delText>H</w:delText>
        </w:r>
      </w:del>
      <w:r w:rsidRPr="00F55018">
        <w:t xml:space="preserve">ealth and </w:t>
      </w:r>
      <w:ins w:id="2262" w:author="Geri Burgert" w:date="2026-01-29T16:38:00Z" w16du:dateUtc="2026-01-29T21:38:00Z">
        <w:r w:rsidR="00171E31" w:rsidRPr="00F55018">
          <w:t>d</w:t>
        </w:r>
      </w:ins>
      <w:del w:id="2263" w:author="Geri Burgert" w:date="2026-01-29T16:38:00Z" w16du:dateUtc="2026-01-29T21:38:00Z">
        <w:r w:rsidRPr="00F55018" w:rsidDel="00171E31">
          <w:delText>D</w:delText>
        </w:r>
      </w:del>
      <w:r w:rsidRPr="00F55018">
        <w:t xml:space="preserve">isease: </w:t>
      </w:r>
      <w:ins w:id="2264" w:author="Geri Burgert" w:date="2026-01-29T16:38:00Z" w16du:dateUtc="2026-01-29T21:38:00Z">
        <w:r w:rsidR="00171E31" w:rsidRPr="00F55018">
          <w:t>a</w:t>
        </w:r>
      </w:ins>
      <w:del w:id="2265" w:author="Geri Burgert" w:date="2026-01-29T16:38:00Z" w16du:dateUtc="2026-01-29T21:38:00Z">
        <w:r w:rsidRPr="00F55018" w:rsidDel="00171E31">
          <w:delText>A</w:delText>
        </w:r>
      </w:del>
      <w:r w:rsidRPr="00F55018">
        <w:t xml:space="preserve"> </w:t>
      </w:r>
      <w:ins w:id="2266" w:author="Geri Burgert" w:date="2026-01-29T16:38:00Z" w16du:dateUtc="2026-01-29T21:38:00Z">
        <w:r w:rsidR="00171E31" w:rsidRPr="00F55018">
          <w:t>s</w:t>
        </w:r>
      </w:ins>
      <w:del w:id="2267" w:author="Geri Burgert" w:date="2026-01-29T16:38:00Z" w16du:dateUtc="2026-01-29T21:38:00Z">
        <w:r w:rsidRPr="00F55018" w:rsidDel="00171E31">
          <w:delText>S</w:delText>
        </w:r>
      </w:del>
      <w:r w:rsidRPr="00F55018">
        <w:t>tate-of-the-</w:t>
      </w:r>
      <w:ins w:id="2268" w:author="Geri Burgert" w:date="2026-01-29T16:38:00Z" w16du:dateUtc="2026-01-29T21:38:00Z">
        <w:r w:rsidR="00171E31" w:rsidRPr="00F55018">
          <w:t>a</w:t>
        </w:r>
      </w:ins>
      <w:del w:id="2269" w:author="Geri Burgert" w:date="2026-01-29T16:38:00Z" w16du:dateUtc="2026-01-29T21:38:00Z">
        <w:r w:rsidRPr="00F55018" w:rsidDel="00171E31">
          <w:delText>A</w:delText>
        </w:r>
      </w:del>
      <w:r w:rsidRPr="00F55018">
        <w:t xml:space="preserve">rt </w:t>
      </w:r>
      <w:ins w:id="2270" w:author="Geri Burgert" w:date="2026-01-29T16:38:00Z" w16du:dateUtc="2026-01-29T21:38:00Z">
        <w:r w:rsidR="00171E31" w:rsidRPr="00F55018">
          <w:t>r</w:t>
        </w:r>
      </w:ins>
      <w:del w:id="2271" w:author="Geri Burgert" w:date="2026-01-29T16:38:00Z" w16du:dateUtc="2026-01-29T21:38:00Z">
        <w:r w:rsidRPr="00F55018" w:rsidDel="00171E31">
          <w:delText>R</w:delText>
        </w:r>
      </w:del>
      <w:r w:rsidRPr="00F55018">
        <w:t>eview. Mayo Clin</w:t>
      </w:r>
      <w:del w:id="2272" w:author="Geri Burgert" w:date="2026-01-29T16:38:00Z" w16du:dateUtc="2026-01-29T21:38:00Z">
        <w:r w:rsidRPr="00F55018" w:rsidDel="00171E31">
          <w:delText>ic</w:delText>
        </w:r>
      </w:del>
      <w:r w:rsidRPr="00F55018">
        <w:t xml:space="preserve"> Proc</w:t>
      </w:r>
      <w:del w:id="2273" w:author="Geri Burgert" w:date="2026-01-29T16:38:00Z" w16du:dateUtc="2026-01-29T21:38:00Z">
        <w:r w:rsidRPr="00F55018" w:rsidDel="00171E31">
          <w:delText>eedings.</w:delText>
        </w:r>
      </w:del>
      <w:r w:rsidRPr="00F55018">
        <w:t xml:space="preserve"> 2021;96</w:t>
      </w:r>
      <w:del w:id="2274" w:author="Geri Burgert" w:date="2026-01-29T16:38:00Z" w16du:dateUtc="2026-01-29T21:38:00Z">
        <w:r w:rsidRPr="00F55018" w:rsidDel="00171E31">
          <w:delText>(10)</w:delText>
        </w:r>
      </w:del>
      <w:r w:rsidRPr="00F55018">
        <w:t>:2694-707.</w:t>
      </w:r>
    </w:p>
    <w:p w14:paraId="2FEF7EDD" w14:textId="3ACCAE72" w:rsidR="004170FA" w:rsidRPr="00F55018" w:rsidRDefault="004170FA" w:rsidP="004170FA">
      <w:r w:rsidRPr="00F55018">
        <w:t>4.</w:t>
      </w:r>
      <w:ins w:id="2275" w:author="Geri Burgert" w:date="2026-01-29T16:38:00Z" w16du:dateUtc="2026-01-29T21:38:00Z">
        <w:r w:rsidR="00171E31" w:rsidRPr="00F55018">
          <w:t xml:space="preserve"> </w:t>
        </w:r>
      </w:ins>
      <w:del w:id="2276" w:author="Geri Burgert" w:date="2026-01-29T16:38:00Z" w16du:dateUtc="2026-01-29T21:38:00Z">
        <w:r w:rsidRPr="00F55018" w:rsidDel="00171E31">
          <w:tab/>
        </w:r>
      </w:del>
      <w:r w:rsidRPr="00F55018">
        <w:t xml:space="preserve">Bernheim A, McLoud T. A </w:t>
      </w:r>
      <w:ins w:id="2277" w:author="Geri Burgert" w:date="2026-01-29T16:38:00Z" w16du:dateUtc="2026-01-29T21:38:00Z">
        <w:r w:rsidR="00171E31" w:rsidRPr="00F55018">
          <w:t>r</w:t>
        </w:r>
      </w:ins>
      <w:del w:id="2278" w:author="Geri Burgert" w:date="2026-01-29T16:38:00Z" w16du:dateUtc="2026-01-29T21:38:00Z">
        <w:r w:rsidRPr="00F55018" w:rsidDel="00171E31">
          <w:delText>R</w:delText>
        </w:r>
      </w:del>
      <w:r w:rsidRPr="00F55018">
        <w:t xml:space="preserve">eview of </w:t>
      </w:r>
      <w:ins w:id="2279" w:author="Geri Burgert" w:date="2026-01-29T16:38:00Z" w16du:dateUtc="2026-01-29T21:38:00Z">
        <w:r w:rsidR="00171E31" w:rsidRPr="00F55018">
          <w:t>c</w:t>
        </w:r>
      </w:ins>
      <w:del w:id="2280" w:author="Geri Burgert" w:date="2026-01-29T16:38:00Z" w16du:dateUtc="2026-01-29T21:38:00Z">
        <w:r w:rsidRPr="00F55018" w:rsidDel="00171E31">
          <w:delText>C</w:delText>
        </w:r>
      </w:del>
      <w:r w:rsidRPr="00F55018">
        <w:t xml:space="preserve">linical and </w:t>
      </w:r>
      <w:ins w:id="2281" w:author="Geri Burgert" w:date="2026-01-29T16:38:00Z" w16du:dateUtc="2026-01-29T21:38:00Z">
        <w:r w:rsidR="00171E31" w:rsidRPr="00F55018">
          <w:t>i</w:t>
        </w:r>
      </w:ins>
      <w:del w:id="2282" w:author="Geri Burgert" w:date="2026-01-29T16:38:00Z" w16du:dateUtc="2026-01-29T21:38:00Z">
        <w:r w:rsidRPr="00F55018" w:rsidDel="00171E31">
          <w:delText>I</w:delText>
        </w:r>
      </w:del>
      <w:r w:rsidRPr="00F55018">
        <w:t xml:space="preserve">maging </w:t>
      </w:r>
      <w:ins w:id="2283" w:author="Geri Burgert" w:date="2026-01-29T16:38:00Z" w16du:dateUtc="2026-01-29T21:38:00Z">
        <w:r w:rsidR="00171E31" w:rsidRPr="00F55018">
          <w:t>f</w:t>
        </w:r>
      </w:ins>
      <w:del w:id="2284" w:author="Geri Burgert" w:date="2026-01-29T16:38:00Z" w16du:dateUtc="2026-01-29T21:38:00Z">
        <w:r w:rsidRPr="00F55018" w:rsidDel="00171E31">
          <w:delText>F</w:delText>
        </w:r>
      </w:del>
      <w:r w:rsidRPr="00F55018">
        <w:t xml:space="preserve">indings in </w:t>
      </w:r>
      <w:ins w:id="2285" w:author="Geri Burgert" w:date="2026-01-29T16:38:00Z" w16du:dateUtc="2026-01-29T21:38:00Z">
        <w:r w:rsidR="00171E31" w:rsidRPr="00F55018">
          <w:t>e</w:t>
        </w:r>
      </w:ins>
      <w:del w:id="2286" w:author="Geri Burgert" w:date="2026-01-29T16:38:00Z" w16du:dateUtc="2026-01-29T21:38:00Z">
        <w:r w:rsidRPr="00F55018" w:rsidDel="00171E31">
          <w:delText>E</w:delText>
        </w:r>
      </w:del>
      <w:r w:rsidRPr="00F55018">
        <w:t xml:space="preserve">osinophilic </w:t>
      </w:r>
      <w:ins w:id="2287" w:author="Geri Burgert" w:date="2026-01-29T16:38:00Z" w16du:dateUtc="2026-01-29T21:38:00Z">
        <w:r w:rsidR="00171E31" w:rsidRPr="00F55018">
          <w:t>l</w:t>
        </w:r>
      </w:ins>
      <w:del w:id="2288" w:author="Geri Burgert" w:date="2026-01-29T16:38:00Z" w16du:dateUtc="2026-01-29T21:38:00Z">
        <w:r w:rsidRPr="00F55018" w:rsidDel="00171E31">
          <w:delText>L</w:delText>
        </w:r>
      </w:del>
      <w:r w:rsidRPr="00F55018">
        <w:t xml:space="preserve">ung </w:t>
      </w:r>
      <w:ins w:id="2289" w:author="Geri Burgert" w:date="2026-01-29T16:38:00Z" w16du:dateUtc="2026-01-29T21:38:00Z">
        <w:r w:rsidR="00171E31" w:rsidRPr="00F55018">
          <w:t>d</w:t>
        </w:r>
      </w:ins>
      <w:del w:id="2290" w:author="Geri Burgert" w:date="2026-01-29T16:38:00Z" w16du:dateUtc="2026-01-29T21:38:00Z">
        <w:r w:rsidRPr="00F55018" w:rsidDel="00171E31">
          <w:delText>D</w:delText>
        </w:r>
      </w:del>
      <w:r w:rsidRPr="00F55018">
        <w:t>iseases. Am</w:t>
      </w:r>
      <w:del w:id="2291" w:author="Geri Burgert" w:date="2026-01-29T16:38:00Z" w16du:dateUtc="2026-01-29T21:38:00Z">
        <w:r w:rsidRPr="00F55018" w:rsidDel="00171E31">
          <w:delText>erican</w:delText>
        </w:r>
      </w:del>
      <w:r w:rsidRPr="00F55018">
        <w:t xml:space="preserve"> J</w:t>
      </w:r>
      <w:del w:id="2292" w:author="Geri Burgert" w:date="2026-01-29T16:38:00Z" w16du:dateUtc="2026-01-29T21:38:00Z">
        <w:r w:rsidRPr="00F55018" w:rsidDel="00171E31">
          <w:delText>ournal of</w:delText>
        </w:r>
      </w:del>
      <w:r w:rsidRPr="00F55018">
        <w:t xml:space="preserve"> Roentgenol</w:t>
      </w:r>
      <w:del w:id="2293" w:author="Geri Burgert" w:date="2026-01-29T16:38:00Z" w16du:dateUtc="2026-01-29T21:38:00Z">
        <w:r w:rsidRPr="00F55018" w:rsidDel="00171E31">
          <w:delText>ogy.</w:delText>
        </w:r>
      </w:del>
      <w:r w:rsidRPr="00F55018">
        <w:t xml:space="preserve"> 2017;208</w:t>
      </w:r>
      <w:del w:id="2294" w:author="Geri Burgert" w:date="2026-01-29T16:38:00Z" w16du:dateUtc="2026-01-29T21:38:00Z">
        <w:r w:rsidRPr="00F55018" w:rsidDel="00171E31">
          <w:delText>(5)</w:delText>
        </w:r>
      </w:del>
      <w:r w:rsidRPr="00F55018">
        <w:t>:1002-10.</w:t>
      </w:r>
    </w:p>
    <w:p w14:paraId="11E2B85C" w14:textId="33554244" w:rsidR="004170FA" w:rsidRPr="00F55018" w:rsidRDefault="004170FA" w:rsidP="004170FA">
      <w:r w:rsidRPr="00F55018">
        <w:t>5.</w:t>
      </w:r>
      <w:ins w:id="2295" w:author="Geri Burgert" w:date="2026-01-29T16:39:00Z" w16du:dateUtc="2026-01-29T21:39:00Z">
        <w:r w:rsidR="00171E31" w:rsidRPr="00F55018">
          <w:t xml:space="preserve"> </w:t>
        </w:r>
      </w:ins>
      <w:del w:id="2296" w:author="Geri Burgert" w:date="2026-01-29T16:38:00Z" w16du:dateUtc="2026-01-29T21:38:00Z">
        <w:r w:rsidRPr="00F55018" w:rsidDel="00171E31">
          <w:tab/>
        </w:r>
      </w:del>
      <w:r w:rsidRPr="00F55018">
        <w:t>Allen JN, Davis WB. Eosinophilic lung diseases. Am</w:t>
      </w:r>
      <w:ins w:id="2297" w:author="Geri Burgert" w:date="2026-01-29T16:39:00Z" w16du:dateUtc="2026-01-29T21:39:00Z">
        <w:r w:rsidR="00171E31" w:rsidRPr="00F55018">
          <w:t xml:space="preserve"> </w:t>
        </w:r>
      </w:ins>
      <w:del w:id="2298" w:author="Geri Burgert" w:date="2026-01-29T16:39:00Z" w16du:dateUtc="2026-01-29T21:39:00Z">
        <w:r w:rsidRPr="00F55018" w:rsidDel="00171E31">
          <w:delText xml:space="preserve">erican </w:delText>
        </w:r>
      </w:del>
      <w:r w:rsidRPr="00F55018">
        <w:t>J</w:t>
      </w:r>
      <w:del w:id="2299" w:author="Geri Burgert" w:date="2026-01-29T16:39:00Z" w16du:dateUtc="2026-01-29T21:39:00Z">
        <w:r w:rsidRPr="00F55018" w:rsidDel="00171E31">
          <w:delText>ournal of</w:delText>
        </w:r>
      </w:del>
      <w:r w:rsidRPr="00F55018">
        <w:t xml:space="preserve"> Respir</w:t>
      </w:r>
      <w:del w:id="2300" w:author="Geri Burgert" w:date="2026-01-29T16:39:00Z" w16du:dateUtc="2026-01-29T21:39:00Z">
        <w:r w:rsidRPr="00F55018" w:rsidDel="00171E31">
          <w:delText>atory and</w:delText>
        </w:r>
      </w:del>
      <w:r w:rsidRPr="00F55018">
        <w:t xml:space="preserve"> Critical Care Med</w:t>
      </w:r>
      <w:del w:id="2301" w:author="Geri Burgert" w:date="2026-01-29T16:39:00Z" w16du:dateUtc="2026-01-29T21:39:00Z">
        <w:r w:rsidRPr="00F55018" w:rsidDel="00171E31">
          <w:delText>icine.</w:delText>
        </w:r>
      </w:del>
      <w:r w:rsidRPr="00F55018">
        <w:t xml:space="preserve"> 1994;150</w:t>
      </w:r>
      <w:del w:id="2302" w:author="Geri Burgert" w:date="2026-01-29T16:39:00Z" w16du:dateUtc="2026-01-29T21:39:00Z">
        <w:r w:rsidRPr="00F55018" w:rsidDel="00171E31">
          <w:delText>(5)</w:delText>
        </w:r>
      </w:del>
      <w:r w:rsidRPr="00F55018">
        <w:t>:1423-38.</w:t>
      </w:r>
    </w:p>
    <w:p w14:paraId="41C74D41" w14:textId="54E15104" w:rsidR="004170FA" w:rsidRPr="00F55018" w:rsidRDefault="004170FA" w:rsidP="004170FA">
      <w:r w:rsidRPr="00F55018">
        <w:t>6.</w:t>
      </w:r>
      <w:ins w:id="2303" w:author="Geri Burgert" w:date="2026-01-29T16:39:00Z" w16du:dateUtc="2026-01-29T21:39:00Z">
        <w:r w:rsidR="00171E31" w:rsidRPr="00F55018">
          <w:t xml:space="preserve"> </w:t>
        </w:r>
      </w:ins>
      <w:del w:id="2304" w:author="Geri Burgert" w:date="2026-01-29T16:39:00Z" w16du:dateUtc="2026-01-29T21:39:00Z">
        <w:r w:rsidRPr="00F55018" w:rsidDel="00171E31">
          <w:tab/>
        </w:r>
      </w:del>
      <w:r w:rsidRPr="00F55018">
        <w:t>Bain GA, Flower CDR. Pulmonary eosinophilia. Eur</w:t>
      </w:r>
      <w:del w:id="2305" w:author="Geri Burgert" w:date="2026-01-29T16:39:00Z" w16du:dateUtc="2026-01-29T21:39:00Z">
        <w:r w:rsidRPr="00F55018" w:rsidDel="00171E31">
          <w:delText xml:space="preserve">opean </w:delText>
        </w:r>
      </w:del>
      <w:ins w:id="2306" w:author="Geri Burgert" w:date="2026-01-29T16:39:00Z" w16du:dateUtc="2026-01-29T21:39:00Z">
        <w:r w:rsidR="00171E31" w:rsidRPr="00F55018">
          <w:t xml:space="preserve"> </w:t>
        </w:r>
      </w:ins>
      <w:r w:rsidRPr="00F55018">
        <w:t>J</w:t>
      </w:r>
      <w:del w:id="2307" w:author="Geri Burgert" w:date="2026-01-29T16:39:00Z" w16du:dateUtc="2026-01-29T21:39:00Z">
        <w:r w:rsidRPr="00F55018" w:rsidDel="00171E31">
          <w:delText>ournal of</w:delText>
        </w:r>
      </w:del>
      <w:r w:rsidRPr="00F55018">
        <w:t xml:space="preserve"> Radiol</w:t>
      </w:r>
      <w:del w:id="2308" w:author="Geri Burgert" w:date="2026-01-29T16:39:00Z" w16du:dateUtc="2026-01-29T21:39:00Z">
        <w:r w:rsidRPr="00F55018" w:rsidDel="00171E31">
          <w:delText>ogy.</w:delText>
        </w:r>
      </w:del>
      <w:r w:rsidRPr="00F55018">
        <w:t xml:space="preserve"> 1996;23</w:t>
      </w:r>
      <w:del w:id="2309" w:author="Geri Burgert" w:date="2026-01-29T16:39:00Z" w16du:dateUtc="2026-01-29T21:39:00Z">
        <w:r w:rsidRPr="00F55018" w:rsidDel="00171E31">
          <w:delText>(1)</w:delText>
        </w:r>
      </w:del>
      <w:r w:rsidRPr="00F55018">
        <w:t>:3-8.</w:t>
      </w:r>
    </w:p>
    <w:p w14:paraId="15EB9A6C" w14:textId="38E238A4" w:rsidR="004170FA" w:rsidRPr="00F55018" w:rsidRDefault="004170FA" w:rsidP="004170FA">
      <w:r w:rsidRPr="00F55018">
        <w:t>7.</w:t>
      </w:r>
      <w:ins w:id="2310" w:author="Geri Burgert" w:date="2026-01-29T16:39:00Z" w16du:dateUtc="2026-01-29T21:39:00Z">
        <w:r w:rsidR="00171E31" w:rsidRPr="00F55018">
          <w:t xml:space="preserve"> </w:t>
        </w:r>
      </w:ins>
      <w:del w:id="2311" w:author="Geri Burgert" w:date="2026-01-29T16:39:00Z" w16du:dateUtc="2026-01-29T21:39:00Z">
        <w:r w:rsidRPr="00F55018" w:rsidDel="00171E31">
          <w:tab/>
        </w:r>
      </w:del>
      <w:r w:rsidRPr="00F55018">
        <w:t xml:space="preserve">Cottin V. Eosinophilic </w:t>
      </w:r>
      <w:ins w:id="2312" w:author="Geri Burgert" w:date="2026-01-29T16:39:00Z" w16du:dateUtc="2026-01-29T21:39:00Z">
        <w:r w:rsidR="00165CC7" w:rsidRPr="00F55018">
          <w:t>l</w:t>
        </w:r>
      </w:ins>
      <w:del w:id="2313" w:author="Geri Burgert" w:date="2026-01-29T16:39:00Z" w16du:dateUtc="2026-01-29T21:39:00Z">
        <w:r w:rsidRPr="00F55018" w:rsidDel="00165CC7">
          <w:delText>L</w:delText>
        </w:r>
      </w:del>
      <w:r w:rsidRPr="00F55018">
        <w:t xml:space="preserve">ung </w:t>
      </w:r>
      <w:ins w:id="2314" w:author="Geri Burgert" w:date="2026-01-29T16:39:00Z" w16du:dateUtc="2026-01-29T21:39:00Z">
        <w:r w:rsidR="00165CC7" w:rsidRPr="00F55018">
          <w:t>d</w:t>
        </w:r>
      </w:ins>
      <w:del w:id="2315" w:author="Geri Burgert" w:date="2026-01-29T16:39:00Z" w16du:dateUtc="2026-01-29T21:39:00Z">
        <w:r w:rsidRPr="00F55018" w:rsidDel="00165CC7">
          <w:delText>D</w:delText>
        </w:r>
      </w:del>
      <w:r w:rsidRPr="00F55018">
        <w:t>iseases. Immunol</w:t>
      </w:r>
      <w:del w:id="2316" w:author="Geri Burgert" w:date="2026-01-29T16:39:00Z" w16du:dateUtc="2026-01-29T21:39:00Z">
        <w:r w:rsidRPr="00F55018" w:rsidDel="00165CC7">
          <w:delText>ogy and</w:delText>
        </w:r>
      </w:del>
      <w:r w:rsidRPr="00F55018">
        <w:t xml:space="preserve"> Allergy Clin</w:t>
      </w:r>
      <w:del w:id="2317" w:author="Geri Burgert" w:date="2026-01-29T16:39:00Z" w16du:dateUtc="2026-01-29T21:39:00Z">
        <w:r w:rsidRPr="00F55018" w:rsidDel="00165CC7">
          <w:delText>ics of</w:delText>
        </w:r>
      </w:del>
      <w:r w:rsidRPr="00F55018">
        <w:t xml:space="preserve"> North Am</w:t>
      </w:r>
      <w:del w:id="2318" w:author="Geri Burgert" w:date="2026-01-29T16:39:00Z" w16du:dateUtc="2026-01-29T21:39:00Z">
        <w:r w:rsidRPr="00F55018" w:rsidDel="00165CC7">
          <w:delText>erica.</w:delText>
        </w:r>
      </w:del>
      <w:r w:rsidRPr="00F55018">
        <w:t xml:space="preserve"> 2023;43</w:t>
      </w:r>
      <w:del w:id="2319" w:author="Geri Burgert" w:date="2026-01-29T16:39:00Z" w16du:dateUtc="2026-01-29T21:39:00Z">
        <w:r w:rsidRPr="00F55018" w:rsidDel="00165CC7">
          <w:delText>(2)</w:delText>
        </w:r>
      </w:del>
      <w:r w:rsidRPr="00F55018">
        <w:t>:289-322.</w:t>
      </w:r>
    </w:p>
    <w:p w14:paraId="0A8FD29E" w14:textId="28204FA2" w:rsidR="004170FA" w:rsidRDefault="004170FA" w:rsidP="004170FA">
      <w:pPr>
        <w:rPr>
          <w:ins w:id="2320" w:author="Geri Burgert" w:date="2026-02-02T17:39:00Z" w16du:dateUtc="2026-02-02T22:39:00Z"/>
        </w:rPr>
      </w:pPr>
      <w:r w:rsidRPr="00F55018">
        <w:t>8.</w:t>
      </w:r>
      <w:ins w:id="2321" w:author="Geri Burgert" w:date="2026-01-29T16:39:00Z" w16du:dateUtc="2026-01-29T21:39:00Z">
        <w:r w:rsidR="00165CC7" w:rsidRPr="00F55018">
          <w:t xml:space="preserve"> </w:t>
        </w:r>
      </w:ins>
      <w:del w:id="2322" w:author="Geri Burgert" w:date="2026-01-29T16:39:00Z" w16du:dateUtc="2026-01-29T21:39:00Z">
        <w:r w:rsidRPr="00F55018" w:rsidDel="00165CC7">
          <w:tab/>
        </w:r>
      </w:del>
      <w:r w:rsidRPr="00F55018">
        <w:t xml:space="preserve">Ou F-S, Michiels S, Shyr Y, Adjei AA, Oberg AL. Biomarker </w:t>
      </w:r>
      <w:ins w:id="2323" w:author="Geri Burgert" w:date="2026-01-29T16:39:00Z" w16du:dateUtc="2026-01-29T21:39:00Z">
        <w:r w:rsidR="00165CC7" w:rsidRPr="00F55018">
          <w:t>d</w:t>
        </w:r>
      </w:ins>
      <w:del w:id="2324" w:author="Geri Burgert" w:date="2026-01-29T16:39:00Z" w16du:dateUtc="2026-01-29T21:39:00Z">
        <w:r w:rsidRPr="00F55018" w:rsidDel="00165CC7">
          <w:delText>D</w:delText>
        </w:r>
      </w:del>
      <w:r w:rsidRPr="00F55018">
        <w:t xml:space="preserve">iscovery and </w:t>
      </w:r>
      <w:ins w:id="2325" w:author="Geri Burgert" w:date="2026-01-29T16:39:00Z" w16du:dateUtc="2026-01-29T21:39:00Z">
        <w:r w:rsidR="00165CC7" w:rsidRPr="00F55018">
          <w:t>v</w:t>
        </w:r>
      </w:ins>
      <w:del w:id="2326" w:author="Geri Burgert" w:date="2026-01-29T16:39:00Z" w16du:dateUtc="2026-01-29T21:39:00Z">
        <w:r w:rsidRPr="00F55018" w:rsidDel="00165CC7">
          <w:delText>V</w:delText>
        </w:r>
      </w:del>
      <w:r w:rsidRPr="00F55018">
        <w:t xml:space="preserve">alidation: </w:t>
      </w:r>
      <w:ins w:id="2327" w:author="Geri Burgert" w:date="2026-01-29T16:39:00Z" w16du:dateUtc="2026-01-29T21:39:00Z">
        <w:r w:rsidR="00165CC7" w:rsidRPr="00F55018">
          <w:t>s</w:t>
        </w:r>
      </w:ins>
      <w:del w:id="2328" w:author="Geri Burgert" w:date="2026-01-29T16:39:00Z" w16du:dateUtc="2026-01-29T21:39:00Z">
        <w:r w:rsidRPr="00F55018" w:rsidDel="00165CC7">
          <w:delText>S</w:delText>
        </w:r>
      </w:del>
      <w:r w:rsidRPr="00F55018">
        <w:t xml:space="preserve">tatistical </w:t>
      </w:r>
      <w:ins w:id="2329" w:author="Geri Burgert" w:date="2026-01-29T16:39:00Z" w16du:dateUtc="2026-01-29T21:39:00Z">
        <w:r w:rsidR="00165CC7" w:rsidRPr="00F55018">
          <w:t>c</w:t>
        </w:r>
      </w:ins>
      <w:del w:id="2330" w:author="Geri Burgert" w:date="2026-01-29T16:39:00Z" w16du:dateUtc="2026-01-29T21:39:00Z">
        <w:r w:rsidRPr="00F55018" w:rsidDel="00165CC7">
          <w:delText>C</w:delText>
        </w:r>
      </w:del>
      <w:r w:rsidRPr="00F55018">
        <w:t>onsiderations. J</w:t>
      </w:r>
      <w:del w:id="2331" w:author="Geri Burgert" w:date="2026-01-29T16:39:00Z" w16du:dateUtc="2026-01-29T21:39:00Z">
        <w:r w:rsidRPr="00F55018" w:rsidDel="00165CC7">
          <w:delText>ournal of</w:delText>
        </w:r>
      </w:del>
      <w:r w:rsidRPr="00F55018">
        <w:t xml:space="preserve"> Thorac</w:t>
      </w:r>
      <w:del w:id="2332" w:author="Geri Burgert" w:date="2026-01-29T16:40:00Z" w16du:dateUtc="2026-01-29T21:40:00Z">
        <w:r w:rsidRPr="00F55018" w:rsidDel="00165CC7">
          <w:delText>ic</w:delText>
        </w:r>
      </w:del>
      <w:r w:rsidRPr="00F55018">
        <w:t xml:space="preserve"> Oncol</w:t>
      </w:r>
      <w:del w:id="2333" w:author="Geri Burgert" w:date="2026-01-29T16:40:00Z" w16du:dateUtc="2026-01-29T21:40:00Z">
        <w:r w:rsidRPr="00F55018" w:rsidDel="00165CC7">
          <w:delText>ogy.</w:delText>
        </w:r>
      </w:del>
      <w:r w:rsidRPr="00F55018">
        <w:t xml:space="preserve"> 2021;16</w:t>
      </w:r>
      <w:del w:id="2334" w:author="Geri Burgert" w:date="2026-01-29T16:40:00Z" w16du:dateUtc="2026-01-29T21:40:00Z">
        <w:r w:rsidRPr="00F55018" w:rsidDel="00165CC7">
          <w:delText>(4)</w:delText>
        </w:r>
      </w:del>
      <w:r w:rsidRPr="00F55018">
        <w:t>:537-45.</w:t>
      </w:r>
    </w:p>
    <w:p w14:paraId="687F906D" w14:textId="33317F1D" w:rsidR="00653205" w:rsidRDefault="00653205" w:rsidP="004170FA">
      <w:pPr>
        <w:rPr>
          <w:ins w:id="2335" w:author="Geri Burgert" w:date="2026-02-02T17:39:00Z" w16du:dateUtc="2026-02-02T22:39:00Z"/>
        </w:rPr>
      </w:pPr>
      <w:ins w:id="2336" w:author="Geri Burgert" w:date="2026-02-02T17:39:00Z" w16du:dateUtc="2026-02-02T22:39:00Z">
        <w:r w:rsidRPr="00653205">
          <w:rPr>
            <w:highlight w:val="yellow"/>
            <w:rPrChange w:id="2337" w:author="Geri Burgert" w:date="2026-02-02T17:39:00Z" w16du:dateUtc="2026-02-02T22:39:00Z">
              <w:rPr/>
            </w:rPrChange>
          </w:rPr>
          <w:t>9. De Giacomi F, Decker PA, Vassallo R, Ryu JH. Acute eosinophilic pneumonia: correlation of clinical characteristics with underlying cause. Chest 2017;152:379-85.</w:t>
        </w:r>
      </w:ins>
    </w:p>
    <w:p w14:paraId="771E77EF" w14:textId="77777777" w:rsidR="00653205" w:rsidRPr="00653205" w:rsidRDefault="00653205" w:rsidP="00653205">
      <w:pPr>
        <w:rPr>
          <w:ins w:id="2338" w:author="Geri Burgert" w:date="2026-02-02T17:40:00Z" w16du:dateUtc="2026-02-02T22:40:00Z"/>
          <w:highlight w:val="yellow"/>
          <w:rPrChange w:id="2339" w:author="Geri Burgert" w:date="2026-02-02T17:41:00Z" w16du:dateUtc="2026-02-02T22:41:00Z">
            <w:rPr>
              <w:ins w:id="2340" w:author="Geri Burgert" w:date="2026-02-02T17:40:00Z" w16du:dateUtc="2026-02-02T22:40:00Z"/>
            </w:rPr>
          </w:rPrChange>
        </w:rPr>
      </w:pPr>
      <w:ins w:id="2341" w:author="Geri Burgert" w:date="2026-02-02T17:40:00Z" w16du:dateUtc="2026-02-02T22:40:00Z">
        <w:r w:rsidRPr="00653205">
          <w:rPr>
            <w:highlight w:val="yellow"/>
            <w:rPrChange w:id="2342" w:author="Geri Burgert" w:date="2026-02-02T17:41:00Z" w16du:dateUtc="2026-02-02T22:41:00Z">
              <w:rPr/>
            </w:rPrChange>
          </w:rPr>
          <w:lastRenderedPageBreak/>
          <w:t>10. Watz H, Tetzlaff K, Wouters EFM, Kirsten A, Magnussen H, Rodriguez-Roisin R, et al.  Blood eosinophil count and exacerbations in severe chronic obstructive pulmonary disease after withdrawal of inhaled corticosteroids: a post-hoc analysis of the WISDOM trial. Lancet Respir Med 2016;4:390-8.</w:t>
        </w:r>
      </w:ins>
    </w:p>
    <w:p w14:paraId="66EC062E" w14:textId="77777777" w:rsidR="00653205" w:rsidRPr="00653205" w:rsidRDefault="00653205" w:rsidP="00653205">
      <w:pPr>
        <w:rPr>
          <w:ins w:id="2343" w:author="Geri Burgert" w:date="2026-02-02T17:40:00Z" w16du:dateUtc="2026-02-02T22:40:00Z"/>
          <w:highlight w:val="yellow"/>
          <w:rPrChange w:id="2344" w:author="Geri Burgert" w:date="2026-02-02T17:41:00Z" w16du:dateUtc="2026-02-02T22:41:00Z">
            <w:rPr>
              <w:ins w:id="2345" w:author="Geri Burgert" w:date="2026-02-02T17:40:00Z" w16du:dateUtc="2026-02-02T22:40:00Z"/>
            </w:rPr>
          </w:rPrChange>
        </w:rPr>
      </w:pPr>
      <w:ins w:id="2346" w:author="Geri Burgert" w:date="2026-02-02T17:40:00Z" w16du:dateUtc="2026-02-02T22:40:00Z">
        <w:r w:rsidRPr="00653205">
          <w:rPr>
            <w:highlight w:val="yellow"/>
            <w:rPrChange w:id="2347" w:author="Geri Burgert" w:date="2026-02-02T17:41:00Z" w16du:dateUtc="2026-02-02T22:41:00Z">
              <w:rPr/>
            </w:rPrChange>
          </w:rPr>
          <w:t>11. Pavord ID, Korn S, Howarth P, Bleecker ER, Buhl R, Keeneet ON, al. Mepolizumab for severe eosinophilic asthma (DREAM): a multicentre, double-blind, placebo-controlled trial. Lancet 2012;389:651-9.</w:t>
        </w:r>
      </w:ins>
    </w:p>
    <w:p w14:paraId="07B60462" w14:textId="77777777" w:rsidR="00653205" w:rsidRPr="00653205" w:rsidRDefault="00653205" w:rsidP="00653205">
      <w:pPr>
        <w:rPr>
          <w:ins w:id="2348" w:author="Geri Burgert" w:date="2026-02-02T17:40:00Z" w16du:dateUtc="2026-02-02T22:40:00Z"/>
          <w:highlight w:val="yellow"/>
          <w:rPrChange w:id="2349" w:author="Geri Burgert" w:date="2026-02-02T17:41:00Z" w16du:dateUtc="2026-02-02T22:41:00Z">
            <w:rPr>
              <w:ins w:id="2350" w:author="Geri Burgert" w:date="2026-02-02T17:40:00Z" w16du:dateUtc="2026-02-02T22:40:00Z"/>
            </w:rPr>
          </w:rPrChange>
        </w:rPr>
      </w:pPr>
      <w:ins w:id="2351" w:author="Geri Burgert" w:date="2026-02-02T17:40:00Z" w16du:dateUtc="2026-02-02T22:40:00Z">
        <w:r w:rsidRPr="00653205">
          <w:rPr>
            <w:highlight w:val="yellow"/>
            <w:rPrChange w:id="2352" w:author="Geri Burgert" w:date="2026-02-02T17:41:00Z" w16du:dateUtc="2026-02-02T22:41:00Z">
              <w:rPr/>
            </w:rPrChange>
          </w:rPr>
          <w:t>12. Grayson PC, Monach PA, Pagnoux C, Cuthbertson D, Carette S, Hoffmanet GS, al. Value of commonly measured laboratory tests as biomarkers of disease activity and predictors of relapse in eosinophilic granulomatosis with polyangiitis. Rheumatology (Oxford) 2015;54:1351-9.</w:t>
        </w:r>
      </w:ins>
    </w:p>
    <w:p w14:paraId="6CD2C5C4" w14:textId="77777777" w:rsidR="00653205" w:rsidRPr="00653205" w:rsidRDefault="00653205" w:rsidP="00653205">
      <w:pPr>
        <w:rPr>
          <w:ins w:id="2353" w:author="Geri Burgert" w:date="2026-02-02T17:40:00Z" w16du:dateUtc="2026-02-02T22:40:00Z"/>
          <w:highlight w:val="yellow"/>
          <w:rPrChange w:id="2354" w:author="Geri Burgert" w:date="2026-02-02T17:41:00Z" w16du:dateUtc="2026-02-02T22:41:00Z">
            <w:rPr>
              <w:ins w:id="2355" w:author="Geri Burgert" w:date="2026-02-02T17:40:00Z" w16du:dateUtc="2026-02-02T22:40:00Z"/>
            </w:rPr>
          </w:rPrChange>
        </w:rPr>
      </w:pPr>
      <w:ins w:id="2356" w:author="Geri Burgert" w:date="2026-02-02T17:40:00Z" w16du:dateUtc="2026-02-02T22:40:00Z">
        <w:r w:rsidRPr="00653205">
          <w:rPr>
            <w:highlight w:val="yellow"/>
            <w:rPrChange w:id="2357" w:author="Geri Burgert" w:date="2026-02-02T17:41:00Z" w16du:dateUtc="2026-02-02T22:41:00Z">
              <w:rPr/>
            </w:rPrChange>
          </w:rPr>
          <w:t>13. De Giacomi F, Vassallo R, Yi FD, Ryu JH. Acute eosinophilic pneumonia. Causes, diagnosis, and management. Am J Respir Crit Care Med 2018;197:728-36.</w:t>
        </w:r>
      </w:ins>
    </w:p>
    <w:p w14:paraId="6CF9E9CF" w14:textId="7C478CB3" w:rsidR="00653205" w:rsidRPr="00653205" w:rsidRDefault="00653205" w:rsidP="00653205">
      <w:pPr>
        <w:rPr>
          <w:ins w:id="2358" w:author="Geri Burgert" w:date="2026-02-02T17:40:00Z" w16du:dateUtc="2026-02-02T22:40:00Z"/>
          <w:highlight w:val="yellow"/>
          <w:rPrChange w:id="2359" w:author="Geri Burgert" w:date="2026-02-02T17:41:00Z" w16du:dateUtc="2026-02-02T22:41:00Z">
            <w:rPr>
              <w:ins w:id="2360" w:author="Geri Burgert" w:date="2026-02-02T17:40:00Z" w16du:dateUtc="2026-02-02T22:40:00Z"/>
            </w:rPr>
          </w:rPrChange>
        </w:rPr>
      </w:pPr>
      <w:ins w:id="2361" w:author="Geri Burgert" w:date="2026-02-02T17:40:00Z" w16du:dateUtc="2026-02-02T22:40:00Z">
        <w:r w:rsidRPr="00653205">
          <w:rPr>
            <w:highlight w:val="yellow"/>
            <w:rPrChange w:id="2362" w:author="Geri Burgert" w:date="2026-02-02T17:41:00Z" w16du:dateUtc="2026-02-02T22:41:00Z">
              <w:rPr/>
            </w:rPrChange>
          </w:rPr>
          <w:t>14</w:t>
        </w:r>
      </w:ins>
      <w:ins w:id="2363" w:author="Geri Burgert" w:date="2026-02-02T18:53:00Z" w16du:dateUtc="2026-02-02T23:53:00Z">
        <w:r w:rsidR="00D72037">
          <w:rPr>
            <w:highlight w:val="yellow"/>
          </w:rPr>
          <w:t>.</w:t>
        </w:r>
      </w:ins>
      <w:ins w:id="2364" w:author="Geri Burgert" w:date="2026-02-02T17:40:00Z" w16du:dateUtc="2026-02-02T22:40:00Z">
        <w:r w:rsidRPr="00653205">
          <w:rPr>
            <w:highlight w:val="yellow"/>
            <w:rPrChange w:id="2365" w:author="Geri Burgert" w:date="2026-02-02T17:41:00Z" w16du:dateUtc="2026-02-02T22:41:00Z">
              <w:rPr/>
            </w:rPrChange>
          </w:rPr>
          <w:t xml:space="preserve"> Marchand E, Reynaud-Gaubert M, Lauque D, Durieu J, Tonnel A-B, Cordier J-F. Idiopathic chronic eosinophilic pneumonia: a clinical and follow-up study of 62 cases. Medicine 1998;77:299-312.</w:t>
        </w:r>
      </w:ins>
    </w:p>
    <w:p w14:paraId="4A8BA2E9" w14:textId="77777777" w:rsidR="00653205" w:rsidRPr="00653205" w:rsidRDefault="00653205" w:rsidP="00653205">
      <w:pPr>
        <w:rPr>
          <w:ins w:id="2366" w:author="Geri Burgert" w:date="2026-02-02T17:40:00Z" w16du:dateUtc="2026-02-02T22:40:00Z"/>
          <w:highlight w:val="yellow"/>
          <w:rPrChange w:id="2367" w:author="Geri Burgert" w:date="2026-02-02T17:41:00Z" w16du:dateUtc="2026-02-02T22:41:00Z">
            <w:rPr>
              <w:ins w:id="2368" w:author="Geri Burgert" w:date="2026-02-02T17:40:00Z" w16du:dateUtc="2026-02-02T22:40:00Z"/>
            </w:rPr>
          </w:rPrChange>
        </w:rPr>
      </w:pPr>
      <w:ins w:id="2369" w:author="Geri Burgert" w:date="2026-02-02T17:40:00Z" w16du:dateUtc="2026-02-02T22:40:00Z">
        <w:r w:rsidRPr="00653205">
          <w:rPr>
            <w:highlight w:val="yellow"/>
            <w:rPrChange w:id="2370" w:author="Geri Burgert" w:date="2026-02-02T17:41:00Z" w16du:dateUtc="2026-02-02T22:41:00Z">
              <w:rPr/>
            </w:rPrChange>
          </w:rPr>
          <w:t>15. Allen JN, Davis WB, Pacht ER. Diagnostic significance of increased bronchoalveolar lavage fluid eosinophils. Am Rev Respir Dis 1990;142:642-7.</w:t>
        </w:r>
      </w:ins>
    </w:p>
    <w:p w14:paraId="69F59018" w14:textId="77777777" w:rsidR="00653205" w:rsidRPr="00653205" w:rsidRDefault="00653205" w:rsidP="00653205">
      <w:pPr>
        <w:rPr>
          <w:ins w:id="2371" w:author="Geri Burgert" w:date="2026-02-02T17:40:00Z" w16du:dateUtc="2026-02-02T22:40:00Z"/>
          <w:highlight w:val="yellow"/>
          <w:rPrChange w:id="2372" w:author="Geri Burgert" w:date="2026-02-02T17:41:00Z" w16du:dateUtc="2026-02-02T22:41:00Z">
            <w:rPr>
              <w:ins w:id="2373" w:author="Geri Burgert" w:date="2026-02-02T17:40:00Z" w16du:dateUtc="2026-02-02T22:40:00Z"/>
            </w:rPr>
          </w:rPrChange>
        </w:rPr>
      </w:pPr>
      <w:ins w:id="2374" w:author="Geri Burgert" w:date="2026-02-02T17:40:00Z" w16du:dateUtc="2026-02-02T22:40:00Z">
        <w:r w:rsidRPr="00653205">
          <w:rPr>
            <w:highlight w:val="yellow"/>
            <w:rPrChange w:id="2375" w:author="Geri Burgert" w:date="2026-02-02T17:41:00Z" w16du:dateUtc="2026-02-02T22:41:00Z">
              <w:rPr/>
            </w:rPrChange>
          </w:rPr>
          <w:lastRenderedPageBreak/>
          <w:t>16. Bousquet J, Chanez P, Lacoste JY, Barnéon G, Ghavanian N, Enander I, et al. Eosinophilic inflammation in asthma. N Engl J Med 1990;323:1033-9.</w:t>
        </w:r>
      </w:ins>
    </w:p>
    <w:p w14:paraId="53641D3A" w14:textId="3000D88F" w:rsidR="00653205" w:rsidRPr="00653205" w:rsidRDefault="00653205" w:rsidP="00653205">
      <w:pPr>
        <w:rPr>
          <w:ins w:id="2376" w:author="Geri Burgert" w:date="2026-02-02T17:40:00Z" w16du:dateUtc="2026-02-02T22:40:00Z"/>
          <w:highlight w:val="yellow"/>
          <w:rPrChange w:id="2377" w:author="Geri Burgert" w:date="2026-02-02T17:41:00Z" w16du:dateUtc="2026-02-02T22:41:00Z">
            <w:rPr>
              <w:ins w:id="2378" w:author="Geri Burgert" w:date="2026-02-02T17:40:00Z" w16du:dateUtc="2026-02-02T22:40:00Z"/>
            </w:rPr>
          </w:rPrChange>
        </w:rPr>
      </w:pPr>
      <w:ins w:id="2379" w:author="Geri Burgert" w:date="2026-02-02T17:40:00Z" w16du:dateUtc="2026-02-02T22:40:00Z">
        <w:r w:rsidRPr="00653205">
          <w:rPr>
            <w:highlight w:val="yellow"/>
            <w:rPrChange w:id="2380" w:author="Geri Burgert" w:date="2026-02-02T17:41:00Z" w16du:dateUtc="2026-02-02T22:41:00Z">
              <w:rPr/>
            </w:rPrChange>
          </w:rPr>
          <w:t>17. Global initiative for asthma. Global strategy for asthma management and prevention, 2024.</w:t>
        </w:r>
      </w:ins>
    </w:p>
    <w:p w14:paraId="42C20D17" w14:textId="7196EDC6" w:rsidR="00653205" w:rsidRPr="00653205" w:rsidRDefault="00653205" w:rsidP="00653205">
      <w:pPr>
        <w:rPr>
          <w:ins w:id="2381" w:author="Geri Burgert" w:date="2026-02-02T17:40:00Z" w16du:dateUtc="2026-02-02T22:40:00Z"/>
          <w:highlight w:val="yellow"/>
          <w:rPrChange w:id="2382" w:author="Geri Burgert" w:date="2026-02-02T17:41:00Z" w16du:dateUtc="2026-02-02T22:41:00Z">
            <w:rPr>
              <w:ins w:id="2383" w:author="Geri Burgert" w:date="2026-02-02T17:40:00Z" w16du:dateUtc="2026-02-02T22:40:00Z"/>
            </w:rPr>
          </w:rPrChange>
        </w:rPr>
      </w:pPr>
      <w:ins w:id="2384" w:author="Geri Burgert" w:date="2026-02-02T17:40:00Z" w16du:dateUtc="2026-02-02T22:40:00Z">
        <w:r w:rsidRPr="00653205">
          <w:rPr>
            <w:highlight w:val="yellow"/>
            <w:rPrChange w:id="2385" w:author="Geri Burgert" w:date="2026-02-02T17:41:00Z" w16du:dateUtc="2026-02-02T22:41:00Z">
              <w:rPr/>
            </w:rPrChange>
          </w:rPr>
          <w:t>18</w:t>
        </w:r>
      </w:ins>
      <w:ins w:id="2386" w:author="Geri Burgert" w:date="2026-02-02T18:48:00Z" w16du:dateUtc="2026-02-02T23:48:00Z">
        <w:r w:rsidR="00C76286">
          <w:rPr>
            <w:highlight w:val="yellow"/>
          </w:rPr>
          <w:t>.</w:t>
        </w:r>
      </w:ins>
      <w:ins w:id="2387" w:author="Geri Burgert" w:date="2026-02-02T17:40:00Z" w16du:dateUtc="2026-02-02T22:40:00Z">
        <w:r w:rsidRPr="00653205">
          <w:rPr>
            <w:highlight w:val="yellow"/>
            <w:rPrChange w:id="2388" w:author="Geri Burgert" w:date="2026-02-02T17:41:00Z" w16du:dateUtc="2026-02-02T22:41:00Z">
              <w:rPr/>
            </w:rPrChange>
          </w:rPr>
          <w:t xml:space="preserve"> Pizzichini E, Pizzichini M, Efthimiadis A, Hargreave F, Dolovich J. Measurement of inflammatory indices in induced sputum: effects of selection of sputum to minimize salivary contamination. Eur Respir J 1996;9:1174-80.</w:t>
        </w:r>
      </w:ins>
    </w:p>
    <w:p w14:paraId="297D0F16" w14:textId="0DEDD6F6" w:rsidR="00653205" w:rsidRPr="00653205" w:rsidRDefault="00653205" w:rsidP="00653205">
      <w:pPr>
        <w:rPr>
          <w:ins w:id="2389" w:author="Geri Burgert" w:date="2026-02-02T17:40:00Z" w16du:dateUtc="2026-02-02T22:40:00Z"/>
          <w:highlight w:val="yellow"/>
          <w:rPrChange w:id="2390" w:author="Geri Burgert" w:date="2026-02-02T17:41:00Z" w16du:dateUtc="2026-02-02T22:41:00Z">
            <w:rPr>
              <w:ins w:id="2391" w:author="Geri Burgert" w:date="2026-02-02T17:40:00Z" w16du:dateUtc="2026-02-02T22:40:00Z"/>
            </w:rPr>
          </w:rPrChange>
        </w:rPr>
      </w:pPr>
      <w:ins w:id="2392" w:author="Geri Burgert" w:date="2026-02-02T17:40:00Z" w16du:dateUtc="2026-02-02T22:40:00Z">
        <w:r w:rsidRPr="00653205">
          <w:rPr>
            <w:highlight w:val="yellow"/>
            <w:rPrChange w:id="2393" w:author="Geri Burgert" w:date="2026-02-02T17:41:00Z" w16du:dateUtc="2026-02-02T22:41:00Z">
              <w:rPr/>
            </w:rPrChange>
          </w:rPr>
          <w:t>19</w:t>
        </w:r>
      </w:ins>
      <w:ins w:id="2394" w:author="Geri Burgert" w:date="2026-02-02T18:48:00Z" w16du:dateUtc="2026-02-02T23:48:00Z">
        <w:r w:rsidR="00C76286">
          <w:rPr>
            <w:highlight w:val="yellow"/>
          </w:rPr>
          <w:t>.</w:t>
        </w:r>
      </w:ins>
      <w:ins w:id="2395" w:author="Geri Burgert" w:date="2026-02-02T17:40:00Z" w16du:dateUtc="2026-02-02T22:40:00Z">
        <w:r w:rsidRPr="00653205">
          <w:rPr>
            <w:highlight w:val="yellow"/>
            <w:rPrChange w:id="2396" w:author="Geri Burgert" w:date="2026-02-02T17:41:00Z" w16du:dateUtc="2026-02-02T22:41:00Z">
              <w:rPr/>
            </w:rPrChange>
          </w:rPr>
          <w:t xml:space="preserve"> Green RH, Brightling CE, McKenna S, Hargadon B, Parker D, Bradding P, et al. Asthma exacerbations and sputum eosinophil counts: a randomised controlled trial. Lancet 2002;360:1715-21.</w:t>
        </w:r>
      </w:ins>
    </w:p>
    <w:p w14:paraId="3DB88FC4" w14:textId="221319F5" w:rsidR="00653205" w:rsidRPr="00653205" w:rsidRDefault="00653205" w:rsidP="00653205">
      <w:pPr>
        <w:rPr>
          <w:ins w:id="2397" w:author="Geri Burgert" w:date="2026-02-02T17:40:00Z" w16du:dateUtc="2026-02-02T22:40:00Z"/>
          <w:highlight w:val="yellow"/>
          <w:rPrChange w:id="2398" w:author="Geri Burgert" w:date="2026-02-02T17:41:00Z" w16du:dateUtc="2026-02-02T22:41:00Z">
            <w:rPr>
              <w:ins w:id="2399" w:author="Geri Burgert" w:date="2026-02-02T17:40:00Z" w16du:dateUtc="2026-02-02T22:40:00Z"/>
            </w:rPr>
          </w:rPrChange>
        </w:rPr>
      </w:pPr>
      <w:ins w:id="2400" w:author="Geri Burgert" w:date="2026-02-02T17:40:00Z" w16du:dateUtc="2026-02-02T22:40:00Z">
        <w:r w:rsidRPr="00653205">
          <w:rPr>
            <w:highlight w:val="yellow"/>
            <w:rPrChange w:id="2401" w:author="Geri Burgert" w:date="2026-02-02T17:41:00Z" w16du:dateUtc="2026-02-02T22:41:00Z">
              <w:rPr/>
            </w:rPrChange>
          </w:rPr>
          <w:t>20</w:t>
        </w:r>
      </w:ins>
      <w:ins w:id="2402" w:author="Geri Burgert" w:date="2026-02-02T18:48:00Z" w16du:dateUtc="2026-02-02T23:48:00Z">
        <w:r w:rsidR="00C76286">
          <w:rPr>
            <w:highlight w:val="yellow"/>
          </w:rPr>
          <w:t>.</w:t>
        </w:r>
      </w:ins>
      <w:ins w:id="2403" w:author="Geri Burgert" w:date="2026-02-02T17:40:00Z" w16du:dateUtc="2026-02-02T22:40:00Z">
        <w:r w:rsidRPr="00653205">
          <w:rPr>
            <w:highlight w:val="yellow"/>
            <w:rPrChange w:id="2404" w:author="Geri Burgert" w:date="2026-02-02T17:41:00Z" w16du:dateUtc="2026-02-02T22:41:00Z">
              <w:rPr/>
            </w:rPrChange>
          </w:rPr>
          <w:t xml:space="preserve"> Siva R, Green RH, Brightling CE, Shelley M, Hargadon B, McKenna S, et al. Eosinophilic airway inflammation and exacerbations of COPD: a randomised controlled trial. Eur Respir J 2007;29:906-13.</w:t>
        </w:r>
      </w:ins>
    </w:p>
    <w:p w14:paraId="6C7024B2" w14:textId="11FB7735" w:rsidR="00653205" w:rsidRPr="00653205" w:rsidRDefault="00653205" w:rsidP="00653205">
      <w:pPr>
        <w:rPr>
          <w:ins w:id="2405" w:author="Geri Burgert" w:date="2026-02-02T17:40:00Z" w16du:dateUtc="2026-02-02T22:40:00Z"/>
          <w:highlight w:val="yellow"/>
          <w:rPrChange w:id="2406" w:author="Geri Burgert" w:date="2026-02-02T17:41:00Z" w16du:dateUtc="2026-02-02T22:41:00Z">
            <w:rPr>
              <w:ins w:id="2407" w:author="Geri Burgert" w:date="2026-02-02T17:40:00Z" w16du:dateUtc="2026-02-02T22:40:00Z"/>
            </w:rPr>
          </w:rPrChange>
        </w:rPr>
      </w:pPr>
      <w:ins w:id="2408" w:author="Geri Burgert" w:date="2026-02-02T17:40:00Z" w16du:dateUtc="2026-02-02T22:40:00Z">
        <w:r w:rsidRPr="00653205">
          <w:rPr>
            <w:highlight w:val="yellow"/>
            <w:rPrChange w:id="2409" w:author="Geri Burgert" w:date="2026-02-02T17:41:00Z" w16du:dateUtc="2026-02-02T22:41:00Z">
              <w:rPr/>
            </w:rPrChange>
          </w:rPr>
          <w:t>21</w:t>
        </w:r>
      </w:ins>
      <w:ins w:id="2410" w:author="Geri Burgert" w:date="2026-02-02T18:48:00Z" w16du:dateUtc="2026-02-02T23:48:00Z">
        <w:r w:rsidR="00C76286">
          <w:rPr>
            <w:highlight w:val="yellow"/>
          </w:rPr>
          <w:t>.</w:t>
        </w:r>
      </w:ins>
      <w:ins w:id="2411" w:author="Geri Burgert" w:date="2026-02-02T17:40:00Z" w16du:dateUtc="2026-02-02T22:40:00Z">
        <w:r w:rsidRPr="00653205">
          <w:rPr>
            <w:highlight w:val="yellow"/>
            <w:rPrChange w:id="2412" w:author="Geri Burgert" w:date="2026-02-02T17:41:00Z" w16du:dateUtc="2026-02-02T22:41:00Z">
              <w:rPr/>
            </w:rPrChange>
          </w:rPr>
          <w:t xml:space="preserve"> Leigh R, Pizzichini MMM, Morris MM, Maltais F, Hargreave FE, Pizzichini E. Stable COPD: predicting benefit from high-dose inhaled corticosteroid treatment. Eur Respir J 2006;27:964-71.</w:t>
        </w:r>
      </w:ins>
    </w:p>
    <w:p w14:paraId="253CC058" w14:textId="2909B99D" w:rsidR="00653205" w:rsidRPr="00653205" w:rsidRDefault="00653205" w:rsidP="00653205">
      <w:pPr>
        <w:rPr>
          <w:ins w:id="2413" w:author="Geri Burgert" w:date="2026-02-02T17:40:00Z" w16du:dateUtc="2026-02-02T22:40:00Z"/>
          <w:highlight w:val="yellow"/>
          <w:rPrChange w:id="2414" w:author="Geri Burgert" w:date="2026-02-02T17:41:00Z" w16du:dateUtc="2026-02-02T22:41:00Z">
            <w:rPr>
              <w:ins w:id="2415" w:author="Geri Burgert" w:date="2026-02-02T17:40:00Z" w16du:dateUtc="2026-02-02T22:40:00Z"/>
            </w:rPr>
          </w:rPrChange>
        </w:rPr>
      </w:pPr>
      <w:ins w:id="2416" w:author="Geri Burgert" w:date="2026-02-02T17:40:00Z" w16du:dateUtc="2026-02-02T22:40:00Z">
        <w:r w:rsidRPr="00653205">
          <w:rPr>
            <w:highlight w:val="yellow"/>
            <w:rPrChange w:id="2417" w:author="Geri Burgert" w:date="2026-02-02T17:41:00Z" w16du:dateUtc="2026-02-02T22:41:00Z">
              <w:rPr/>
            </w:rPrChange>
          </w:rPr>
          <w:t>22</w:t>
        </w:r>
      </w:ins>
      <w:ins w:id="2418" w:author="Geri Burgert" w:date="2026-02-02T18:48:00Z" w16du:dateUtc="2026-02-02T23:48:00Z">
        <w:r w:rsidR="00C76286">
          <w:rPr>
            <w:highlight w:val="yellow"/>
          </w:rPr>
          <w:t>.</w:t>
        </w:r>
      </w:ins>
      <w:ins w:id="2419" w:author="Geri Burgert" w:date="2026-02-02T17:40:00Z" w16du:dateUtc="2026-02-02T22:40:00Z">
        <w:r w:rsidRPr="00653205">
          <w:rPr>
            <w:highlight w:val="yellow"/>
            <w:rPrChange w:id="2420" w:author="Geri Burgert" w:date="2026-02-02T17:41:00Z" w16du:dateUtc="2026-02-02T22:41:00Z">
              <w:rPr/>
            </w:rPrChange>
          </w:rPr>
          <w:t xml:space="preserve"> Nair P, Pizzichini MMM, Kjarsgaard M, Inman MD, Efthimiadis A, Pizzichini E, et al. Mepolizumab for prednisone-dependent asthma with sputum eosinophilia. N Engl J Med 2009;360:985-93.</w:t>
        </w:r>
      </w:ins>
    </w:p>
    <w:p w14:paraId="26ABB73A" w14:textId="59423FFB" w:rsidR="00653205" w:rsidRPr="00653205" w:rsidRDefault="00653205" w:rsidP="00653205">
      <w:pPr>
        <w:rPr>
          <w:ins w:id="2421" w:author="Geri Burgert" w:date="2026-02-02T17:40:00Z" w16du:dateUtc="2026-02-02T22:40:00Z"/>
          <w:highlight w:val="yellow"/>
          <w:rPrChange w:id="2422" w:author="Geri Burgert" w:date="2026-02-02T17:41:00Z" w16du:dateUtc="2026-02-02T22:41:00Z">
            <w:rPr>
              <w:ins w:id="2423" w:author="Geri Burgert" w:date="2026-02-02T17:40:00Z" w16du:dateUtc="2026-02-02T22:40:00Z"/>
            </w:rPr>
          </w:rPrChange>
        </w:rPr>
      </w:pPr>
      <w:ins w:id="2424" w:author="Geri Burgert" w:date="2026-02-02T17:40:00Z" w16du:dateUtc="2026-02-02T22:40:00Z">
        <w:r w:rsidRPr="00653205">
          <w:rPr>
            <w:highlight w:val="yellow"/>
            <w:rPrChange w:id="2425" w:author="Geri Burgert" w:date="2026-02-02T17:41:00Z" w16du:dateUtc="2026-02-02T22:41:00Z">
              <w:rPr/>
            </w:rPrChange>
          </w:rPr>
          <w:lastRenderedPageBreak/>
          <w:t>23</w:t>
        </w:r>
      </w:ins>
      <w:ins w:id="2426" w:author="Geri Burgert" w:date="2026-02-02T18:48:00Z" w16du:dateUtc="2026-02-02T23:48:00Z">
        <w:r w:rsidR="00C76286">
          <w:rPr>
            <w:highlight w:val="yellow"/>
          </w:rPr>
          <w:t>.</w:t>
        </w:r>
      </w:ins>
      <w:ins w:id="2427" w:author="Geri Burgert" w:date="2026-02-02T17:40:00Z" w16du:dateUtc="2026-02-02T22:40:00Z">
        <w:r w:rsidRPr="00653205">
          <w:rPr>
            <w:highlight w:val="yellow"/>
            <w:rPrChange w:id="2428" w:author="Geri Burgert" w:date="2026-02-02T17:41:00Z" w16du:dateUtc="2026-02-02T22:41:00Z">
              <w:rPr/>
            </w:rPrChange>
          </w:rPr>
          <w:t xml:space="preserve"> Dweik RA, Boggs PB, Erzurum SC, Irvin CG, Leigh MW, Lundberget JO, al. An official ATS clinical practice guideline: interpretation of exhaled nitric oxide levels (FENO) for clinical applications. Am J Respir Crit Care Med 2011;184:602-15.</w:t>
        </w:r>
      </w:ins>
    </w:p>
    <w:p w14:paraId="24A0FBF2" w14:textId="09B5F77A" w:rsidR="00653205" w:rsidRPr="00653205" w:rsidRDefault="00653205" w:rsidP="00653205">
      <w:pPr>
        <w:rPr>
          <w:ins w:id="2429" w:author="Geri Burgert" w:date="2026-02-02T17:40:00Z" w16du:dateUtc="2026-02-02T22:40:00Z"/>
          <w:highlight w:val="yellow"/>
          <w:rPrChange w:id="2430" w:author="Geri Burgert" w:date="2026-02-02T17:41:00Z" w16du:dateUtc="2026-02-02T22:41:00Z">
            <w:rPr>
              <w:ins w:id="2431" w:author="Geri Burgert" w:date="2026-02-02T17:40:00Z" w16du:dateUtc="2026-02-02T22:40:00Z"/>
            </w:rPr>
          </w:rPrChange>
        </w:rPr>
      </w:pPr>
      <w:ins w:id="2432" w:author="Geri Burgert" w:date="2026-02-02T17:40:00Z" w16du:dateUtc="2026-02-02T22:40:00Z">
        <w:r w:rsidRPr="00653205">
          <w:rPr>
            <w:highlight w:val="yellow"/>
            <w:rPrChange w:id="2433" w:author="Geri Burgert" w:date="2026-02-02T17:41:00Z" w16du:dateUtc="2026-02-02T22:41:00Z">
              <w:rPr/>
            </w:rPrChange>
          </w:rPr>
          <w:t>24</w:t>
        </w:r>
      </w:ins>
      <w:ins w:id="2434" w:author="Geri Burgert" w:date="2026-02-02T18:48:00Z" w16du:dateUtc="2026-02-02T23:48:00Z">
        <w:r w:rsidR="00C76286">
          <w:rPr>
            <w:highlight w:val="yellow"/>
          </w:rPr>
          <w:t>.</w:t>
        </w:r>
      </w:ins>
      <w:ins w:id="2435" w:author="Geri Burgert" w:date="2026-02-02T17:40:00Z" w16du:dateUtc="2026-02-02T22:40:00Z">
        <w:r w:rsidRPr="00653205">
          <w:rPr>
            <w:highlight w:val="yellow"/>
            <w:rPrChange w:id="2436" w:author="Geri Burgert" w:date="2026-02-02T17:41:00Z" w16du:dateUtc="2026-02-02T22:41:00Z">
              <w:rPr/>
            </w:rPrChange>
          </w:rPr>
          <w:t xml:space="preserve"> Louis R, Satia I, Ojanguren I, Schleich F, Bonini M, Tonia T, et al. European Respiratory Society guidelines for the diagnosis of asthma in adults. Eur Respir J 2022;60:2101585.</w:t>
        </w:r>
      </w:ins>
    </w:p>
    <w:p w14:paraId="4EEE3E84" w14:textId="1D432584" w:rsidR="00653205" w:rsidRPr="00653205" w:rsidRDefault="00653205" w:rsidP="00653205">
      <w:pPr>
        <w:rPr>
          <w:ins w:id="2437" w:author="Geri Burgert" w:date="2026-02-02T17:40:00Z" w16du:dateUtc="2026-02-02T22:40:00Z"/>
          <w:highlight w:val="yellow"/>
          <w:rPrChange w:id="2438" w:author="Geri Burgert" w:date="2026-02-02T17:41:00Z" w16du:dateUtc="2026-02-02T22:41:00Z">
            <w:rPr>
              <w:ins w:id="2439" w:author="Geri Burgert" w:date="2026-02-02T17:40:00Z" w16du:dateUtc="2026-02-02T22:40:00Z"/>
            </w:rPr>
          </w:rPrChange>
        </w:rPr>
      </w:pPr>
      <w:ins w:id="2440" w:author="Geri Burgert" w:date="2026-02-02T17:40:00Z" w16du:dateUtc="2026-02-02T22:40:00Z">
        <w:r w:rsidRPr="00653205">
          <w:rPr>
            <w:highlight w:val="yellow"/>
            <w:rPrChange w:id="2441" w:author="Geri Burgert" w:date="2026-02-02T17:41:00Z" w16du:dateUtc="2026-02-02T22:41:00Z">
              <w:rPr/>
            </w:rPrChange>
          </w:rPr>
          <w:t>25</w:t>
        </w:r>
      </w:ins>
      <w:ins w:id="2442" w:author="Geri Burgert" w:date="2026-02-02T18:48:00Z" w16du:dateUtc="2026-02-02T23:48:00Z">
        <w:r w:rsidR="00C76286">
          <w:rPr>
            <w:highlight w:val="yellow"/>
          </w:rPr>
          <w:t>.</w:t>
        </w:r>
      </w:ins>
      <w:ins w:id="2443" w:author="Geri Burgert" w:date="2026-02-02T17:40:00Z" w16du:dateUtc="2026-02-02T22:40:00Z">
        <w:r w:rsidRPr="00653205">
          <w:rPr>
            <w:highlight w:val="yellow"/>
            <w:rPrChange w:id="2444" w:author="Geri Burgert" w:date="2026-02-02T17:41:00Z" w16du:dateUtc="2026-02-02T22:41:00Z">
              <w:rPr/>
            </w:rPrChange>
          </w:rPr>
          <w:t xml:space="preserve"> Zitt M. Clinical applications of exhaled nitric oxide for the diagnosis and management of asthma: a consensus report. Clin Ther 2005;27:1238-50.</w:t>
        </w:r>
      </w:ins>
    </w:p>
    <w:p w14:paraId="1B22FDE9" w14:textId="2011B12D" w:rsidR="00653205" w:rsidRDefault="00653205" w:rsidP="00653205">
      <w:pPr>
        <w:rPr>
          <w:ins w:id="2445" w:author="Geri Burgert" w:date="2026-02-02T17:39:00Z" w16du:dateUtc="2026-02-02T22:39:00Z"/>
        </w:rPr>
      </w:pPr>
      <w:ins w:id="2446" w:author="Geri Burgert" w:date="2026-02-02T17:40:00Z" w16du:dateUtc="2026-02-02T22:40:00Z">
        <w:r w:rsidRPr="00653205">
          <w:rPr>
            <w:highlight w:val="yellow"/>
            <w:rPrChange w:id="2447" w:author="Geri Burgert" w:date="2026-02-02T17:41:00Z" w16du:dateUtc="2026-02-02T22:41:00Z">
              <w:rPr/>
            </w:rPrChange>
          </w:rPr>
          <w:t>26</w:t>
        </w:r>
      </w:ins>
      <w:ins w:id="2448" w:author="Geri Burgert" w:date="2026-02-02T18:48:00Z" w16du:dateUtc="2026-02-02T23:48:00Z">
        <w:r w:rsidR="00C76286">
          <w:rPr>
            <w:highlight w:val="yellow"/>
          </w:rPr>
          <w:t>.</w:t>
        </w:r>
      </w:ins>
      <w:ins w:id="2449" w:author="Geri Burgert" w:date="2026-02-02T17:40:00Z" w16du:dateUtc="2026-02-02T22:40:00Z">
        <w:r w:rsidRPr="00653205">
          <w:rPr>
            <w:highlight w:val="yellow"/>
            <w:rPrChange w:id="2450" w:author="Geri Burgert" w:date="2026-02-02T17:41:00Z" w16du:dateUtc="2026-02-02T22:41:00Z">
              <w:rPr/>
            </w:rPrChange>
          </w:rPr>
          <w:t xml:space="preserve"> Meulmeester FL, Mailhot-Larouche S, Celis-Preciado C, Lemaire-Paquette S, Ramakrishnan S, Wechsler ME, et al. Inflammatory and clinical risk factors for asthma attacks (ORACLE2): a patient-level meta-analysis of control groups of 22 randomised trials. Lancet Respir Med 2025;13:505-16.</w:t>
        </w:r>
      </w:ins>
    </w:p>
    <w:p w14:paraId="49168158" w14:textId="3E724517" w:rsidR="00653205" w:rsidRPr="00F55018" w:rsidDel="00C107DB" w:rsidRDefault="00653205" w:rsidP="004170FA">
      <w:pPr>
        <w:rPr>
          <w:del w:id="2451" w:author="Geri Burgert" w:date="2026-02-02T17:41:00Z" w16du:dateUtc="2026-02-02T22:41:00Z"/>
        </w:rPr>
      </w:pPr>
    </w:p>
    <w:p w14:paraId="4A8F9F69" w14:textId="6530433A" w:rsidR="004170FA" w:rsidRPr="00F55018" w:rsidRDefault="00AC1088" w:rsidP="004170FA">
      <w:ins w:id="2452" w:author="Geri Burgert" w:date="2026-02-02T17:43:00Z" w16du:dateUtc="2026-02-02T22:43:00Z">
        <w:r>
          <w:t>27</w:t>
        </w:r>
      </w:ins>
      <w:del w:id="2453" w:author="Geri Burgert" w:date="2026-02-02T17:43:00Z" w16du:dateUtc="2026-02-02T22:43:00Z">
        <w:r w:rsidR="004170FA" w:rsidRPr="00F55018" w:rsidDel="00AC1088">
          <w:delText>9</w:delText>
        </w:r>
      </w:del>
      <w:r w:rsidR="004170FA" w:rsidRPr="00F55018">
        <w:t>.</w:t>
      </w:r>
      <w:ins w:id="2454" w:author="Geri Burgert" w:date="2026-01-29T16:40:00Z" w16du:dateUtc="2026-01-29T21:40:00Z">
        <w:r w:rsidR="00165CC7" w:rsidRPr="00F55018">
          <w:t xml:space="preserve"> </w:t>
        </w:r>
      </w:ins>
      <w:del w:id="2455" w:author="Geri Burgert" w:date="2026-01-29T16:40:00Z" w16du:dateUtc="2026-01-29T21:40:00Z">
        <w:r w:rsidR="004170FA" w:rsidRPr="00F55018" w:rsidDel="00165CC7">
          <w:tab/>
        </w:r>
      </w:del>
      <w:r w:rsidR="004170FA" w:rsidRPr="00F55018">
        <w:t xml:space="preserve">Meyer K. Bronchoalveolar </w:t>
      </w:r>
      <w:ins w:id="2456" w:author="Geri Burgert" w:date="2026-01-29T16:40:00Z" w16du:dateUtc="2026-01-29T21:40:00Z">
        <w:r w:rsidR="00165CC7" w:rsidRPr="00F55018">
          <w:t>l</w:t>
        </w:r>
      </w:ins>
      <w:del w:id="2457" w:author="Geri Burgert" w:date="2026-01-29T16:40:00Z" w16du:dateUtc="2026-01-29T21:40:00Z">
        <w:r w:rsidR="004170FA" w:rsidRPr="00F55018" w:rsidDel="00165CC7">
          <w:delText>L</w:delText>
        </w:r>
      </w:del>
      <w:r w:rsidR="004170FA" w:rsidRPr="00F55018">
        <w:t xml:space="preserve">avage as a </w:t>
      </w:r>
      <w:ins w:id="2458" w:author="Geri Burgert" w:date="2026-01-29T16:40:00Z" w16du:dateUtc="2026-01-29T21:40:00Z">
        <w:r w:rsidR="00165CC7" w:rsidRPr="00F55018">
          <w:t>d</w:t>
        </w:r>
      </w:ins>
      <w:del w:id="2459" w:author="Geri Burgert" w:date="2026-01-29T16:40:00Z" w16du:dateUtc="2026-01-29T21:40:00Z">
        <w:r w:rsidR="004170FA" w:rsidRPr="00F55018" w:rsidDel="00165CC7">
          <w:delText>D</w:delText>
        </w:r>
      </w:del>
      <w:r w:rsidR="004170FA" w:rsidRPr="00F55018">
        <w:t xml:space="preserve">iagnostic </w:t>
      </w:r>
      <w:ins w:id="2460" w:author="Geri Burgert" w:date="2026-01-29T16:40:00Z" w16du:dateUtc="2026-01-29T21:40:00Z">
        <w:r w:rsidR="00165CC7" w:rsidRPr="00F55018">
          <w:t>t</w:t>
        </w:r>
      </w:ins>
      <w:del w:id="2461" w:author="Geri Burgert" w:date="2026-01-29T16:40:00Z" w16du:dateUtc="2026-01-29T21:40:00Z">
        <w:r w:rsidR="004170FA" w:rsidRPr="00F55018" w:rsidDel="00165CC7">
          <w:delText>T</w:delText>
        </w:r>
      </w:del>
      <w:r w:rsidR="004170FA" w:rsidRPr="00F55018">
        <w:t>ool. Semin</w:t>
      </w:r>
      <w:del w:id="2462" w:author="Geri Burgert" w:date="2026-01-29T16:40:00Z" w16du:dateUtc="2026-01-29T21:40:00Z">
        <w:r w:rsidR="004170FA" w:rsidRPr="00F55018" w:rsidDel="00165CC7">
          <w:delText>ars in</w:delText>
        </w:r>
      </w:del>
      <w:r w:rsidR="004170FA" w:rsidRPr="00F55018">
        <w:t xml:space="preserve"> Respir</w:t>
      </w:r>
      <w:del w:id="2463" w:author="Geri Burgert" w:date="2026-01-29T16:40:00Z" w16du:dateUtc="2026-01-29T21:40:00Z">
        <w:r w:rsidR="004170FA" w:rsidRPr="00F55018" w:rsidDel="00165CC7">
          <w:delText>atory and</w:delText>
        </w:r>
      </w:del>
      <w:r w:rsidR="004170FA" w:rsidRPr="00F55018">
        <w:t xml:space="preserve"> Crit</w:t>
      </w:r>
      <w:del w:id="2464" w:author="Geri Burgert" w:date="2026-01-29T16:40:00Z" w16du:dateUtc="2026-01-29T21:40:00Z">
        <w:r w:rsidR="004170FA" w:rsidRPr="00F55018" w:rsidDel="00165CC7">
          <w:delText>ical</w:delText>
        </w:r>
      </w:del>
      <w:r w:rsidR="004170FA" w:rsidRPr="00F55018">
        <w:t xml:space="preserve"> Care Med</w:t>
      </w:r>
      <w:del w:id="2465" w:author="Geri Burgert" w:date="2026-01-29T16:40:00Z" w16du:dateUtc="2026-01-29T21:40:00Z">
        <w:r w:rsidR="004170FA" w:rsidRPr="00F55018" w:rsidDel="00165CC7">
          <w:delText>icine.</w:delText>
        </w:r>
      </w:del>
      <w:r w:rsidR="004170FA" w:rsidRPr="00F55018">
        <w:t xml:space="preserve"> 2007;28</w:t>
      </w:r>
      <w:del w:id="2466" w:author="Geri Burgert" w:date="2026-01-29T16:40:00Z" w16du:dateUtc="2026-01-29T21:40:00Z">
        <w:r w:rsidR="004170FA" w:rsidRPr="00F55018" w:rsidDel="00165CC7">
          <w:delText>(5)</w:delText>
        </w:r>
      </w:del>
      <w:r w:rsidR="004170FA" w:rsidRPr="00F55018">
        <w:t>:546-60.</w:t>
      </w:r>
    </w:p>
    <w:p w14:paraId="02E358D6" w14:textId="1B8F57F7" w:rsidR="004170FA" w:rsidRPr="00F55018" w:rsidRDefault="00AC1088" w:rsidP="004170FA">
      <w:ins w:id="2467" w:author="Geri Burgert" w:date="2026-02-02T17:43:00Z" w16du:dateUtc="2026-02-02T22:43:00Z">
        <w:r>
          <w:t>28</w:t>
        </w:r>
      </w:ins>
      <w:del w:id="2468" w:author="Geri Burgert" w:date="2026-02-02T17:43:00Z" w16du:dateUtc="2026-02-02T22:43:00Z">
        <w:r w:rsidR="004170FA" w:rsidRPr="00F55018" w:rsidDel="00AC1088">
          <w:delText>10</w:delText>
        </w:r>
      </w:del>
      <w:r w:rsidR="004170FA" w:rsidRPr="00F55018">
        <w:t>.</w:t>
      </w:r>
      <w:ins w:id="2469" w:author="Geri Burgert" w:date="2026-01-29T16:40:00Z" w16du:dateUtc="2026-01-29T21:40:00Z">
        <w:r w:rsidR="00165CC7" w:rsidRPr="00F55018">
          <w:t xml:space="preserve"> </w:t>
        </w:r>
      </w:ins>
      <w:del w:id="2470" w:author="Geri Burgert" w:date="2026-01-29T16:40:00Z" w16du:dateUtc="2026-01-29T21:40:00Z">
        <w:r w:rsidR="004170FA" w:rsidRPr="00F55018" w:rsidDel="00165CC7">
          <w:tab/>
        </w:r>
      </w:del>
      <w:r w:rsidR="004170FA" w:rsidRPr="00F55018">
        <w:t xml:space="preserve">Krueger JJ, Sayre VA, Karetzky MS. Bronchoalveolar </w:t>
      </w:r>
      <w:ins w:id="2471" w:author="Geri Burgert" w:date="2026-01-29T16:40:00Z" w16du:dateUtc="2026-01-29T21:40:00Z">
        <w:r w:rsidR="00165CC7" w:rsidRPr="00F55018">
          <w:t>l</w:t>
        </w:r>
      </w:ins>
      <w:del w:id="2472" w:author="Geri Burgert" w:date="2026-01-29T16:40:00Z" w16du:dateUtc="2026-01-29T21:40:00Z">
        <w:r w:rsidR="004170FA" w:rsidRPr="00F55018" w:rsidDel="00165CC7">
          <w:delText>L</w:delText>
        </w:r>
      </w:del>
      <w:r w:rsidR="004170FA" w:rsidRPr="00F55018">
        <w:t xml:space="preserve">avage-induced </w:t>
      </w:r>
      <w:ins w:id="2473" w:author="Geri Burgert" w:date="2026-01-29T16:40:00Z" w16du:dateUtc="2026-01-29T21:40:00Z">
        <w:r w:rsidR="00165CC7" w:rsidRPr="00F55018">
          <w:t>p</w:t>
        </w:r>
      </w:ins>
      <w:del w:id="2474" w:author="Geri Burgert" w:date="2026-01-29T16:40:00Z" w16du:dateUtc="2026-01-29T21:40:00Z">
        <w:r w:rsidR="004170FA" w:rsidRPr="00F55018" w:rsidDel="00165CC7">
          <w:delText>P</w:delText>
        </w:r>
      </w:del>
      <w:r w:rsidR="004170FA" w:rsidRPr="00F55018">
        <w:t>neumothorax. Chest</w:t>
      </w:r>
      <w:del w:id="2475" w:author="Geri Burgert" w:date="2026-01-29T16:40:00Z" w16du:dateUtc="2026-01-29T21:40:00Z">
        <w:r w:rsidR="004170FA" w:rsidRPr="00F55018" w:rsidDel="00165CC7">
          <w:delText>.</w:delText>
        </w:r>
      </w:del>
      <w:r w:rsidR="004170FA" w:rsidRPr="00F55018">
        <w:t xml:space="preserve"> 1988;94</w:t>
      </w:r>
      <w:del w:id="2476" w:author="Geri Burgert" w:date="2026-01-29T16:40:00Z" w16du:dateUtc="2026-01-29T21:40:00Z">
        <w:r w:rsidR="004170FA" w:rsidRPr="00F55018" w:rsidDel="00165CC7">
          <w:delText>(2)</w:delText>
        </w:r>
      </w:del>
      <w:r w:rsidR="004170FA" w:rsidRPr="00F55018">
        <w:t>:440-1.</w:t>
      </w:r>
    </w:p>
    <w:p w14:paraId="66D3CD7A" w14:textId="7C3723B3" w:rsidR="004170FA" w:rsidRPr="00F55018" w:rsidRDefault="00AC1088" w:rsidP="004170FA">
      <w:ins w:id="2477" w:author="Geri Burgert" w:date="2026-02-02T17:43:00Z" w16du:dateUtc="2026-02-02T22:43:00Z">
        <w:r>
          <w:t>29</w:t>
        </w:r>
      </w:ins>
      <w:del w:id="2478" w:author="Geri Burgert" w:date="2026-02-02T17:43:00Z" w16du:dateUtc="2026-02-02T22:43:00Z">
        <w:r w:rsidR="004170FA" w:rsidRPr="00F55018" w:rsidDel="00AC1088">
          <w:delText>11</w:delText>
        </w:r>
      </w:del>
      <w:r w:rsidR="004170FA" w:rsidRPr="00F55018">
        <w:t>.</w:t>
      </w:r>
      <w:ins w:id="2479" w:author="Geri Burgert" w:date="2026-01-29T16:40:00Z" w16du:dateUtc="2026-01-29T21:40:00Z">
        <w:r w:rsidR="00165CC7" w:rsidRPr="00F55018">
          <w:t xml:space="preserve"> </w:t>
        </w:r>
      </w:ins>
      <w:del w:id="2480" w:author="Geri Burgert" w:date="2026-01-29T16:40:00Z" w16du:dateUtc="2026-01-29T21:40:00Z">
        <w:r w:rsidR="004170FA" w:rsidRPr="00F55018" w:rsidDel="00165CC7">
          <w:tab/>
        </w:r>
      </w:del>
      <w:r w:rsidR="004170FA" w:rsidRPr="00F55018">
        <w:t xml:space="preserve">Vachani A, Zhou M, Ghosh S, Zhang S, Szapary P, Gaurav D, et al. Complications </w:t>
      </w:r>
      <w:ins w:id="2481" w:author="Geri Burgert" w:date="2026-01-29T16:40:00Z" w16du:dateUtc="2026-01-29T21:40:00Z">
        <w:r w:rsidR="00AD3CB2" w:rsidRPr="00F55018">
          <w:t>a</w:t>
        </w:r>
      </w:ins>
      <w:del w:id="2482" w:author="Geri Burgert" w:date="2026-01-29T16:40:00Z" w16du:dateUtc="2026-01-29T21:40:00Z">
        <w:r w:rsidR="004170FA" w:rsidRPr="00F55018" w:rsidDel="00AD3CB2">
          <w:delText>A</w:delText>
        </w:r>
      </w:del>
      <w:r w:rsidR="004170FA" w:rsidRPr="00F55018">
        <w:t xml:space="preserve">fter </w:t>
      </w:r>
      <w:ins w:id="2483" w:author="Geri Burgert" w:date="2026-01-29T16:40:00Z" w16du:dateUtc="2026-01-29T21:40:00Z">
        <w:r w:rsidR="00AD3CB2" w:rsidRPr="00F55018">
          <w:t>t</w:t>
        </w:r>
      </w:ins>
      <w:del w:id="2484" w:author="Geri Burgert" w:date="2026-01-29T16:40:00Z" w16du:dateUtc="2026-01-29T21:40:00Z">
        <w:r w:rsidR="004170FA" w:rsidRPr="00F55018" w:rsidDel="00AD3CB2">
          <w:delText>T</w:delText>
        </w:r>
      </w:del>
      <w:r w:rsidR="004170FA" w:rsidRPr="00F55018">
        <w:t xml:space="preserve">ransthoracic </w:t>
      </w:r>
      <w:ins w:id="2485" w:author="Geri Burgert" w:date="2026-01-29T16:40:00Z" w16du:dateUtc="2026-01-29T21:40:00Z">
        <w:r w:rsidR="00AD3CB2" w:rsidRPr="00F55018">
          <w:t>n</w:t>
        </w:r>
      </w:ins>
      <w:del w:id="2486" w:author="Geri Burgert" w:date="2026-01-29T16:40:00Z" w16du:dateUtc="2026-01-29T21:40:00Z">
        <w:r w:rsidR="004170FA" w:rsidRPr="00F55018" w:rsidDel="00AD3CB2">
          <w:delText>N</w:delText>
        </w:r>
      </w:del>
      <w:r w:rsidR="004170FA" w:rsidRPr="00F55018">
        <w:t xml:space="preserve">eedle </w:t>
      </w:r>
      <w:ins w:id="2487" w:author="Geri Burgert" w:date="2026-01-29T16:40:00Z" w16du:dateUtc="2026-01-29T21:40:00Z">
        <w:r w:rsidR="00AD3CB2" w:rsidRPr="00F55018">
          <w:t>b</w:t>
        </w:r>
      </w:ins>
      <w:del w:id="2488" w:author="Geri Burgert" w:date="2026-01-29T16:40:00Z" w16du:dateUtc="2026-01-29T21:40:00Z">
        <w:r w:rsidR="004170FA" w:rsidRPr="00F55018" w:rsidDel="00AD3CB2">
          <w:delText>B</w:delText>
        </w:r>
      </w:del>
      <w:r w:rsidR="004170FA" w:rsidRPr="00F55018">
        <w:t xml:space="preserve">iopsy of </w:t>
      </w:r>
      <w:ins w:id="2489" w:author="Geri Burgert" w:date="2026-01-29T16:40:00Z" w16du:dateUtc="2026-01-29T21:40:00Z">
        <w:r w:rsidR="00AD3CB2" w:rsidRPr="00F55018">
          <w:t>p</w:t>
        </w:r>
      </w:ins>
      <w:del w:id="2490" w:author="Geri Burgert" w:date="2026-01-29T16:40:00Z" w16du:dateUtc="2026-01-29T21:40:00Z">
        <w:r w:rsidR="004170FA" w:rsidRPr="00F55018" w:rsidDel="00AD3CB2">
          <w:delText>P</w:delText>
        </w:r>
      </w:del>
      <w:r w:rsidR="004170FA" w:rsidRPr="00F55018">
        <w:t xml:space="preserve">ulmonary </w:t>
      </w:r>
      <w:ins w:id="2491" w:author="Geri Burgert" w:date="2026-01-29T16:40:00Z" w16du:dateUtc="2026-01-29T21:40:00Z">
        <w:r w:rsidR="00AD3CB2" w:rsidRPr="00F55018">
          <w:t>n</w:t>
        </w:r>
      </w:ins>
      <w:del w:id="2492" w:author="Geri Burgert" w:date="2026-01-29T16:40:00Z" w16du:dateUtc="2026-01-29T21:40:00Z">
        <w:r w:rsidR="004170FA" w:rsidRPr="00F55018" w:rsidDel="00AD3CB2">
          <w:delText>N</w:delText>
        </w:r>
      </w:del>
      <w:r w:rsidR="004170FA" w:rsidRPr="00F55018">
        <w:t xml:space="preserve">odules: </w:t>
      </w:r>
      <w:ins w:id="2493" w:author="Geri Burgert" w:date="2026-01-29T16:40:00Z" w16du:dateUtc="2026-01-29T21:40:00Z">
        <w:r w:rsidR="00AD3CB2" w:rsidRPr="00F55018">
          <w:t>a</w:t>
        </w:r>
      </w:ins>
      <w:del w:id="2494" w:author="Geri Burgert" w:date="2026-01-29T16:40:00Z" w16du:dateUtc="2026-01-29T21:40:00Z">
        <w:r w:rsidR="004170FA" w:rsidRPr="00F55018" w:rsidDel="00AD3CB2">
          <w:delText>A</w:delText>
        </w:r>
      </w:del>
      <w:r w:rsidR="004170FA" w:rsidRPr="00F55018">
        <w:t xml:space="preserve"> </w:t>
      </w:r>
      <w:ins w:id="2495" w:author="Geri Burgert" w:date="2026-01-29T16:40:00Z" w16du:dateUtc="2026-01-29T21:40:00Z">
        <w:r w:rsidR="00AD3CB2" w:rsidRPr="00F55018">
          <w:t>p</w:t>
        </w:r>
      </w:ins>
      <w:del w:id="2496" w:author="Geri Burgert" w:date="2026-01-29T16:40:00Z" w16du:dateUtc="2026-01-29T21:40:00Z">
        <w:r w:rsidR="004170FA" w:rsidRPr="00F55018" w:rsidDel="00AD3CB2">
          <w:delText>P</w:delText>
        </w:r>
      </w:del>
      <w:r w:rsidR="004170FA" w:rsidRPr="00F55018">
        <w:t>opulation-</w:t>
      </w:r>
      <w:ins w:id="2497" w:author="Geri Burgert" w:date="2026-01-29T16:40:00Z" w16du:dateUtc="2026-01-29T21:40:00Z">
        <w:r w:rsidR="00AD3CB2" w:rsidRPr="00F55018">
          <w:t>l</w:t>
        </w:r>
      </w:ins>
      <w:del w:id="2498" w:author="Geri Burgert" w:date="2026-01-29T16:40:00Z" w16du:dateUtc="2026-01-29T21:40:00Z">
        <w:r w:rsidR="004170FA" w:rsidRPr="00F55018" w:rsidDel="00AD3CB2">
          <w:delText>L</w:delText>
        </w:r>
      </w:del>
      <w:r w:rsidR="004170FA" w:rsidRPr="00F55018">
        <w:t xml:space="preserve">evel </w:t>
      </w:r>
      <w:ins w:id="2499" w:author="Geri Burgert" w:date="2026-01-29T16:40:00Z" w16du:dateUtc="2026-01-29T21:40:00Z">
        <w:r w:rsidR="00AD3CB2" w:rsidRPr="00F55018">
          <w:t>r</w:t>
        </w:r>
      </w:ins>
      <w:del w:id="2500" w:author="Geri Burgert" w:date="2026-01-29T16:40:00Z" w16du:dateUtc="2026-01-29T21:40:00Z">
        <w:r w:rsidR="004170FA" w:rsidRPr="00F55018" w:rsidDel="00AD3CB2">
          <w:delText>R</w:delText>
        </w:r>
      </w:del>
      <w:r w:rsidR="004170FA" w:rsidRPr="00F55018">
        <w:t xml:space="preserve">etrospective </w:t>
      </w:r>
      <w:ins w:id="2501" w:author="Geri Burgert" w:date="2026-01-29T16:41:00Z" w16du:dateUtc="2026-01-29T21:41:00Z">
        <w:r w:rsidR="00AD3CB2" w:rsidRPr="00F55018">
          <w:t>c</w:t>
        </w:r>
      </w:ins>
      <w:del w:id="2502" w:author="Geri Burgert" w:date="2026-01-29T16:41:00Z" w16du:dateUtc="2026-01-29T21:41:00Z">
        <w:r w:rsidR="004170FA" w:rsidRPr="00F55018" w:rsidDel="00AD3CB2">
          <w:delText>C</w:delText>
        </w:r>
      </w:del>
      <w:r w:rsidR="004170FA" w:rsidRPr="00F55018">
        <w:t xml:space="preserve">ohort </w:t>
      </w:r>
      <w:ins w:id="2503" w:author="Geri Burgert" w:date="2026-01-29T16:41:00Z" w16du:dateUtc="2026-01-29T21:41:00Z">
        <w:r w:rsidR="00AD3CB2" w:rsidRPr="00F55018">
          <w:t>a</w:t>
        </w:r>
      </w:ins>
      <w:del w:id="2504" w:author="Geri Burgert" w:date="2026-01-29T16:41:00Z" w16du:dateUtc="2026-01-29T21:41:00Z">
        <w:r w:rsidR="004170FA" w:rsidRPr="00F55018" w:rsidDel="00AD3CB2">
          <w:delText>A</w:delText>
        </w:r>
      </w:del>
      <w:r w:rsidR="004170FA" w:rsidRPr="00F55018">
        <w:t>nalysis. J</w:t>
      </w:r>
      <w:del w:id="2505" w:author="Geri Burgert" w:date="2026-01-29T16:41:00Z" w16du:dateUtc="2026-01-29T21:41:00Z">
        <w:r w:rsidR="004170FA" w:rsidRPr="00F55018" w:rsidDel="00AD3CB2">
          <w:delText>ournal of the</w:delText>
        </w:r>
      </w:del>
      <w:r w:rsidR="004170FA" w:rsidRPr="00F55018">
        <w:t xml:space="preserve"> Am</w:t>
      </w:r>
      <w:del w:id="2506" w:author="Geri Burgert" w:date="2026-01-29T16:41:00Z" w16du:dateUtc="2026-01-29T21:41:00Z">
        <w:r w:rsidR="004170FA" w:rsidRPr="00F55018" w:rsidDel="00AD3CB2">
          <w:delText>erican</w:delText>
        </w:r>
      </w:del>
      <w:r w:rsidR="004170FA" w:rsidRPr="00F55018">
        <w:t xml:space="preserve"> Coll</w:t>
      </w:r>
      <w:del w:id="2507" w:author="Geri Burgert" w:date="2026-01-29T16:41:00Z" w16du:dateUtc="2026-01-29T21:41:00Z">
        <w:r w:rsidR="004170FA" w:rsidRPr="00F55018" w:rsidDel="00AD3CB2">
          <w:delText>ege of</w:delText>
        </w:r>
      </w:del>
      <w:r w:rsidR="004170FA" w:rsidRPr="00F55018">
        <w:t xml:space="preserve"> Radiol</w:t>
      </w:r>
      <w:del w:id="2508" w:author="Geri Burgert" w:date="2026-01-29T16:41:00Z" w16du:dateUtc="2026-01-29T21:41:00Z">
        <w:r w:rsidR="004170FA" w:rsidRPr="00F55018" w:rsidDel="00AD3CB2">
          <w:delText>ogy.</w:delText>
        </w:r>
      </w:del>
      <w:r w:rsidR="004170FA" w:rsidRPr="00F55018">
        <w:t xml:space="preserve"> 2022;19</w:t>
      </w:r>
      <w:del w:id="2509" w:author="Geri Burgert" w:date="2026-01-29T16:41:00Z" w16du:dateUtc="2026-01-29T21:41:00Z">
        <w:r w:rsidR="004170FA" w:rsidRPr="00F55018" w:rsidDel="00AD3CB2">
          <w:delText>(10)</w:delText>
        </w:r>
      </w:del>
      <w:r w:rsidR="004170FA" w:rsidRPr="00F55018">
        <w:t>:1121-9.</w:t>
      </w:r>
    </w:p>
    <w:p w14:paraId="667EA2F4" w14:textId="23A73AB6" w:rsidR="004170FA" w:rsidRPr="00F55018" w:rsidRDefault="00AC1088" w:rsidP="004170FA">
      <w:ins w:id="2510" w:author="Geri Burgert" w:date="2026-02-02T17:43:00Z" w16du:dateUtc="2026-02-02T22:43:00Z">
        <w:r>
          <w:lastRenderedPageBreak/>
          <w:t>30</w:t>
        </w:r>
      </w:ins>
      <w:del w:id="2511" w:author="Geri Burgert" w:date="2026-02-02T17:43:00Z" w16du:dateUtc="2026-02-02T22:43:00Z">
        <w:r w:rsidR="004170FA" w:rsidRPr="00F55018" w:rsidDel="00AC1088">
          <w:delText>12</w:delText>
        </w:r>
      </w:del>
      <w:r w:rsidR="004170FA" w:rsidRPr="00F55018">
        <w:t>.</w:t>
      </w:r>
      <w:ins w:id="2512" w:author="Geri Burgert" w:date="2026-01-29T16:41:00Z" w16du:dateUtc="2026-01-29T21:41:00Z">
        <w:r w:rsidR="00AD3CB2" w:rsidRPr="00F55018">
          <w:t xml:space="preserve"> </w:t>
        </w:r>
      </w:ins>
      <w:del w:id="2513" w:author="Geri Burgert" w:date="2026-01-29T16:41:00Z" w16du:dateUtc="2026-01-29T21:41:00Z">
        <w:r w:rsidR="004170FA" w:rsidRPr="00F55018" w:rsidDel="00AD3CB2">
          <w:tab/>
        </w:r>
      </w:del>
      <w:r w:rsidR="004170FA" w:rsidRPr="00F55018">
        <w:t xml:space="preserve">Sugimoto H, Fukuda Y, Yamada Y, Ito H, Tanaka T, Yoshida T, et al. Complications of a lung biopsy for severe respiratory failure: </w:t>
      </w:r>
      <w:ins w:id="2514" w:author="Geri Burgert" w:date="2026-01-29T16:41:00Z" w16du:dateUtc="2026-01-29T21:41:00Z">
        <w:r w:rsidR="00AD3CB2" w:rsidRPr="00F55018">
          <w:t>a</w:t>
        </w:r>
      </w:ins>
      <w:del w:id="2515" w:author="Geri Burgert" w:date="2026-01-29T16:41:00Z" w16du:dateUtc="2026-01-29T21:41:00Z">
        <w:r w:rsidR="004170FA" w:rsidRPr="00F55018" w:rsidDel="00AD3CB2">
          <w:delText>A</w:delText>
        </w:r>
      </w:del>
      <w:r w:rsidR="004170FA" w:rsidRPr="00F55018">
        <w:t xml:space="preserve"> systematic review and meta-analysis. Respir</w:t>
      </w:r>
      <w:del w:id="2516" w:author="Geri Burgert" w:date="2026-01-29T16:41:00Z" w16du:dateUtc="2026-01-29T21:41:00Z">
        <w:r w:rsidR="004170FA" w:rsidRPr="00F55018" w:rsidDel="00AD3CB2">
          <w:delText>atory</w:delText>
        </w:r>
      </w:del>
      <w:r w:rsidR="004170FA" w:rsidRPr="00F55018">
        <w:t xml:space="preserve"> Investig</w:t>
      </w:r>
      <w:del w:id="2517" w:author="Geri Burgert" w:date="2026-01-29T16:41:00Z" w16du:dateUtc="2026-01-29T21:41:00Z">
        <w:r w:rsidR="004170FA" w:rsidRPr="00F55018" w:rsidDel="00AD3CB2">
          <w:delText>ation.</w:delText>
        </w:r>
      </w:del>
      <w:r w:rsidR="004170FA" w:rsidRPr="00F55018">
        <w:t xml:space="preserve"> 2023;61</w:t>
      </w:r>
      <w:del w:id="2518" w:author="Geri Burgert" w:date="2026-01-29T16:41:00Z" w16du:dateUtc="2026-01-29T21:41:00Z">
        <w:r w:rsidR="004170FA" w:rsidRPr="00F55018" w:rsidDel="00AD3CB2">
          <w:delText>(1)</w:delText>
        </w:r>
      </w:del>
      <w:r w:rsidR="004170FA" w:rsidRPr="00F55018">
        <w:t>:121-32.</w:t>
      </w:r>
    </w:p>
    <w:p w14:paraId="233E4F1F" w14:textId="1CC832FA" w:rsidR="004170FA" w:rsidRPr="00F55018" w:rsidDel="00AD3CB2" w:rsidRDefault="00AC1088" w:rsidP="004170FA">
      <w:pPr>
        <w:rPr>
          <w:del w:id="2519" w:author="Geri Burgert" w:date="2026-01-29T16:41:00Z" w16du:dateUtc="2026-01-29T21:41:00Z"/>
        </w:rPr>
      </w:pPr>
      <w:ins w:id="2520" w:author="Geri Burgert" w:date="2026-02-02T17:43:00Z" w16du:dateUtc="2026-02-02T22:43:00Z">
        <w:r>
          <w:t>31</w:t>
        </w:r>
      </w:ins>
      <w:del w:id="2521" w:author="Geri Burgert" w:date="2026-02-02T17:43:00Z" w16du:dateUtc="2026-02-02T22:43:00Z">
        <w:r w:rsidR="004170FA" w:rsidRPr="00F55018" w:rsidDel="00AC1088">
          <w:delText>13</w:delText>
        </w:r>
      </w:del>
      <w:r w:rsidR="004170FA" w:rsidRPr="00F55018">
        <w:t>.</w:t>
      </w:r>
      <w:ins w:id="2522" w:author="Geri Burgert" w:date="2026-01-29T16:41:00Z" w16du:dateUtc="2026-01-29T21:41:00Z">
        <w:r w:rsidR="00AD3CB2" w:rsidRPr="00F55018">
          <w:t xml:space="preserve"> </w:t>
        </w:r>
      </w:ins>
      <w:del w:id="2523" w:author="Geri Burgert" w:date="2026-01-29T16:41:00Z" w16du:dateUtc="2026-01-29T21:41:00Z">
        <w:r w:rsidR="004170FA" w:rsidRPr="00F55018" w:rsidDel="00AD3CB2">
          <w:tab/>
        </w:r>
      </w:del>
      <w:r w:rsidR="004170FA" w:rsidRPr="00F55018">
        <w:t xml:space="preserve">Lommatzsch M, Nair P, Virchow JC. Normal </w:t>
      </w:r>
      <w:ins w:id="2524" w:author="Geri Burgert" w:date="2026-01-29T16:41:00Z" w16du:dateUtc="2026-01-29T21:41:00Z">
        <w:r w:rsidR="00AD3CB2" w:rsidRPr="00F55018">
          <w:t>b</w:t>
        </w:r>
      </w:ins>
      <w:del w:id="2525" w:author="Geri Burgert" w:date="2026-01-29T16:41:00Z" w16du:dateUtc="2026-01-29T21:41:00Z">
        <w:r w:rsidR="004170FA" w:rsidRPr="00F55018" w:rsidDel="00AD3CB2">
          <w:delText>B</w:delText>
        </w:r>
      </w:del>
      <w:r w:rsidR="004170FA" w:rsidRPr="00F55018">
        <w:t xml:space="preserve">lood </w:t>
      </w:r>
      <w:ins w:id="2526" w:author="Geri Burgert" w:date="2026-01-29T16:41:00Z" w16du:dateUtc="2026-01-29T21:41:00Z">
        <w:r w:rsidR="00AD3CB2" w:rsidRPr="00F55018">
          <w:t>e</w:t>
        </w:r>
      </w:ins>
      <w:del w:id="2527" w:author="Geri Burgert" w:date="2026-01-29T16:41:00Z" w16du:dateUtc="2026-01-29T21:41:00Z">
        <w:r w:rsidR="004170FA" w:rsidRPr="00F55018" w:rsidDel="00AD3CB2">
          <w:delText>E</w:delText>
        </w:r>
      </w:del>
      <w:r w:rsidR="004170FA" w:rsidRPr="00F55018">
        <w:t xml:space="preserve">osinophil </w:t>
      </w:r>
      <w:ins w:id="2528" w:author="Geri Burgert" w:date="2026-01-29T16:41:00Z" w16du:dateUtc="2026-01-29T21:41:00Z">
        <w:r w:rsidR="00AD3CB2" w:rsidRPr="00F55018">
          <w:t>c</w:t>
        </w:r>
      </w:ins>
      <w:del w:id="2529" w:author="Geri Burgert" w:date="2026-01-29T16:41:00Z" w16du:dateUtc="2026-01-29T21:41:00Z">
        <w:r w:rsidR="004170FA" w:rsidRPr="00F55018" w:rsidDel="00AD3CB2">
          <w:delText>C</w:delText>
        </w:r>
      </w:del>
      <w:r w:rsidR="004170FA" w:rsidRPr="00F55018">
        <w:t xml:space="preserve">ounts in </w:t>
      </w:r>
      <w:ins w:id="2530" w:author="Geri Burgert" w:date="2026-01-29T16:41:00Z" w16du:dateUtc="2026-01-29T21:41:00Z">
        <w:r w:rsidR="00AD3CB2" w:rsidRPr="00F55018">
          <w:t>h</w:t>
        </w:r>
      </w:ins>
      <w:del w:id="2531" w:author="Geri Burgert" w:date="2026-01-29T16:41:00Z" w16du:dateUtc="2026-01-29T21:41:00Z">
        <w:r w:rsidR="004170FA" w:rsidRPr="00F55018" w:rsidDel="00AD3CB2">
          <w:delText>H</w:delText>
        </w:r>
      </w:del>
      <w:r w:rsidR="004170FA" w:rsidRPr="00F55018">
        <w:t>umans</w:t>
      </w:r>
    </w:p>
    <w:p w14:paraId="286E21FE" w14:textId="42D47FD2" w:rsidR="004170FA" w:rsidRPr="00F55018" w:rsidRDefault="004170FA" w:rsidP="004170FA">
      <w:r w:rsidRPr="00F55018">
        <w:t>. Respiration</w:t>
      </w:r>
      <w:del w:id="2532" w:author="Geri Burgert" w:date="2026-01-29T16:41:00Z" w16du:dateUtc="2026-01-29T21:41:00Z">
        <w:r w:rsidRPr="00F55018" w:rsidDel="00AD3CB2">
          <w:delText>.</w:delText>
        </w:r>
      </w:del>
      <w:r w:rsidRPr="00F55018">
        <w:t xml:space="preserve"> 2024;103</w:t>
      </w:r>
      <w:del w:id="2533" w:author="Geri Burgert" w:date="2026-01-29T16:41:00Z" w16du:dateUtc="2026-01-29T21:41:00Z">
        <w:r w:rsidRPr="00F55018" w:rsidDel="00AD3CB2">
          <w:delText>(4)</w:delText>
        </w:r>
      </w:del>
      <w:r w:rsidRPr="00F55018">
        <w:t>:214-6.</w:t>
      </w:r>
    </w:p>
    <w:p w14:paraId="241ADCED" w14:textId="324DE4D8" w:rsidR="004170FA" w:rsidRPr="00F55018" w:rsidRDefault="009B5D6D" w:rsidP="004170FA">
      <w:ins w:id="2534" w:author="Geri Burgert" w:date="2026-02-02T17:43:00Z" w16du:dateUtc="2026-02-02T22:43:00Z">
        <w:r>
          <w:t>32</w:t>
        </w:r>
      </w:ins>
      <w:del w:id="2535" w:author="Geri Burgert" w:date="2026-02-02T17:43:00Z" w16du:dateUtc="2026-02-02T22:43:00Z">
        <w:r w:rsidR="004170FA" w:rsidRPr="00F55018" w:rsidDel="009B5D6D">
          <w:delText>14</w:delText>
        </w:r>
      </w:del>
      <w:r w:rsidR="004170FA" w:rsidRPr="00F55018">
        <w:t>.</w:t>
      </w:r>
      <w:ins w:id="2536" w:author="Geri Burgert" w:date="2026-01-29T16:41:00Z" w16du:dateUtc="2026-01-29T21:41:00Z">
        <w:r w:rsidR="00012521" w:rsidRPr="00F55018">
          <w:t xml:space="preserve"> </w:t>
        </w:r>
      </w:ins>
      <w:del w:id="2537" w:author="Geri Burgert" w:date="2026-01-29T16:41:00Z" w16du:dateUtc="2026-01-29T21:41:00Z">
        <w:r w:rsidR="004170FA" w:rsidRPr="00F55018" w:rsidDel="00012521">
          <w:tab/>
        </w:r>
      </w:del>
      <w:r w:rsidR="004170FA" w:rsidRPr="00F55018">
        <w:t xml:space="preserve">Pascoe S, Barnes N, Brusselle G, Compton C, Criner GJ, Dransfield MT, et al. Blood eosinophils and treatment response with triple and dual combination therapy in chronic obstructive pulmonary disease: analysis of the IMPACT trial. </w:t>
      </w:r>
      <w:del w:id="2538" w:author="Geri Burgert" w:date="2026-01-29T16:41:00Z" w16du:dateUtc="2026-01-29T21:41:00Z">
        <w:r w:rsidR="004170FA" w:rsidRPr="00F55018" w:rsidDel="00012521">
          <w:delText xml:space="preserve">The </w:delText>
        </w:r>
      </w:del>
      <w:r w:rsidR="004170FA" w:rsidRPr="00F55018">
        <w:t>Lancet Respir</w:t>
      </w:r>
      <w:del w:id="2539" w:author="Geri Burgert" w:date="2026-01-29T16:41:00Z" w16du:dateUtc="2026-01-29T21:41:00Z">
        <w:r w:rsidR="004170FA" w:rsidRPr="00F55018" w:rsidDel="00012521">
          <w:delText>atory</w:delText>
        </w:r>
      </w:del>
      <w:r w:rsidR="004170FA" w:rsidRPr="00F55018">
        <w:t xml:space="preserve"> Med</w:t>
      </w:r>
      <w:del w:id="2540" w:author="Geri Burgert" w:date="2026-01-29T16:41:00Z" w16du:dateUtc="2026-01-29T21:41:00Z">
        <w:r w:rsidR="004170FA" w:rsidRPr="00F55018" w:rsidDel="00012521">
          <w:delText>icine.</w:delText>
        </w:r>
      </w:del>
      <w:r w:rsidR="004170FA" w:rsidRPr="00F55018">
        <w:t xml:space="preserve"> 2019;7</w:t>
      </w:r>
      <w:del w:id="2541" w:author="Geri Burgert" w:date="2026-01-29T16:41:00Z" w16du:dateUtc="2026-01-29T21:41:00Z">
        <w:r w:rsidR="004170FA" w:rsidRPr="00F55018" w:rsidDel="00012521">
          <w:delText>(9)</w:delText>
        </w:r>
      </w:del>
      <w:r w:rsidR="004170FA" w:rsidRPr="00F55018">
        <w:t>:745-56.</w:t>
      </w:r>
    </w:p>
    <w:p w14:paraId="359A26CC" w14:textId="713CCEE5" w:rsidR="004170FA" w:rsidRPr="00F55018" w:rsidRDefault="009B5D6D" w:rsidP="004170FA">
      <w:ins w:id="2542" w:author="Geri Burgert" w:date="2026-02-02T17:43:00Z" w16du:dateUtc="2026-02-02T22:43:00Z">
        <w:r>
          <w:t>33</w:t>
        </w:r>
      </w:ins>
      <w:del w:id="2543" w:author="Geri Burgert" w:date="2026-02-02T17:43:00Z" w16du:dateUtc="2026-02-02T22:43:00Z">
        <w:r w:rsidR="004170FA" w:rsidRPr="00F55018" w:rsidDel="009B5D6D">
          <w:delText>15</w:delText>
        </w:r>
      </w:del>
      <w:r w:rsidR="004170FA" w:rsidRPr="00F55018">
        <w:t>.</w:t>
      </w:r>
      <w:ins w:id="2544" w:author="Geri Burgert" w:date="2026-01-29T16:41:00Z" w16du:dateUtc="2026-01-29T21:41:00Z">
        <w:r w:rsidR="00012521" w:rsidRPr="00F55018">
          <w:t xml:space="preserve"> </w:t>
        </w:r>
      </w:ins>
      <w:del w:id="2545" w:author="Geri Burgert" w:date="2026-01-29T16:41:00Z" w16du:dateUtc="2026-01-29T21:41:00Z">
        <w:r w:rsidR="004170FA" w:rsidRPr="00F55018" w:rsidDel="00012521">
          <w:tab/>
        </w:r>
      </w:del>
      <w:r w:rsidR="004170FA" w:rsidRPr="00F55018">
        <w:t xml:space="preserve">Kostikas K, Brindicci C, Patalano F. Blood </w:t>
      </w:r>
      <w:ins w:id="2546" w:author="Geri Burgert" w:date="2026-01-29T16:42:00Z" w16du:dateUtc="2026-01-29T21:42:00Z">
        <w:r w:rsidR="00012521" w:rsidRPr="00F55018">
          <w:t>e</w:t>
        </w:r>
      </w:ins>
      <w:del w:id="2547" w:author="Geri Burgert" w:date="2026-01-29T16:42:00Z" w16du:dateUtc="2026-01-29T21:42:00Z">
        <w:r w:rsidR="004170FA" w:rsidRPr="00F55018" w:rsidDel="00012521">
          <w:delText>E</w:delText>
        </w:r>
      </w:del>
      <w:r w:rsidR="004170FA" w:rsidRPr="00F55018">
        <w:t xml:space="preserve">osinophils as </w:t>
      </w:r>
      <w:ins w:id="2548" w:author="Geri Burgert" w:date="2026-01-29T16:42:00Z" w16du:dateUtc="2026-01-29T21:42:00Z">
        <w:r w:rsidR="00012521" w:rsidRPr="00F55018">
          <w:t>b</w:t>
        </w:r>
      </w:ins>
      <w:del w:id="2549" w:author="Geri Burgert" w:date="2026-01-29T16:42:00Z" w16du:dateUtc="2026-01-29T21:42:00Z">
        <w:r w:rsidR="004170FA" w:rsidRPr="00F55018" w:rsidDel="00012521">
          <w:delText>B</w:delText>
        </w:r>
      </w:del>
      <w:r w:rsidR="004170FA" w:rsidRPr="00F55018">
        <w:t xml:space="preserve">iomarkers to </w:t>
      </w:r>
      <w:ins w:id="2550" w:author="Geri Burgert" w:date="2026-01-29T16:42:00Z" w16du:dateUtc="2026-01-29T21:42:00Z">
        <w:r w:rsidR="00012521" w:rsidRPr="00F55018">
          <w:t>d</w:t>
        </w:r>
      </w:ins>
      <w:del w:id="2551" w:author="Geri Burgert" w:date="2026-01-29T16:42:00Z" w16du:dateUtc="2026-01-29T21:42:00Z">
        <w:r w:rsidR="004170FA" w:rsidRPr="00F55018" w:rsidDel="00012521">
          <w:delText>D</w:delText>
        </w:r>
      </w:del>
      <w:r w:rsidR="004170FA" w:rsidRPr="00F55018">
        <w:t xml:space="preserve">rive </w:t>
      </w:r>
      <w:ins w:id="2552" w:author="Geri Burgert" w:date="2026-01-29T16:42:00Z" w16du:dateUtc="2026-01-29T21:42:00Z">
        <w:r w:rsidR="00012521" w:rsidRPr="00F55018">
          <w:t>t</w:t>
        </w:r>
      </w:ins>
      <w:del w:id="2553" w:author="Geri Burgert" w:date="2026-01-29T16:42:00Z" w16du:dateUtc="2026-01-29T21:42:00Z">
        <w:r w:rsidR="004170FA" w:rsidRPr="00F55018" w:rsidDel="00012521">
          <w:delText>T</w:delText>
        </w:r>
      </w:del>
      <w:r w:rsidR="004170FA" w:rsidRPr="00F55018">
        <w:t xml:space="preserve">reatment </w:t>
      </w:r>
      <w:ins w:id="2554" w:author="Geri Burgert" w:date="2026-01-29T16:42:00Z" w16du:dateUtc="2026-01-29T21:42:00Z">
        <w:r w:rsidR="00012521" w:rsidRPr="00F55018">
          <w:t>c</w:t>
        </w:r>
      </w:ins>
      <w:del w:id="2555" w:author="Geri Burgert" w:date="2026-01-29T16:42:00Z" w16du:dateUtc="2026-01-29T21:42:00Z">
        <w:r w:rsidR="004170FA" w:rsidRPr="00F55018" w:rsidDel="00012521">
          <w:delText>C</w:delText>
        </w:r>
      </w:del>
      <w:r w:rsidR="004170FA" w:rsidRPr="00F55018">
        <w:t xml:space="preserve">hoices in </w:t>
      </w:r>
      <w:ins w:id="2556" w:author="Geri Burgert" w:date="2026-01-29T16:42:00Z" w16du:dateUtc="2026-01-29T21:42:00Z">
        <w:r w:rsidR="00012521" w:rsidRPr="00F55018">
          <w:t>a</w:t>
        </w:r>
      </w:ins>
      <w:del w:id="2557" w:author="Geri Burgert" w:date="2026-01-29T16:42:00Z" w16du:dateUtc="2026-01-29T21:42:00Z">
        <w:r w:rsidR="004170FA" w:rsidRPr="00F55018" w:rsidDel="00012521">
          <w:delText>A</w:delText>
        </w:r>
      </w:del>
      <w:r w:rsidR="004170FA" w:rsidRPr="00F55018">
        <w:t>sthma and COPD. Curr</w:t>
      </w:r>
      <w:del w:id="2558" w:author="Geri Burgert" w:date="2026-01-29T16:42:00Z" w16du:dateUtc="2026-01-29T21:42:00Z">
        <w:r w:rsidR="004170FA" w:rsidRPr="00F55018" w:rsidDel="00012521">
          <w:delText>ent</w:delText>
        </w:r>
      </w:del>
      <w:r w:rsidR="004170FA" w:rsidRPr="00F55018">
        <w:t xml:space="preserve"> Drug Targets</w:t>
      </w:r>
      <w:del w:id="2559" w:author="Geri Burgert" w:date="2026-01-29T16:42:00Z" w16du:dateUtc="2026-01-29T21:42:00Z">
        <w:r w:rsidR="004170FA" w:rsidRPr="00F55018" w:rsidDel="00012521">
          <w:delText>.</w:delText>
        </w:r>
      </w:del>
      <w:r w:rsidR="004170FA" w:rsidRPr="00F55018">
        <w:t xml:space="preserve"> 2018;19</w:t>
      </w:r>
      <w:del w:id="2560" w:author="Geri Burgert" w:date="2026-01-29T16:42:00Z" w16du:dateUtc="2026-01-29T21:42:00Z">
        <w:r w:rsidR="004170FA" w:rsidRPr="00F55018" w:rsidDel="00012521">
          <w:delText>(16)</w:delText>
        </w:r>
      </w:del>
      <w:r w:rsidR="004170FA" w:rsidRPr="00F55018">
        <w:t>:1882-96.</w:t>
      </w:r>
    </w:p>
    <w:p w14:paraId="75CF2A83" w14:textId="50A260C0" w:rsidR="004170FA" w:rsidRPr="00F55018" w:rsidRDefault="009B5D6D" w:rsidP="004170FA">
      <w:ins w:id="2561" w:author="Geri Burgert" w:date="2026-02-02T17:43:00Z" w16du:dateUtc="2026-02-02T22:43:00Z">
        <w:r>
          <w:t>34</w:t>
        </w:r>
      </w:ins>
      <w:del w:id="2562" w:author="Geri Burgert" w:date="2026-02-02T17:43:00Z" w16du:dateUtc="2026-02-02T22:43:00Z">
        <w:r w:rsidR="004170FA" w:rsidRPr="00F55018" w:rsidDel="009B5D6D">
          <w:delText>16</w:delText>
        </w:r>
      </w:del>
      <w:r w:rsidR="004170FA" w:rsidRPr="00F55018">
        <w:t>.</w:t>
      </w:r>
      <w:ins w:id="2563" w:author="Geri Burgert" w:date="2026-01-29T16:42:00Z" w16du:dateUtc="2026-01-29T21:42:00Z">
        <w:r w:rsidR="00012521" w:rsidRPr="00F55018">
          <w:t xml:space="preserve"> </w:t>
        </w:r>
      </w:ins>
      <w:del w:id="2564" w:author="Geri Burgert" w:date="2026-01-29T16:42:00Z" w16du:dateUtc="2026-01-29T21:42:00Z">
        <w:r w:rsidR="004170FA" w:rsidRPr="00F55018" w:rsidDel="00012521">
          <w:tab/>
        </w:r>
      </w:del>
      <w:r w:rsidR="004170FA" w:rsidRPr="00F55018">
        <w:t xml:space="preserve">Durrington HJ, Gioan-Tavernier GO, Maidstone RJ, Krakowiak K, Loudon ASI, Blaikley JF, et al. Time of </w:t>
      </w:r>
      <w:ins w:id="2565" w:author="Geri Burgert" w:date="2026-01-29T16:42:00Z" w16du:dateUtc="2026-01-29T21:42:00Z">
        <w:r w:rsidR="00012521" w:rsidRPr="00F55018">
          <w:t>d</w:t>
        </w:r>
      </w:ins>
      <w:del w:id="2566" w:author="Geri Burgert" w:date="2026-01-29T16:42:00Z" w16du:dateUtc="2026-01-29T21:42:00Z">
        <w:r w:rsidR="004170FA" w:rsidRPr="00F55018" w:rsidDel="00012521">
          <w:delText>D</w:delText>
        </w:r>
      </w:del>
      <w:r w:rsidR="004170FA" w:rsidRPr="00F55018">
        <w:t xml:space="preserve">ay </w:t>
      </w:r>
      <w:ins w:id="2567" w:author="Geri Burgert" w:date="2026-01-29T16:42:00Z" w16du:dateUtc="2026-01-29T21:42:00Z">
        <w:r w:rsidR="00012521" w:rsidRPr="00F55018">
          <w:t>a</w:t>
        </w:r>
      </w:ins>
      <w:del w:id="2568" w:author="Geri Burgert" w:date="2026-01-29T16:42:00Z" w16du:dateUtc="2026-01-29T21:42:00Z">
        <w:r w:rsidR="004170FA" w:rsidRPr="00F55018" w:rsidDel="00012521">
          <w:delText>A</w:delText>
        </w:r>
      </w:del>
      <w:r w:rsidR="004170FA" w:rsidRPr="00F55018">
        <w:t xml:space="preserve">ffects </w:t>
      </w:r>
      <w:ins w:id="2569" w:author="Geri Burgert" w:date="2026-01-29T16:42:00Z" w16du:dateUtc="2026-01-29T21:42:00Z">
        <w:r w:rsidR="00012521" w:rsidRPr="00F55018">
          <w:t>e</w:t>
        </w:r>
      </w:ins>
      <w:del w:id="2570" w:author="Geri Burgert" w:date="2026-01-29T16:42:00Z" w16du:dateUtc="2026-01-29T21:42:00Z">
        <w:r w:rsidR="004170FA" w:rsidRPr="00F55018" w:rsidDel="00012521">
          <w:delText>E</w:delText>
        </w:r>
      </w:del>
      <w:r w:rsidR="004170FA" w:rsidRPr="00F55018">
        <w:t xml:space="preserve">osinophil </w:t>
      </w:r>
      <w:ins w:id="2571" w:author="Geri Burgert" w:date="2026-01-29T16:42:00Z" w16du:dateUtc="2026-01-29T21:42:00Z">
        <w:r w:rsidR="00012521" w:rsidRPr="00F55018">
          <w:t>b</w:t>
        </w:r>
      </w:ins>
      <w:del w:id="2572" w:author="Geri Burgert" w:date="2026-01-29T16:42:00Z" w16du:dateUtc="2026-01-29T21:42:00Z">
        <w:r w:rsidR="004170FA" w:rsidRPr="00F55018" w:rsidDel="00012521">
          <w:delText>B</w:delText>
        </w:r>
      </w:del>
      <w:r w:rsidR="004170FA" w:rsidRPr="00F55018">
        <w:t xml:space="preserve">iomarkers in </w:t>
      </w:r>
      <w:ins w:id="2573" w:author="Geri Burgert" w:date="2026-01-29T16:42:00Z" w16du:dateUtc="2026-01-29T21:42:00Z">
        <w:r w:rsidR="00012521" w:rsidRPr="00F55018">
          <w:t>a</w:t>
        </w:r>
      </w:ins>
      <w:del w:id="2574" w:author="Geri Burgert" w:date="2026-01-29T16:42:00Z" w16du:dateUtc="2026-01-29T21:42:00Z">
        <w:r w:rsidR="004170FA" w:rsidRPr="00F55018" w:rsidDel="00012521">
          <w:delText>A</w:delText>
        </w:r>
      </w:del>
      <w:r w:rsidR="004170FA" w:rsidRPr="00F55018">
        <w:t xml:space="preserve">sthma: </w:t>
      </w:r>
      <w:ins w:id="2575" w:author="Geri Burgert" w:date="2026-01-29T16:42:00Z" w16du:dateUtc="2026-01-29T21:42:00Z">
        <w:r w:rsidR="00012521" w:rsidRPr="00F55018">
          <w:t>i</w:t>
        </w:r>
      </w:ins>
      <w:del w:id="2576" w:author="Geri Burgert" w:date="2026-01-29T16:42:00Z" w16du:dateUtc="2026-01-29T21:42:00Z">
        <w:r w:rsidR="004170FA" w:rsidRPr="00F55018" w:rsidDel="00012521">
          <w:delText>I</w:delText>
        </w:r>
      </w:del>
      <w:r w:rsidR="004170FA" w:rsidRPr="00F55018">
        <w:t xml:space="preserve">mplications for </w:t>
      </w:r>
      <w:ins w:id="2577" w:author="Geri Burgert" w:date="2026-01-29T16:42:00Z" w16du:dateUtc="2026-01-29T21:42:00Z">
        <w:r w:rsidR="00012521" w:rsidRPr="00F55018">
          <w:t>d</w:t>
        </w:r>
      </w:ins>
      <w:del w:id="2578" w:author="Geri Burgert" w:date="2026-01-29T16:42:00Z" w16du:dateUtc="2026-01-29T21:42:00Z">
        <w:r w:rsidR="004170FA" w:rsidRPr="00F55018" w:rsidDel="00012521">
          <w:delText>D</w:delText>
        </w:r>
      </w:del>
      <w:r w:rsidR="004170FA" w:rsidRPr="00F55018">
        <w:t xml:space="preserve">iagnosis and </w:t>
      </w:r>
      <w:ins w:id="2579" w:author="Geri Burgert" w:date="2026-01-29T16:42:00Z" w16du:dateUtc="2026-01-29T21:42:00Z">
        <w:r w:rsidR="00012521" w:rsidRPr="00F55018">
          <w:t>t</w:t>
        </w:r>
      </w:ins>
      <w:del w:id="2580" w:author="Geri Burgert" w:date="2026-01-29T16:42:00Z" w16du:dateUtc="2026-01-29T21:42:00Z">
        <w:r w:rsidR="004170FA" w:rsidRPr="00F55018" w:rsidDel="00012521">
          <w:delText>T</w:delText>
        </w:r>
      </w:del>
      <w:r w:rsidR="004170FA" w:rsidRPr="00F55018">
        <w:t>reatment. Am</w:t>
      </w:r>
      <w:del w:id="2581" w:author="Geri Burgert" w:date="2026-01-29T16:42:00Z" w16du:dateUtc="2026-01-29T21:42:00Z">
        <w:r w:rsidR="004170FA" w:rsidRPr="00F55018" w:rsidDel="00012521">
          <w:delText>erican</w:delText>
        </w:r>
      </w:del>
      <w:r w:rsidR="004170FA" w:rsidRPr="00F55018">
        <w:t xml:space="preserve"> J</w:t>
      </w:r>
      <w:del w:id="2582" w:author="Geri Burgert" w:date="2026-01-29T16:42:00Z" w16du:dateUtc="2026-01-29T21:42:00Z">
        <w:r w:rsidR="004170FA" w:rsidRPr="00F55018" w:rsidDel="00012521">
          <w:delText>ournal of</w:delText>
        </w:r>
      </w:del>
      <w:r w:rsidR="004170FA" w:rsidRPr="00F55018">
        <w:t xml:space="preserve"> Respir</w:t>
      </w:r>
      <w:del w:id="2583" w:author="Geri Burgert" w:date="2026-01-29T16:42:00Z" w16du:dateUtc="2026-01-29T21:42:00Z">
        <w:r w:rsidR="004170FA" w:rsidRPr="00F55018" w:rsidDel="00012521">
          <w:delText>atory and</w:delText>
        </w:r>
      </w:del>
      <w:r w:rsidR="004170FA" w:rsidRPr="00F55018">
        <w:t xml:space="preserve"> Crit</w:t>
      </w:r>
      <w:del w:id="2584" w:author="Geri Burgert" w:date="2026-01-29T16:42:00Z" w16du:dateUtc="2026-01-29T21:42:00Z">
        <w:r w:rsidR="004170FA" w:rsidRPr="00F55018" w:rsidDel="00012521">
          <w:delText>ical</w:delText>
        </w:r>
      </w:del>
      <w:r w:rsidR="004170FA" w:rsidRPr="00F55018">
        <w:t xml:space="preserve"> Care Med</w:t>
      </w:r>
      <w:del w:id="2585" w:author="Geri Burgert" w:date="2026-01-29T16:42:00Z" w16du:dateUtc="2026-01-29T21:42:00Z">
        <w:r w:rsidR="004170FA" w:rsidRPr="00F55018" w:rsidDel="00012521">
          <w:delText>icine.</w:delText>
        </w:r>
      </w:del>
      <w:r w:rsidR="004170FA" w:rsidRPr="00F55018">
        <w:t xml:space="preserve"> 2018;198</w:t>
      </w:r>
      <w:del w:id="2586" w:author="Geri Burgert" w:date="2026-01-29T16:42:00Z" w16du:dateUtc="2026-01-29T21:42:00Z">
        <w:r w:rsidR="004170FA" w:rsidRPr="00F55018" w:rsidDel="00012521">
          <w:delText>(12)</w:delText>
        </w:r>
      </w:del>
      <w:r w:rsidR="004170FA" w:rsidRPr="00F55018">
        <w:t>:1578-81.</w:t>
      </w:r>
    </w:p>
    <w:p w14:paraId="279ECB98" w14:textId="39F446D4" w:rsidR="004170FA" w:rsidRPr="00F55018" w:rsidRDefault="00593430" w:rsidP="004170FA">
      <w:ins w:id="2587" w:author="Geri Burgert" w:date="2026-02-02T17:43:00Z" w16du:dateUtc="2026-02-02T22:43:00Z">
        <w:r>
          <w:t>3</w:t>
        </w:r>
      </w:ins>
      <w:ins w:id="2588" w:author="Geri Burgert" w:date="2026-02-02T17:44:00Z" w16du:dateUtc="2026-02-02T22:44:00Z">
        <w:r>
          <w:t>5</w:t>
        </w:r>
      </w:ins>
      <w:del w:id="2589" w:author="Geri Burgert" w:date="2026-02-02T17:43:00Z" w16du:dateUtc="2026-02-02T22:43:00Z">
        <w:r w:rsidR="004170FA" w:rsidRPr="00F55018" w:rsidDel="00593430">
          <w:delText>17</w:delText>
        </w:r>
      </w:del>
      <w:r w:rsidR="004170FA" w:rsidRPr="00F55018">
        <w:t>.</w:t>
      </w:r>
      <w:ins w:id="2590" w:author="Geri Burgert" w:date="2026-01-29T16:42:00Z" w16du:dateUtc="2026-01-29T21:42:00Z">
        <w:r w:rsidR="00012521" w:rsidRPr="00F55018">
          <w:t xml:space="preserve"> </w:t>
        </w:r>
      </w:ins>
      <w:del w:id="2591" w:author="Geri Burgert" w:date="2026-01-29T16:42:00Z" w16du:dateUtc="2026-01-29T21:42:00Z">
        <w:r w:rsidR="004170FA" w:rsidRPr="00F55018" w:rsidDel="00012521">
          <w:tab/>
        </w:r>
      </w:del>
      <w:r w:rsidR="004170FA" w:rsidRPr="00F55018">
        <w:t>Prazma CM, Bel EH, Price RG, Bradford ES, Albers FC, Yancey SW. Oral corticosteroid dose changes and impact on peripheral blood eosinophil counts in patients with severe eosinophilic asthma: a post hoc analysis. Respir</w:t>
      </w:r>
      <w:del w:id="2592" w:author="Geri Burgert" w:date="2026-01-29T16:42:00Z" w16du:dateUtc="2026-01-29T21:42:00Z">
        <w:r w:rsidR="004170FA" w:rsidRPr="00F55018" w:rsidDel="006B50F2">
          <w:delText>atory</w:delText>
        </w:r>
      </w:del>
      <w:r w:rsidR="004170FA" w:rsidRPr="00F55018">
        <w:t xml:space="preserve"> Res</w:t>
      </w:r>
      <w:del w:id="2593" w:author="Geri Burgert" w:date="2026-01-29T16:42:00Z" w16du:dateUtc="2026-01-29T21:42:00Z">
        <w:r w:rsidR="004170FA" w:rsidRPr="00F55018" w:rsidDel="006B50F2">
          <w:delText>earch.</w:delText>
        </w:r>
      </w:del>
      <w:r w:rsidR="004170FA" w:rsidRPr="00F55018">
        <w:t xml:space="preserve"> 2019;20</w:t>
      </w:r>
      <w:del w:id="2594" w:author="Geri Burgert" w:date="2026-01-29T16:43:00Z" w16du:dateUtc="2026-01-29T21:43:00Z">
        <w:r w:rsidR="004170FA" w:rsidRPr="00F55018" w:rsidDel="006B50F2">
          <w:delText>(1)</w:delText>
        </w:r>
      </w:del>
      <w:ins w:id="2595" w:author="Geri Burgert" w:date="2026-01-29T16:43:00Z" w16du:dateUtc="2026-01-29T21:43:00Z">
        <w:r w:rsidR="006B50F2" w:rsidRPr="00F55018">
          <w:t>:83</w:t>
        </w:r>
      </w:ins>
      <w:r w:rsidR="004170FA" w:rsidRPr="00F55018">
        <w:t>.</w:t>
      </w:r>
    </w:p>
    <w:p w14:paraId="11F53E31" w14:textId="63D76ECB" w:rsidR="004170FA" w:rsidRPr="00F55018" w:rsidRDefault="00593430" w:rsidP="004170FA">
      <w:ins w:id="2596" w:author="Geri Burgert" w:date="2026-02-02T17:44:00Z" w16du:dateUtc="2026-02-02T22:44:00Z">
        <w:r>
          <w:t>36</w:t>
        </w:r>
      </w:ins>
      <w:del w:id="2597" w:author="Geri Burgert" w:date="2026-02-02T17:44:00Z" w16du:dateUtc="2026-02-02T22:44:00Z">
        <w:r w:rsidR="004170FA" w:rsidRPr="00F55018" w:rsidDel="00593430">
          <w:delText>18</w:delText>
        </w:r>
      </w:del>
      <w:r w:rsidR="004170FA" w:rsidRPr="00F55018">
        <w:t>.</w:t>
      </w:r>
      <w:ins w:id="2598" w:author="Geri Burgert" w:date="2026-01-29T16:43:00Z" w16du:dateUtc="2026-01-29T21:43:00Z">
        <w:r w:rsidR="00075B10" w:rsidRPr="00F55018">
          <w:t xml:space="preserve"> </w:t>
        </w:r>
      </w:ins>
      <w:del w:id="2599" w:author="Geri Burgert" w:date="2026-01-29T16:43:00Z" w16du:dateUtc="2026-01-29T21:43:00Z">
        <w:r w:rsidR="004170FA" w:rsidRPr="00F55018" w:rsidDel="00075B10">
          <w:tab/>
        </w:r>
      </w:del>
      <w:r w:rsidR="004170FA" w:rsidRPr="00F55018">
        <w:t>Koenderman L, Hassani M, Mukherjee M, Nair P. Monitoring eosinophils to guide therapy with biologics in asthma: does the compartment matter? Allergy</w:t>
      </w:r>
      <w:del w:id="2600" w:author="Geri Burgert" w:date="2026-01-29T16:43:00Z" w16du:dateUtc="2026-01-29T21:43:00Z">
        <w:r w:rsidR="004170FA" w:rsidRPr="00F55018" w:rsidDel="00075B10">
          <w:delText>.</w:delText>
        </w:r>
      </w:del>
      <w:r w:rsidR="004170FA" w:rsidRPr="00F55018">
        <w:t xml:space="preserve"> 2021;76</w:t>
      </w:r>
      <w:del w:id="2601" w:author="Geri Burgert" w:date="2026-01-29T16:43:00Z" w16du:dateUtc="2026-01-29T21:43:00Z">
        <w:r w:rsidR="004170FA" w:rsidRPr="00F55018" w:rsidDel="00075B10">
          <w:delText>(4)</w:delText>
        </w:r>
      </w:del>
      <w:r w:rsidR="004170FA" w:rsidRPr="00F55018">
        <w:t>:1294-7.</w:t>
      </w:r>
    </w:p>
    <w:p w14:paraId="085FAB94" w14:textId="14BFDD51" w:rsidR="004170FA" w:rsidRPr="00F55018" w:rsidRDefault="00593430" w:rsidP="004170FA">
      <w:ins w:id="2602" w:author="Geri Burgert" w:date="2026-02-02T17:44:00Z" w16du:dateUtc="2026-02-02T22:44:00Z">
        <w:r>
          <w:lastRenderedPageBreak/>
          <w:t>37</w:t>
        </w:r>
      </w:ins>
      <w:del w:id="2603" w:author="Geri Burgert" w:date="2026-02-02T17:44:00Z" w16du:dateUtc="2026-02-02T22:44:00Z">
        <w:r w:rsidR="004170FA" w:rsidRPr="00F55018" w:rsidDel="00593430">
          <w:delText>19</w:delText>
        </w:r>
      </w:del>
      <w:r w:rsidR="004170FA" w:rsidRPr="00F55018">
        <w:t>.</w:t>
      </w:r>
      <w:ins w:id="2604" w:author="Geri Burgert" w:date="2026-01-29T16:43:00Z" w16du:dateUtc="2026-01-29T21:43:00Z">
        <w:r w:rsidR="00075B10" w:rsidRPr="00F55018">
          <w:t xml:space="preserve"> </w:t>
        </w:r>
      </w:ins>
      <w:del w:id="2605" w:author="Geri Burgert" w:date="2026-01-29T16:43:00Z" w16du:dateUtc="2026-01-29T21:43:00Z">
        <w:r w:rsidR="004170FA" w:rsidRPr="00F55018" w:rsidDel="00075B10">
          <w:tab/>
        </w:r>
      </w:del>
      <w:r w:rsidR="004170FA" w:rsidRPr="00F55018">
        <w:t xml:space="preserve">Mukherjee M, Nair P. Blood or sputum eosinophils to guide asthma therapy? </w:t>
      </w:r>
      <w:del w:id="2606" w:author="Geri Burgert" w:date="2026-01-29T16:45:00Z" w16du:dateUtc="2026-01-29T21:45:00Z">
        <w:r w:rsidR="004170FA" w:rsidRPr="00F55018" w:rsidDel="008034CB">
          <w:delText xml:space="preserve">The </w:delText>
        </w:r>
      </w:del>
      <w:r w:rsidR="004170FA" w:rsidRPr="00F55018">
        <w:t>Lancet Respir</w:t>
      </w:r>
      <w:del w:id="2607" w:author="Geri Burgert" w:date="2026-01-29T16:45:00Z" w16du:dateUtc="2026-01-29T21:45:00Z">
        <w:r w:rsidR="004170FA" w:rsidRPr="00F55018" w:rsidDel="008034CB">
          <w:delText>atory</w:delText>
        </w:r>
      </w:del>
      <w:r w:rsidR="004170FA" w:rsidRPr="00F55018">
        <w:t xml:space="preserve"> Med</w:t>
      </w:r>
      <w:del w:id="2608" w:author="Geri Burgert" w:date="2026-01-29T16:45:00Z" w16du:dateUtc="2026-01-29T21:45:00Z">
        <w:r w:rsidR="004170FA" w:rsidRPr="00F55018" w:rsidDel="008034CB">
          <w:delText>icine.</w:delText>
        </w:r>
      </w:del>
      <w:r w:rsidR="004170FA" w:rsidRPr="00F55018">
        <w:t xml:space="preserve"> 2015;3</w:t>
      </w:r>
      <w:del w:id="2609" w:author="Geri Burgert" w:date="2026-01-29T16:45:00Z" w16du:dateUtc="2026-01-29T21:45:00Z">
        <w:r w:rsidR="004170FA" w:rsidRPr="00F55018" w:rsidDel="008034CB">
          <w:delText>(11)</w:delText>
        </w:r>
      </w:del>
      <w:r w:rsidR="004170FA" w:rsidRPr="00F55018">
        <w:t>:824-5.</w:t>
      </w:r>
    </w:p>
    <w:p w14:paraId="59461512" w14:textId="4B772D8E" w:rsidR="004170FA" w:rsidRPr="00F55018" w:rsidDel="005D4824" w:rsidRDefault="004170FA" w:rsidP="004170FA">
      <w:pPr>
        <w:rPr>
          <w:del w:id="2610" w:author="Geri Burgert" w:date="2026-02-02T17:47:00Z" w16du:dateUtc="2026-02-02T22:47:00Z"/>
        </w:rPr>
      </w:pPr>
      <w:del w:id="2611" w:author="Geri Burgert" w:date="2026-02-02T17:47:00Z" w16du:dateUtc="2026-02-02T22:47:00Z">
        <w:r w:rsidRPr="00F55018" w:rsidDel="005D4824">
          <w:delText>20.</w:delText>
        </w:r>
      </w:del>
      <w:del w:id="2612" w:author="Geri Burgert" w:date="2026-01-29T16:46:00Z" w16du:dateUtc="2026-01-29T21:46:00Z">
        <w:r w:rsidRPr="00F55018" w:rsidDel="00D97EB1">
          <w:tab/>
        </w:r>
      </w:del>
      <w:del w:id="2613" w:author="Geri Burgert" w:date="2026-02-02T17:47:00Z" w16du:dateUtc="2026-02-02T22:47:00Z">
        <w:r w:rsidRPr="00F55018" w:rsidDel="005D4824">
          <w:delText>Pizzichini E, Pizzichini M, Efthimiadis A, Hargreave F, Dolovich J. Measurement of inflammatory indices in induced sputum: effects of selection of sputum to minimize salivary contamination. Eur</w:delText>
        </w:r>
      </w:del>
      <w:del w:id="2614" w:author="Geri Burgert" w:date="2026-01-29T16:46:00Z" w16du:dateUtc="2026-01-29T21:46:00Z">
        <w:r w:rsidRPr="00F55018" w:rsidDel="00D97EB1">
          <w:delText>opean</w:delText>
        </w:r>
      </w:del>
      <w:del w:id="2615" w:author="Geri Burgert" w:date="2026-02-02T17:47:00Z" w16du:dateUtc="2026-02-02T22:47:00Z">
        <w:r w:rsidRPr="00F55018" w:rsidDel="005D4824">
          <w:delText xml:space="preserve"> Respir</w:delText>
        </w:r>
      </w:del>
      <w:del w:id="2616" w:author="Geri Burgert" w:date="2026-01-29T16:46:00Z" w16du:dateUtc="2026-01-29T21:46:00Z">
        <w:r w:rsidRPr="00F55018" w:rsidDel="00D97EB1">
          <w:delText>atory</w:delText>
        </w:r>
      </w:del>
      <w:del w:id="2617" w:author="Geri Burgert" w:date="2026-02-02T17:47:00Z" w16du:dateUtc="2026-02-02T22:47:00Z">
        <w:r w:rsidRPr="00F55018" w:rsidDel="005D4824">
          <w:delText xml:space="preserve"> J</w:delText>
        </w:r>
      </w:del>
      <w:del w:id="2618" w:author="Geri Burgert" w:date="2026-01-29T16:46:00Z" w16du:dateUtc="2026-01-29T21:46:00Z">
        <w:r w:rsidRPr="00F55018" w:rsidDel="00D97EB1">
          <w:delText>ournal.</w:delText>
        </w:r>
      </w:del>
      <w:del w:id="2619" w:author="Geri Burgert" w:date="2026-02-02T17:47:00Z" w16du:dateUtc="2026-02-02T22:47:00Z">
        <w:r w:rsidRPr="00F55018" w:rsidDel="005D4824">
          <w:delText xml:space="preserve"> 1996;9</w:delText>
        </w:r>
      </w:del>
      <w:del w:id="2620" w:author="Geri Burgert" w:date="2026-01-29T16:46:00Z" w16du:dateUtc="2026-01-29T21:46:00Z">
        <w:r w:rsidRPr="00F55018" w:rsidDel="00D97EB1">
          <w:delText>(6)</w:delText>
        </w:r>
      </w:del>
      <w:del w:id="2621" w:author="Geri Burgert" w:date="2026-02-02T17:47:00Z" w16du:dateUtc="2026-02-02T22:47:00Z">
        <w:r w:rsidRPr="00F55018" w:rsidDel="005D4824">
          <w:delText>:1174-80.</w:delText>
        </w:r>
      </w:del>
    </w:p>
    <w:p w14:paraId="70A3383D" w14:textId="68A0C9DE" w:rsidR="004170FA" w:rsidRPr="00F55018" w:rsidRDefault="005D4824" w:rsidP="004170FA">
      <w:ins w:id="2622" w:author="Geri Burgert" w:date="2026-02-02T17:47:00Z" w16du:dateUtc="2026-02-02T22:47:00Z">
        <w:r>
          <w:t>38</w:t>
        </w:r>
      </w:ins>
      <w:del w:id="2623" w:author="Geri Burgert" w:date="2026-02-02T17:47:00Z" w16du:dateUtc="2026-02-02T22:47:00Z">
        <w:r w:rsidR="004170FA" w:rsidRPr="00F55018" w:rsidDel="005D4824">
          <w:delText>21</w:delText>
        </w:r>
      </w:del>
      <w:r w:rsidR="004170FA" w:rsidRPr="00F55018">
        <w:t>.</w:t>
      </w:r>
      <w:ins w:id="2624" w:author="Geri Burgert" w:date="2026-01-29T16:47:00Z" w16du:dateUtc="2026-01-29T21:47:00Z">
        <w:r w:rsidR="00D97EB1" w:rsidRPr="00F55018">
          <w:t xml:space="preserve"> </w:t>
        </w:r>
      </w:ins>
      <w:del w:id="2625" w:author="Geri Burgert" w:date="2026-01-29T16:47:00Z" w16du:dateUtc="2026-01-29T21:47:00Z">
        <w:r w:rsidR="004170FA" w:rsidRPr="00F55018" w:rsidDel="00D97EB1">
          <w:tab/>
        </w:r>
      </w:del>
      <w:r w:rsidR="004170FA" w:rsidRPr="00F55018">
        <w:t>Schleich FN, Chevremont A, Paulus V, Henket M, Manise M, Seidel L, et al. Importance of concomitant local and systemic eosinophilia in uncontrolled asthma. Eur</w:t>
      </w:r>
      <w:del w:id="2626" w:author="Geri Burgert" w:date="2026-01-29T16:48:00Z" w16du:dateUtc="2026-01-29T21:48:00Z">
        <w:r w:rsidR="004170FA" w:rsidRPr="00F55018" w:rsidDel="00D97EB1">
          <w:delText>opean</w:delText>
        </w:r>
      </w:del>
      <w:r w:rsidR="004170FA" w:rsidRPr="00F55018">
        <w:t xml:space="preserve"> Respir</w:t>
      </w:r>
      <w:del w:id="2627" w:author="Geri Burgert" w:date="2026-01-29T16:48:00Z" w16du:dateUtc="2026-01-29T21:48:00Z">
        <w:r w:rsidR="004170FA" w:rsidRPr="00F55018" w:rsidDel="00D97EB1">
          <w:delText>atory</w:delText>
        </w:r>
      </w:del>
      <w:r w:rsidR="004170FA" w:rsidRPr="00F55018">
        <w:t xml:space="preserve"> J</w:t>
      </w:r>
      <w:del w:id="2628" w:author="Geri Burgert" w:date="2026-01-29T16:48:00Z" w16du:dateUtc="2026-01-29T21:48:00Z">
        <w:r w:rsidR="004170FA" w:rsidRPr="00F55018" w:rsidDel="00D97EB1">
          <w:delText>ournal.</w:delText>
        </w:r>
      </w:del>
      <w:r w:rsidR="004170FA" w:rsidRPr="00F55018">
        <w:t xml:space="preserve"> 2014;44</w:t>
      </w:r>
      <w:del w:id="2629" w:author="Geri Burgert" w:date="2026-01-29T16:48:00Z" w16du:dateUtc="2026-01-29T21:48:00Z">
        <w:r w:rsidR="004170FA" w:rsidRPr="00F55018" w:rsidDel="00D97EB1">
          <w:delText>(1)</w:delText>
        </w:r>
      </w:del>
      <w:r w:rsidR="004170FA" w:rsidRPr="00F55018">
        <w:t>:97-108.</w:t>
      </w:r>
    </w:p>
    <w:p w14:paraId="40B18128" w14:textId="38EC7070" w:rsidR="004170FA" w:rsidRPr="00F55018" w:rsidRDefault="005D4824" w:rsidP="004170FA">
      <w:ins w:id="2630" w:author="Geri Burgert" w:date="2026-02-02T17:47:00Z" w16du:dateUtc="2026-02-02T22:47:00Z">
        <w:r>
          <w:t>39</w:t>
        </w:r>
      </w:ins>
      <w:del w:id="2631" w:author="Geri Burgert" w:date="2026-02-02T17:47:00Z" w16du:dateUtc="2026-02-02T22:47:00Z">
        <w:r w:rsidR="004170FA" w:rsidRPr="00F55018" w:rsidDel="005D4824">
          <w:delText>22</w:delText>
        </w:r>
      </w:del>
      <w:r w:rsidR="004170FA" w:rsidRPr="00F55018">
        <w:t>.</w:t>
      </w:r>
      <w:ins w:id="2632" w:author="Geri Burgert" w:date="2026-01-29T16:48:00Z" w16du:dateUtc="2026-01-29T21:48:00Z">
        <w:r w:rsidR="00D97EB1" w:rsidRPr="00F55018">
          <w:t xml:space="preserve"> </w:t>
        </w:r>
      </w:ins>
      <w:del w:id="2633" w:author="Geri Burgert" w:date="2026-01-29T16:48:00Z" w16du:dateUtc="2026-01-29T21:48:00Z">
        <w:r w:rsidR="004170FA" w:rsidRPr="00F55018" w:rsidDel="00D97EB1">
          <w:tab/>
        </w:r>
      </w:del>
      <w:r w:rsidR="004170FA" w:rsidRPr="00F55018">
        <w:t>Hastie AT, Moore WC, Li H, Rector BM, Ortega VE, Pascual RM, et al. Biomarker surrogates do not accurately predict sputum eosinophil and neutrophil percentages in asthmatic subjects. J</w:t>
      </w:r>
      <w:del w:id="2634" w:author="Geri Burgert" w:date="2026-01-29T16:48:00Z" w16du:dateUtc="2026-01-29T21:48:00Z">
        <w:r w:rsidR="004170FA" w:rsidRPr="00F55018" w:rsidDel="00D97EB1">
          <w:delText>ournal of</w:delText>
        </w:r>
      </w:del>
      <w:r w:rsidR="004170FA" w:rsidRPr="00F55018">
        <w:t xml:space="preserve"> Allergy </w:t>
      </w:r>
      <w:del w:id="2635" w:author="Geri Burgert" w:date="2026-01-29T16:48:00Z" w16du:dateUtc="2026-01-29T21:48:00Z">
        <w:r w:rsidR="004170FA" w:rsidRPr="00F55018" w:rsidDel="00D97EB1">
          <w:delText xml:space="preserve">and </w:delText>
        </w:r>
      </w:del>
      <w:r w:rsidR="004170FA" w:rsidRPr="00F55018">
        <w:t>Clin</w:t>
      </w:r>
      <w:del w:id="2636" w:author="Geri Burgert" w:date="2026-01-29T16:48:00Z" w16du:dateUtc="2026-01-29T21:48:00Z">
        <w:r w:rsidR="004170FA" w:rsidRPr="00F55018" w:rsidDel="00D97EB1">
          <w:delText>ical</w:delText>
        </w:r>
      </w:del>
      <w:r w:rsidR="004170FA" w:rsidRPr="00F55018">
        <w:t xml:space="preserve"> Immunol</w:t>
      </w:r>
      <w:del w:id="2637" w:author="Geri Burgert" w:date="2026-01-29T16:48:00Z" w16du:dateUtc="2026-01-29T21:48:00Z">
        <w:r w:rsidR="004170FA" w:rsidRPr="00F55018" w:rsidDel="00D97EB1">
          <w:delText>ogy.</w:delText>
        </w:r>
      </w:del>
      <w:r w:rsidR="004170FA" w:rsidRPr="00F55018">
        <w:t xml:space="preserve"> 2013;132</w:t>
      </w:r>
      <w:del w:id="2638" w:author="Geri Burgert" w:date="2026-01-29T16:48:00Z" w16du:dateUtc="2026-01-29T21:48:00Z">
        <w:r w:rsidR="004170FA" w:rsidRPr="00F55018" w:rsidDel="00D97EB1">
          <w:delText>(1)</w:delText>
        </w:r>
      </w:del>
      <w:r w:rsidR="004170FA" w:rsidRPr="00F55018">
        <w:t>:72-80.e12.</w:t>
      </w:r>
    </w:p>
    <w:p w14:paraId="74B4C541" w14:textId="6CF4E83E" w:rsidR="004170FA" w:rsidRPr="00F55018" w:rsidRDefault="005D4824" w:rsidP="004170FA">
      <w:ins w:id="2639" w:author="Geri Burgert" w:date="2026-02-02T17:47:00Z" w16du:dateUtc="2026-02-02T22:47:00Z">
        <w:r>
          <w:t>40</w:t>
        </w:r>
      </w:ins>
      <w:del w:id="2640" w:author="Geri Burgert" w:date="2026-02-02T17:47:00Z" w16du:dateUtc="2026-02-02T22:47:00Z">
        <w:r w:rsidR="004170FA" w:rsidRPr="00F55018" w:rsidDel="005D4824">
          <w:delText>23</w:delText>
        </w:r>
      </w:del>
      <w:r w:rsidR="004170FA" w:rsidRPr="00F55018">
        <w:t>.</w:t>
      </w:r>
      <w:ins w:id="2641" w:author="Geri Burgert" w:date="2026-01-29T16:48:00Z" w16du:dateUtc="2026-01-29T21:48:00Z">
        <w:r w:rsidR="00D97EB1" w:rsidRPr="00F55018">
          <w:t xml:space="preserve"> </w:t>
        </w:r>
      </w:ins>
      <w:del w:id="2642" w:author="Geri Burgert" w:date="2026-01-29T16:48:00Z" w16du:dateUtc="2026-01-29T21:48:00Z">
        <w:r w:rsidR="004170FA" w:rsidRPr="00F55018" w:rsidDel="00D97EB1">
          <w:tab/>
        </w:r>
      </w:del>
      <w:r w:rsidR="004170FA" w:rsidRPr="00F55018">
        <w:t>Morrow Brown H. T</w:t>
      </w:r>
      <w:ins w:id="2643" w:author="Geri Burgert" w:date="2026-01-29T16:49:00Z" w16du:dateUtc="2026-01-29T21:49:00Z">
        <w:r w:rsidR="0056362E" w:rsidRPr="00F55018">
          <w:t>reatment of</w:t>
        </w:r>
      </w:ins>
      <w:del w:id="2644" w:author="Geri Burgert" w:date="2026-01-29T16:49:00Z" w16du:dateUtc="2026-01-29T21:49:00Z">
        <w:r w:rsidR="004170FA" w:rsidRPr="00F55018" w:rsidDel="0056362E">
          <w:delText>REATMENT OF</w:delText>
        </w:r>
      </w:del>
      <w:r w:rsidR="004170FA" w:rsidRPr="00F55018">
        <w:t xml:space="preserve"> </w:t>
      </w:r>
      <w:ins w:id="2645" w:author="Geri Burgert" w:date="2026-01-29T16:49:00Z" w16du:dateUtc="2026-01-29T21:49:00Z">
        <w:r w:rsidR="0056362E" w:rsidRPr="00F55018">
          <w:t>chronic</w:t>
        </w:r>
      </w:ins>
      <w:del w:id="2646" w:author="Geri Burgert" w:date="2026-01-29T16:49:00Z" w16du:dateUtc="2026-01-29T21:49:00Z">
        <w:r w:rsidR="004170FA" w:rsidRPr="00F55018" w:rsidDel="0056362E">
          <w:delText>CHRONIC</w:delText>
        </w:r>
      </w:del>
      <w:r w:rsidR="004170FA" w:rsidRPr="00F55018">
        <w:t xml:space="preserve"> </w:t>
      </w:r>
      <w:ins w:id="2647" w:author="Geri Burgert" w:date="2026-01-29T16:49:00Z" w16du:dateUtc="2026-01-29T21:49:00Z">
        <w:r w:rsidR="0056362E" w:rsidRPr="00F55018">
          <w:t>asthma</w:t>
        </w:r>
      </w:ins>
      <w:del w:id="2648" w:author="Geri Burgert" w:date="2026-01-29T16:49:00Z" w16du:dateUtc="2026-01-29T21:49:00Z">
        <w:r w:rsidR="004170FA" w:rsidRPr="00F55018" w:rsidDel="0056362E">
          <w:delText>ASTHMA</w:delText>
        </w:r>
      </w:del>
      <w:r w:rsidR="004170FA" w:rsidRPr="00F55018">
        <w:t xml:space="preserve"> </w:t>
      </w:r>
      <w:ins w:id="2649" w:author="Geri Burgert" w:date="2026-01-29T16:49:00Z" w16du:dateUtc="2026-01-29T21:49:00Z">
        <w:r w:rsidR="0056362E" w:rsidRPr="00F55018">
          <w:t>with</w:t>
        </w:r>
      </w:ins>
      <w:del w:id="2650" w:author="Geri Burgert" w:date="2026-01-29T16:49:00Z" w16du:dateUtc="2026-01-29T21:49:00Z">
        <w:r w:rsidR="004170FA" w:rsidRPr="00F55018" w:rsidDel="0056362E">
          <w:delText>WITH</w:delText>
        </w:r>
      </w:del>
      <w:r w:rsidR="004170FA" w:rsidRPr="00F55018">
        <w:t xml:space="preserve"> </w:t>
      </w:r>
      <w:ins w:id="2651" w:author="Geri Burgert" w:date="2026-01-29T16:49:00Z" w16du:dateUtc="2026-01-29T21:49:00Z">
        <w:r w:rsidR="0056362E" w:rsidRPr="00F55018">
          <w:t>prednisolone</w:t>
        </w:r>
      </w:ins>
      <w:del w:id="2652" w:author="Geri Burgert" w:date="2026-01-29T16:49:00Z" w16du:dateUtc="2026-01-29T21:49:00Z">
        <w:r w:rsidR="004170FA" w:rsidRPr="00F55018" w:rsidDel="0056362E">
          <w:delText>PREDNISOLONE</w:delText>
        </w:r>
      </w:del>
      <w:r w:rsidR="004170FA" w:rsidRPr="00F55018">
        <w:t xml:space="preserve"> </w:t>
      </w:r>
      <w:ins w:id="2653" w:author="Geri Burgert" w:date="2026-01-29T16:49:00Z" w16du:dateUtc="2026-01-29T21:49:00Z">
        <w:r w:rsidR="0056362E" w:rsidRPr="00F55018">
          <w:t>significance</w:t>
        </w:r>
      </w:ins>
      <w:del w:id="2654" w:author="Geri Burgert" w:date="2026-01-29T16:49:00Z" w16du:dateUtc="2026-01-29T21:49:00Z">
        <w:r w:rsidR="004170FA" w:rsidRPr="00F55018" w:rsidDel="0056362E">
          <w:delText>SIGNIFICANCE</w:delText>
        </w:r>
      </w:del>
      <w:r w:rsidR="004170FA" w:rsidRPr="00F55018">
        <w:t xml:space="preserve"> </w:t>
      </w:r>
      <w:ins w:id="2655" w:author="Geri Burgert" w:date="2026-01-29T16:49:00Z" w16du:dateUtc="2026-01-29T21:49:00Z">
        <w:r w:rsidR="0056362E" w:rsidRPr="00F55018">
          <w:t>of</w:t>
        </w:r>
      </w:ins>
      <w:del w:id="2656" w:author="Geri Burgert" w:date="2026-01-29T16:49:00Z" w16du:dateUtc="2026-01-29T21:49:00Z">
        <w:r w:rsidR="004170FA" w:rsidRPr="00F55018" w:rsidDel="0056362E">
          <w:delText>OF</w:delText>
        </w:r>
      </w:del>
      <w:r w:rsidR="004170FA" w:rsidRPr="00F55018">
        <w:t xml:space="preserve"> </w:t>
      </w:r>
      <w:ins w:id="2657" w:author="Geri Burgert" w:date="2026-01-29T16:49:00Z" w16du:dateUtc="2026-01-29T21:49:00Z">
        <w:r w:rsidR="0056362E" w:rsidRPr="00F55018">
          <w:t>eosi</w:t>
        </w:r>
      </w:ins>
      <w:ins w:id="2658" w:author="Geri Burgert" w:date="2026-01-29T16:50:00Z" w16du:dateUtc="2026-01-29T21:50:00Z">
        <w:r w:rsidR="0056362E" w:rsidRPr="00F55018">
          <w:t>nophils</w:t>
        </w:r>
      </w:ins>
      <w:del w:id="2659" w:author="Geri Burgert" w:date="2026-01-29T16:50:00Z" w16du:dateUtc="2026-01-29T21:50:00Z">
        <w:r w:rsidR="004170FA" w:rsidRPr="00F55018" w:rsidDel="0056362E">
          <w:delText>EOSINOPHILS</w:delText>
        </w:r>
      </w:del>
      <w:r w:rsidR="004170FA" w:rsidRPr="00F55018">
        <w:t xml:space="preserve"> </w:t>
      </w:r>
      <w:ins w:id="2660" w:author="Geri Burgert" w:date="2026-01-29T16:50:00Z" w16du:dateUtc="2026-01-29T21:50:00Z">
        <w:r w:rsidR="0056362E" w:rsidRPr="00F55018">
          <w:t>in</w:t>
        </w:r>
      </w:ins>
      <w:del w:id="2661" w:author="Geri Burgert" w:date="2026-01-29T16:50:00Z" w16du:dateUtc="2026-01-29T21:50:00Z">
        <w:r w:rsidR="004170FA" w:rsidRPr="00F55018" w:rsidDel="0056362E">
          <w:delText>IN</w:delText>
        </w:r>
      </w:del>
      <w:r w:rsidR="004170FA" w:rsidRPr="00F55018">
        <w:t xml:space="preserve"> </w:t>
      </w:r>
      <w:ins w:id="2662" w:author="Geri Burgert" w:date="2026-01-29T16:50:00Z" w16du:dateUtc="2026-01-29T21:50:00Z">
        <w:r w:rsidR="0056362E" w:rsidRPr="00F55018">
          <w:t>the</w:t>
        </w:r>
      </w:ins>
      <w:del w:id="2663" w:author="Geri Burgert" w:date="2026-01-29T16:50:00Z" w16du:dateUtc="2026-01-29T21:50:00Z">
        <w:r w:rsidR="004170FA" w:rsidRPr="00F55018" w:rsidDel="0056362E">
          <w:delText>THE</w:delText>
        </w:r>
      </w:del>
      <w:r w:rsidR="004170FA" w:rsidRPr="00F55018">
        <w:t xml:space="preserve"> </w:t>
      </w:r>
      <w:ins w:id="2664" w:author="Geri Burgert" w:date="2026-01-29T16:50:00Z" w16du:dateUtc="2026-01-29T21:50:00Z">
        <w:r w:rsidR="0056362E" w:rsidRPr="00F55018">
          <w:t>sputum</w:t>
        </w:r>
      </w:ins>
      <w:del w:id="2665" w:author="Geri Burgert" w:date="2026-01-29T16:50:00Z" w16du:dateUtc="2026-01-29T21:50:00Z">
        <w:r w:rsidR="004170FA" w:rsidRPr="00F55018" w:rsidDel="0056362E">
          <w:delText>SPUTUM</w:delText>
        </w:r>
      </w:del>
      <w:r w:rsidR="004170FA" w:rsidRPr="00F55018">
        <w:t xml:space="preserve">. </w:t>
      </w:r>
      <w:del w:id="2666" w:author="Geri Burgert" w:date="2026-01-29T16:50:00Z" w16du:dateUtc="2026-01-29T21:50:00Z">
        <w:r w:rsidR="004170FA" w:rsidRPr="00F55018" w:rsidDel="0056362E">
          <w:delText xml:space="preserve">The </w:delText>
        </w:r>
      </w:del>
      <w:r w:rsidR="004170FA" w:rsidRPr="00F55018">
        <w:t>Lancet</w:t>
      </w:r>
      <w:del w:id="2667" w:author="Geri Burgert" w:date="2026-01-29T16:50:00Z" w16du:dateUtc="2026-01-29T21:50:00Z">
        <w:r w:rsidR="004170FA" w:rsidRPr="00F55018" w:rsidDel="0056362E">
          <w:delText>.</w:delText>
        </w:r>
      </w:del>
      <w:r w:rsidR="004170FA" w:rsidRPr="00F55018">
        <w:t xml:space="preserve"> 1958;272</w:t>
      </w:r>
      <w:del w:id="2668" w:author="Geri Burgert" w:date="2026-01-29T16:50:00Z" w16du:dateUtc="2026-01-29T21:50:00Z">
        <w:r w:rsidR="004170FA" w:rsidRPr="00F55018" w:rsidDel="0056362E">
          <w:delText>(7059)</w:delText>
        </w:r>
      </w:del>
      <w:r w:rsidR="004170FA" w:rsidRPr="00F55018">
        <w:t>:1245-7.</w:t>
      </w:r>
    </w:p>
    <w:p w14:paraId="560033C4" w14:textId="19B4B12D" w:rsidR="004170FA" w:rsidRPr="00F55018" w:rsidRDefault="00413FD7" w:rsidP="004170FA">
      <w:ins w:id="2669" w:author="Geri Burgert" w:date="2026-02-02T17:47:00Z" w16du:dateUtc="2026-02-02T22:47:00Z">
        <w:r>
          <w:t>41</w:t>
        </w:r>
      </w:ins>
      <w:del w:id="2670" w:author="Geri Burgert" w:date="2026-02-02T17:47:00Z" w16du:dateUtc="2026-02-02T22:47:00Z">
        <w:r w:rsidR="004170FA" w:rsidRPr="00F55018" w:rsidDel="00413FD7">
          <w:delText>24</w:delText>
        </w:r>
      </w:del>
      <w:r w:rsidR="004170FA" w:rsidRPr="00F55018">
        <w:t>.</w:t>
      </w:r>
      <w:ins w:id="2671" w:author="Geri Burgert" w:date="2026-01-29T16:50:00Z" w16du:dateUtc="2026-01-29T21:50:00Z">
        <w:r w:rsidR="003100D0" w:rsidRPr="00F55018">
          <w:t xml:space="preserve"> </w:t>
        </w:r>
      </w:ins>
      <w:del w:id="2672" w:author="Geri Burgert" w:date="2026-01-29T16:50:00Z" w16du:dateUtc="2026-01-29T21:50:00Z">
        <w:r w:rsidR="004170FA" w:rsidRPr="00F55018" w:rsidDel="003100D0">
          <w:tab/>
        </w:r>
      </w:del>
      <w:r w:rsidR="004170FA" w:rsidRPr="00F55018">
        <w:t>Belda J, Parameswaran K, Keith PK, Hargreave FE. Repeatability and validity of cell and fluid‐phase measurements in nasal fluid: a comparison of two methods of nasal lavage. Clin</w:t>
      </w:r>
      <w:del w:id="2673" w:author="Geri Burgert" w:date="2026-01-29T16:50:00Z" w16du:dateUtc="2026-01-29T21:50:00Z">
        <w:r w:rsidR="004170FA" w:rsidRPr="00F55018" w:rsidDel="003100D0">
          <w:delText>ical &amp;amp;</w:delText>
        </w:r>
      </w:del>
      <w:r w:rsidR="004170FA" w:rsidRPr="00F55018">
        <w:t xml:space="preserve"> Exp</w:t>
      </w:r>
      <w:del w:id="2674" w:author="Geri Burgert" w:date="2026-01-29T16:50:00Z" w16du:dateUtc="2026-01-29T21:50:00Z">
        <w:r w:rsidR="004170FA" w:rsidRPr="00F55018" w:rsidDel="003100D0">
          <w:delText>erimental</w:delText>
        </w:r>
      </w:del>
      <w:r w:rsidR="004170FA" w:rsidRPr="00F55018">
        <w:t xml:space="preserve"> Allergy</w:t>
      </w:r>
      <w:del w:id="2675" w:author="Geri Burgert" w:date="2026-01-29T16:50:00Z" w16du:dateUtc="2026-01-29T21:50:00Z">
        <w:r w:rsidR="004170FA" w:rsidRPr="00F55018" w:rsidDel="003100D0">
          <w:delText>.</w:delText>
        </w:r>
      </w:del>
      <w:r w:rsidR="004170FA" w:rsidRPr="00F55018">
        <w:t xml:space="preserve"> 2001;31</w:t>
      </w:r>
      <w:del w:id="2676" w:author="Geri Burgert" w:date="2026-01-29T16:50:00Z" w16du:dateUtc="2026-01-29T21:50:00Z">
        <w:r w:rsidR="004170FA" w:rsidRPr="00F55018" w:rsidDel="003100D0">
          <w:delText>(7)</w:delText>
        </w:r>
      </w:del>
      <w:r w:rsidR="004170FA" w:rsidRPr="00F55018">
        <w:t>:1111-5.</w:t>
      </w:r>
    </w:p>
    <w:p w14:paraId="60CEC86F" w14:textId="518ADD42" w:rsidR="004170FA" w:rsidRPr="00F55018" w:rsidDel="00B723FC" w:rsidRDefault="004170FA" w:rsidP="004170FA">
      <w:pPr>
        <w:rPr>
          <w:del w:id="2677" w:author="Geri Burgert" w:date="2026-02-02T17:47:00Z" w16du:dateUtc="2026-02-02T22:47:00Z"/>
        </w:rPr>
      </w:pPr>
      <w:del w:id="2678" w:author="Geri Burgert" w:date="2026-02-02T17:47:00Z" w16du:dateUtc="2026-02-02T22:47:00Z">
        <w:r w:rsidRPr="00F55018" w:rsidDel="00B723FC">
          <w:delText>25.</w:delText>
        </w:r>
      </w:del>
      <w:del w:id="2679" w:author="Geri Burgert" w:date="2026-01-29T16:50:00Z" w16du:dateUtc="2026-01-29T21:50:00Z">
        <w:r w:rsidRPr="00F55018" w:rsidDel="003100D0">
          <w:tab/>
        </w:r>
      </w:del>
      <w:del w:id="2680" w:author="Geri Burgert" w:date="2026-02-02T17:47:00Z" w16du:dateUtc="2026-02-02T22:47:00Z">
        <w:r w:rsidRPr="00F55018" w:rsidDel="00B723FC">
          <w:delText xml:space="preserve">Green RH, Brightling CE, McKenna S, Hargadon B, Parker D, Bradding P, et al. Asthma exacerbations and sputum eosinophil counts: a randomised controlled trial. </w:delText>
        </w:r>
      </w:del>
      <w:del w:id="2681" w:author="Geri Burgert" w:date="2026-01-29T16:50:00Z" w16du:dateUtc="2026-01-29T21:50:00Z">
        <w:r w:rsidRPr="00F55018" w:rsidDel="003100D0">
          <w:delText xml:space="preserve">The </w:delText>
        </w:r>
      </w:del>
      <w:del w:id="2682" w:author="Geri Burgert" w:date="2026-02-02T17:47:00Z" w16du:dateUtc="2026-02-02T22:47:00Z">
        <w:r w:rsidRPr="00F55018" w:rsidDel="00B723FC">
          <w:delText>Lancet</w:delText>
        </w:r>
      </w:del>
      <w:del w:id="2683" w:author="Geri Burgert" w:date="2026-01-29T16:50:00Z" w16du:dateUtc="2026-01-29T21:50:00Z">
        <w:r w:rsidRPr="00F55018" w:rsidDel="003100D0">
          <w:delText>.</w:delText>
        </w:r>
      </w:del>
      <w:del w:id="2684" w:author="Geri Burgert" w:date="2026-02-02T17:47:00Z" w16du:dateUtc="2026-02-02T22:47:00Z">
        <w:r w:rsidRPr="00F55018" w:rsidDel="00B723FC">
          <w:delText xml:space="preserve"> 2002;360</w:delText>
        </w:r>
      </w:del>
      <w:del w:id="2685" w:author="Geri Burgert" w:date="2026-01-29T16:50:00Z" w16du:dateUtc="2026-01-29T21:50:00Z">
        <w:r w:rsidRPr="00F55018" w:rsidDel="003100D0">
          <w:delText>(9347)</w:delText>
        </w:r>
      </w:del>
      <w:del w:id="2686" w:author="Geri Burgert" w:date="2026-02-02T17:47:00Z" w16du:dateUtc="2026-02-02T22:47:00Z">
        <w:r w:rsidRPr="00F55018" w:rsidDel="00B723FC">
          <w:delText>:1715-21.</w:delText>
        </w:r>
      </w:del>
    </w:p>
    <w:p w14:paraId="77EC292E" w14:textId="05E68449" w:rsidR="004170FA" w:rsidRPr="00F55018" w:rsidDel="00B723FC" w:rsidRDefault="004170FA" w:rsidP="004170FA">
      <w:pPr>
        <w:rPr>
          <w:del w:id="2687" w:author="Geri Burgert" w:date="2026-02-02T17:47:00Z" w16du:dateUtc="2026-02-02T22:47:00Z"/>
        </w:rPr>
      </w:pPr>
      <w:del w:id="2688" w:author="Geri Burgert" w:date="2026-02-02T17:47:00Z" w16du:dateUtc="2026-02-02T22:47:00Z">
        <w:r w:rsidRPr="00F55018" w:rsidDel="00B723FC">
          <w:delText>26.</w:delText>
        </w:r>
      </w:del>
      <w:del w:id="2689" w:author="Geri Burgert" w:date="2026-01-29T16:50:00Z" w16du:dateUtc="2026-01-29T21:50:00Z">
        <w:r w:rsidRPr="00F55018" w:rsidDel="004D068E">
          <w:tab/>
        </w:r>
      </w:del>
      <w:del w:id="2690" w:author="Geri Burgert" w:date="2026-02-02T17:47:00Z" w16du:dateUtc="2026-02-02T22:47:00Z">
        <w:r w:rsidRPr="00F55018" w:rsidDel="00B723FC">
          <w:delText>Siva R, Green RH, Brightling CE, Shelley M, Hargadon B, McKenna S, et al. Eosinophilic airway inflammation and exacerbations of COPD: a randomised controlled trial. Eur</w:delText>
        </w:r>
      </w:del>
      <w:del w:id="2691" w:author="Geri Burgert" w:date="2026-01-29T16:50:00Z" w16du:dateUtc="2026-01-29T21:50:00Z">
        <w:r w:rsidRPr="00F55018" w:rsidDel="004D068E">
          <w:delText>opean</w:delText>
        </w:r>
      </w:del>
      <w:del w:id="2692" w:author="Geri Burgert" w:date="2026-02-02T17:47:00Z" w16du:dateUtc="2026-02-02T22:47:00Z">
        <w:r w:rsidRPr="00F55018" w:rsidDel="00B723FC">
          <w:delText xml:space="preserve"> Respir</w:delText>
        </w:r>
      </w:del>
      <w:del w:id="2693" w:author="Geri Burgert" w:date="2026-01-29T16:50:00Z" w16du:dateUtc="2026-01-29T21:50:00Z">
        <w:r w:rsidRPr="00F55018" w:rsidDel="004D068E">
          <w:delText>atory</w:delText>
        </w:r>
      </w:del>
      <w:del w:id="2694" w:author="Geri Burgert" w:date="2026-02-02T17:47:00Z" w16du:dateUtc="2026-02-02T22:47:00Z">
        <w:r w:rsidRPr="00F55018" w:rsidDel="00B723FC">
          <w:delText xml:space="preserve"> J</w:delText>
        </w:r>
      </w:del>
      <w:del w:id="2695" w:author="Geri Burgert" w:date="2026-01-29T16:50:00Z" w16du:dateUtc="2026-01-29T21:50:00Z">
        <w:r w:rsidRPr="00F55018" w:rsidDel="004D068E">
          <w:delText>our</w:delText>
        </w:r>
      </w:del>
      <w:del w:id="2696" w:author="Geri Burgert" w:date="2026-01-29T16:51:00Z" w16du:dateUtc="2026-01-29T21:51:00Z">
        <w:r w:rsidRPr="00F55018" w:rsidDel="004D068E">
          <w:delText>nal.</w:delText>
        </w:r>
      </w:del>
      <w:del w:id="2697" w:author="Geri Burgert" w:date="2026-02-02T17:47:00Z" w16du:dateUtc="2026-02-02T22:47:00Z">
        <w:r w:rsidRPr="00F55018" w:rsidDel="00B723FC">
          <w:delText xml:space="preserve"> 2007;29</w:delText>
        </w:r>
      </w:del>
      <w:del w:id="2698" w:author="Geri Burgert" w:date="2026-01-29T16:51:00Z" w16du:dateUtc="2026-01-29T21:51:00Z">
        <w:r w:rsidRPr="00F55018" w:rsidDel="004D068E">
          <w:delText>(5)</w:delText>
        </w:r>
      </w:del>
      <w:del w:id="2699" w:author="Geri Burgert" w:date="2026-02-02T17:47:00Z" w16du:dateUtc="2026-02-02T22:47:00Z">
        <w:r w:rsidRPr="00F55018" w:rsidDel="00B723FC">
          <w:delText>:906-13.</w:delText>
        </w:r>
      </w:del>
    </w:p>
    <w:p w14:paraId="39F4C844" w14:textId="6843227D" w:rsidR="004170FA" w:rsidRPr="00F55018" w:rsidDel="00B723FC" w:rsidRDefault="004170FA" w:rsidP="004170FA">
      <w:pPr>
        <w:rPr>
          <w:del w:id="2700" w:author="Geri Burgert" w:date="2026-02-02T17:47:00Z" w16du:dateUtc="2026-02-02T22:47:00Z"/>
        </w:rPr>
      </w:pPr>
      <w:del w:id="2701" w:author="Geri Burgert" w:date="2026-02-02T17:47:00Z" w16du:dateUtc="2026-02-02T22:47:00Z">
        <w:r w:rsidRPr="00F55018" w:rsidDel="00B723FC">
          <w:delText>27.</w:delText>
        </w:r>
      </w:del>
      <w:del w:id="2702" w:author="Geri Burgert" w:date="2026-01-29T16:51:00Z" w16du:dateUtc="2026-01-29T21:51:00Z">
        <w:r w:rsidRPr="00F55018" w:rsidDel="003B4A19">
          <w:tab/>
        </w:r>
      </w:del>
      <w:del w:id="2703" w:author="Geri Burgert" w:date="2026-02-02T17:47:00Z" w16du:dateUtc="2026-02-02T22:47:00Z">
        <w:r w:rsidRPr="00F55018" w:rsidDel="00B723FC">
          <w:delText>Leigh R, Pizzichini MMM, Morris MM, Maltais F, Hargreave FE, Pizzichini E. Stable COPD: predicting benefit from high-dose inhaled corticosteroid treatment. Eur</w:delText>
        </w:r>
      </w:del>
      <w:del w:id="2704" w:author="Geri Burgert" w:date="2026-01-29T16:51:00Z" w16du:dateUtc="2026-01-29T21:51:00Z">
        <w:r w:rsidRPr="00F55018" w:rsidDel="003B4A19">
          <w:delText>opean</w:delText>
        </w:r>
      </w:del>
      <w:del w:id="2705" w:author="Geri Burgert" w:date="2026-02-02T17:47:00Z" w16du:dateUtc="2026-02-02T22:47:00Z">
        <w:r w:rsidRPr="00F55018" w:rsidDel="00B723FC">
          <w:delText xml:space="preserve"> Respir</w:delText>
        </w:r>
      </w:del>
      <w:del w:id="2706" w:author="Geri Burgert" w:date="2026-01-29T16:51:00Z" w16du:dateUtc="2026-01-29T21:51:00Z">
        <w:r w:rsidRPr="00F55018" w:rsidDel="003B4A19">
          <w:delText>atory</w:delText>
        </w:r>
      </w:del>
      <w:del w:id="2707" w:author="Geri Burgert" w:date="2026-02-02T17:47:00Z" w16du:dateUtc="2026-02-02T22:47:00Z">
        <w:r w:rsidRPr="00F55018" w:rsidDel="00B723FC">
          <w:delText xml:space="preserve"> J</w:delText>
        </w:r>
      </w:del>
      <w:del w:id="2708" w:author="Geri Burgert" w:date="2026-01-29T16:51:00Z" w16du:dateUtc="2026-01-29T21:51:00Z">
        <w:r w:rsidRPr="00F55018" w:rsidDel="003B4A19">
          <w:delText>ournal.</w:delText>
        </w:r>
      </w:del>
      <w:del w:id="2709" w:author="Geri Burgert" w:date="2026-02-02T17:47:00Z" w16du:dateUtc="2026-02-02T22:47:00Z">
        <w:r w:rsidRPr="00F55018" w:rsidDel="00B723FC">
          <w:delText xml:space="preserve"> 2006;27</w:delText>
        </w:r>
      </w:del>
      <w:del w:id="2710" w:author="Geri Burgert" w:date="2026-01-29T16:51:00Z" w16du:dateUtc="2026-01-29T21:51:00Z">
        <w:r w:rsidRPr="00F55018" w:rsidDel="003B4A19">
          <w:delText>(5)</w:delText>
        </w:r>
      </w:del>
      <w:del w:id="2711" w:author="Geri Burgert" w:date="2026-02-02T17:47:00Z" w16du:dateUtc="2026-02-02T22:47:00Z">
        <w:r w:rsidRPr="00F55018" w:rsidDel="00B723FC">
          <w:delText>:964-71.</w:delText>
        </w:r>
      </w:del>
    </w:p>
    <w:p w14:paraId="7EB3AA99" w14:textId="2140C251" w:rsidR="004170FA" w:rsidRPr="00F55018" w:rsidDel="00B723FC" w:rsidRDefault="004170FA" w:rsidP="004170FA">
      <w:pPr>
        <w:rPr>
          <w:del w:id="2712" w:author="Geri Burgert" w:date="2026-02-02T17:47:00Z" w16du:dateUtc="2026-02-02T22:47:00Z"/>
        </w:rPr>
      </w:pPr>
      <w:del w:id="2713" w:author="Geri Burgert" w:date="2026-02-02T17:47:00Z" w16du:dateUtc="2026-02-02T22:47:00Z">
        <w:r w:rsidRPr="00F55018" w:rsidDel="00B723FC">
          <w:delText>28.</w:delText>
        </w:r>
      </w:del>
      <w:del w:id="2714" w:author="Geri Burgert" w:date="2026-01-29T16:51:00Z" w16du:dateUtc="2026-01-29T21:51:00Z">
        <w:r w:rsidRPr="00F55018" w:rsidDel="008A15F0">
          <w:tab/>
        </w:r>
      </w:del>
      <w:del w:id="2715" w:author="Geri Burgert" w:date="2026-02-02T17:47:00Z" w16du:dateUtc="2026-02-02T22:47:00Z">
        <w:r w:rsidRPr="00F55018" w:rsidDel="00B723FC">
          <w:delText xml:space="preserve">Nair P, Pizzichini MMM, Kjarsgaard M, Inman MD, Efthimiadis A, Pizzichini E, et al. Mepolizumab for </w:delText>
        </w:r>
      </w:del>
      <w:del w:id="2716" w:author="Geri Burgert" w:date="2026-01-29T16:51:00Z" w16du:dateUtc="2026-01-29T21:51:00Z">
        <w:r w:rsidRPr="00F55018" w:rsidDel="008A15F0">
          <w:delText>P</w:delText>
        </w:r>
      </w:del>
      <w:del w:id="2717" w:author="Geri Burgert" w:date="2026-02-02T17:47:00Z" w16du:dateUtc="2026-02-02T22:47:00Z">
        <w:r w:rsidRPr="00F55018" w:rsidDel="00B723FC">
          <w:delText>rednisone-</w:delText>
        </w:r>
      </w:del>
      <w:del w:id="2718" w:author="Geri Burgert" w:date="2026-01-29T16:51:00Z" w16du:dateUtc="2026-01-29T21:51:00Z">
        <w:r w:rsidRPr="00F55018" w:rsidDel="008A15F0">
          <w:delText>D</w:delText>
        </w:r>
      </w:del>
      <w:del w:id="2719" w:author="Geri Burgert" w:date="2026-02-02T17:47:00Z" w16du:dateUtc="2026-02-02T22:47:00Z">
        <w:r w:rsidRPr="00F55018" w:rsidDel="00B723FC">
          <w:delText xml:space="preserve">ependent </w:delText>
        </w:r>
      </w:del>
      <w:del w:id="2720" w:author="Geri Burgert" w:date="2026-01-29T16:51:00Z" w16du:dateUtc="2026-01-29T21:51:00Z">
        <w:r w:rsidRPr="00F55018" w:rsidDel="008A15F0">
          <w:delText>A</w:delText>
        </w:r>
      </w:del>
      <w:del w:id="2721" w:author="Geri Burgert" w:date="2026-02-02T17:47:00Z" w16du:dateUtc="2026-02-02T22:47:00Z">
        <w:r w:rsidRPr="00F55018" w:rsidDel="00B723FC">
          <w:delText xml:space="preserve">sthma with </w:delText>
        </w:r>
      </w:del>
      <w:del w:id="2722" w:author="Geri Burgert" w:date="2026-01-29T16:51:00Z" w16du:dateUtc="2026-01-29T21:51:00Z">
        <w:r w:rsidRPr="00F55018" w:rsidDel="008A15F0">
          <w:delText>S</w:delText>
        </w:r>
      </w:del>
      <w:del w:id="2723" w:author="Geri Burgert" w:date="2026-02-02T17:47:00Z" w16du:dateUtc="2026-02-02T22:47:00Z">
        <w:r w:rsidRPr="00F55018" w:rsidDel="00B723FC">
          <w:delText xml:space="preserve">putum </w:delText>
        </w:r>
      </w:del>
      <w:del w:id="2724" w:author="Geri Burgert" w:date="2026-01-29T16:51:00Z" w16du:dateUtc="2026-01-29T21:51:00Z">
        <w:r w:rsidRPr="00F55018" w:rsidDel="008A15F0">
          <w:delText>E</w:delText>
        </w:r>
      </w:del>
      <w:del w:id="2725" w:author="Geri Burgert" w:date="2026-02-02T17:47:00Z" w16du:dateUtc="2026-02-02T22:47:00Z">
        <w:r w:rsidRPr="00F55018" w:rsidDel="00B723FC">
          <w:delText>osinophilia. N</w:delText>
        </w:r>
      </w:del>
      <w:del w:id="2726" w:author="Geri Burgert" w:date="2026-01-29T16:51:00Z" w16du:dateUtc="2026-01-29T21:51:00Z">
        <w:r w:rsidRPr="00F55018" w:rsidDel="008A15F0">
          <w:delText>ew</w:delText>
        </w:r>
      </w:del>
      <w:del w:id="2727" w:author="Geri Burgert" w:date="2026-02-02T17:47:00Z" w16du:dateUtc="2026-02-02T22:47:00Z">
        <w:r w:rsidRPr="00F55018" w:rsidDel="00B723FC">
          <w:delText xml:space="preserve"> Engl</w:delText>
        </w:r>
      </w:del>
      <w:del w:id="2728" w:author="Geri Burgert" w:date="2026-01-29T16:51:00Z" w16du:dateUtc="2026-01-29T21:51:00Z">
        <w:r w:rsidRPr="00F55018" w:rsidDel="008A15F0">
          <w:delText>and</w:delText>
        </w:r>
      </w:del>
      <w:del w:id="2729" w:author="Geri Burgert" w:date="2026-02-02T17:47:00Z" w16du:dateUtc="2026-02-02T22:47:00Z">
        <w:r w:rsidRPr="00F55018" w:rsidDel="00B723FC">
          <w:delText xml:space="preserve"> J</w:delText>
        </w:r>
      </w:del>
      <w:del w:id="2730" w:author="Geri Burgert" w:date="2026-01-29T16:51:00Z" w16du:dateUtc="2026-01-29T21:51:00Z">
        <w:r w:rsidRPr="00F55018" w:rsidDel="008A15F0">
          <w:delText>ournal of</w:delText>
        </w:r>
      </w:del>
      <w:del w:id="2731" w:author="Geri Burgert" w:date="2026-02-02T17:47:00Z" w16du:dateUtc="2026-02-02T22:47:00Z">
        <w:r w:rsidRPr="00F55018" w:rsidDel="00B723FC">
          <w:delText xml:space="preserve"> Med</w:delText>
        </w:r>
      </w:del>
      <w:del w:id="2732" w:author="Geri Burgert" w:date="2026-01-29T16:51:00Z" w16du:dateUtc="2026-01-29T21:51:00Z">
        <w:r w:rsidRPr="00F55018" w:rsidDel="008A15F0">
          <w:delText>icine.</w:delText>
        </w:r>
      </w:del>
      <w:del w:id="2733" w:author="Geri Burgert" w:date="2026-02-02T17:47:00Z" w16du:dateUtc="2026-02-02T22:47:00Z">
        <w:r w:rsidRPr="00F55018" w:rsidDel="00B723FC">
          <w:delText xml:space="preserve"> 2009;360</w:delText>
        </w:r>
      </w:del>
      <w:del w:id="2734" w:author="Geri Burgert" w:date="2026-01-29T16:51:00Z" w16du:dateUtc="2026-01-29T21:51:00Z">
        <w:r w:rsidRPr="00F55018" w:rsidDel="008A15F0">
          <w:delText>(10)</w:delText>
        </w:r>
      </w:del>
      <w:del w:id="2735" w:author="Geri Burgert" w:date="2026-02-02T17:47:00Z" w16du:dateUtc="2026-02-02T22:47:00Z">
        <w:r w:rsidRPr="00F55018" w:rsidDel="00B723FC">
          <w:delText>:985-93.</w:delText>
        </w:r>
      </w:del>
    </w:p>
    <w:p w14:paraId="4DA49DE0" w14:textId="75B183C4" w:rsidR="004170FA" w:rsidRPr="00F55018" w:rsidRDefault="00B723FC" w:rsidP="004170FA">
      <w:ins w:id="2736" w:author="Geri Burgert" w:date="2026-02-02T17:47:00Z" w16du:dateUtc="2026-02-02T22:47:00Z">
        <w:r>
          <w:t>42</w:t>
        </w:r>
      </w:ins>
      <w:del w:id="2737" w:author="Geri Burgert" w:date="2026-02-02T17:47:00Z" w16du:dateUtc="2026-02-02T22:47:00Z">
        <w:r w:rsidR="004170FA" w:rsidRPr="00F55018" w:rsidDel="00B723FC">
          <w:delText>29</w:delText>
        </w:r>
      </w:del>
      <w:r w:rsidR="004170FA" w:rsidRPr="00F55018">
        <w:t>.</w:t>
      </w:r>
      <w:ins w:id="2738" w:author="Geri Burgert" w:date="2026-01-29T16:51:00Z" w16du:dateUtc="2026-01-29T21:51:00Z">
        <w:r w:rsidR="008A15F0" w:rsidRPr="00F55018">
          <w:t xml:space="preserve"> </w:t>
        </w:r>
      </w:ins>
      <w:del w:id="2739" w:author="Geri Burgert" w:date="2026-01-29T16:51:00Z" w16du:dateUtc="2026-01-29T21:51:00Z">
        <w:r w:rsidR="004170FA" w:rsidRPr="00F55018" w:rsidDel="008A15F0">
          <w:tab/>
        </w:r>
      </w:del>
      <w:r w:rsidR="004170FA" w:rsidRPr="00F55018">
        <w:t>Ronchi MC, Piragino C, Rosi E, Amendola M, Duranti R, Scano G. Role of sputum differential cell count in detecting airway inflammation in patients with chronic bronchial asthma or COPD. Thorax</w:t>
      </w:r>
      <w:del w:id="2740" w:author="Geri Burgert" w:date="2026-01-29T16:51:00Z" w16du:dateUtc="2026-01-29T21:51:00Z">
        <w:r w:rsidR="004170FA" w:rsidRPr="00F55018" w:rsidDel="008A15F0">
          <w:delText>.</w:delText>
        </w:r>
      </w:del>
      <w:r w:rsidR="004170FA" w:rsidRPr="00F55018">
        <w:t xml:space="preserve"> 1996;51</w:t>
      </w:r>
      <w:del w:id="2741" w:author="Geri Burgert" w:date="2026-01-29T16:51:00Z" w16du:dateUtc="2026-01-29T21:51:00Z">
        <w:r w:rsidR="004170FA" w:rsidRPr="00F55018" w:rsidDel="008A15F0">
          <w:delText>(10)</w:delText>
        </w:r>
      </w:del>
      <w:r w:rsidR="004170FA" w:rsidRPr="00F55018">
        <w:t>:1000-4.</w:t>
      </w:r>
    </w:p>
    <w:p w14:paraId="3F49829A" w14:textId="784E562C" w:rsidR="004170FA" w:rsidRPr="00F55018" w:rsidRDefault="00727C20" w:rsidP="00CE04D3">
      <w:ins w:id="2742" w:author="Geri Burgert" w:date="2026-02-02T17:47:00Z" w16du:dateUtc="2026-02-02T22:47:00Z">
        <w:r>
          <w:t>43</w:t>
        </w:r>
      </w:ins>
      <w:del w:id="2743" w:author="Geri Burgert" w:date="2026-02-02T17:47:00Z" w16du:dateUtc="2026-02-02T22:47:00Z">
        <w:r w:rsidR="004170FA" w:rsidRPr="00F55018" w:rsidDel="00727C20">
          <w:delText>30</w:delText>
        </w:r>
      </w:del>
      <w:r w:rsidR="004170FA" w:rsidRPr="00F55018">
        <w:t>.</w:t>
      </w:r>
      <w:ins w:id="2744" w:author="Geri Burgert" w:date="2026-01-29T16:52:00Z" w16du:dateUtc="2026-01-29T21:52:00Z">
        <w:r w:rsidR="008A15F0" w:rsidRPr="00F55018">
          <w:t xml:space="preserve"> </w:t>
        </w:r>
      </w:ins>
      <w:del w:id="2745" w:author="Geri Burgert" w:date="2026-01-29T16:51:00Z" w16du:dateUtc="2026-01-29T21:51:00Z">
        <w:r w:rsidR="004170FA" w:rsidRPr="00F55018" w:rsidDel="008A15F0">
          <w:tab/>
        </w:r>
      </w:del>
      <w:r w:rsidR="004170FA" w:rsidRPr="00F55018">
        <w:t xml:space="preserve">Moritz P, Steidle LJM, Felisbino MB, Kleveston T, Pizzichini MMM, Pizzichini E. </w:t>
      </w:r>
      <w:ins w:id="2746" w:author="Geri Burgert" w:date="2026-01-29T16:52:00Z" w16du:dateUtc="2026-01-29T21:52:00Z">
        <w:r w:rsidR="00CE04D3" w:rsidRPr="00F55018">
          <w:t>Determination of the inflammatory component of airway diseases by induced sputum cell counts: use in clinical practice [a</w:t>
        </w:r>
      </w:ins>
      <w:ins w:id="2747" w:author="Geri Burgert" w:date="2026-01-29T16:53:00Z" w16du:dateUtc="2026-01-29T21:53:00Z">
        <w:r w:rsidR="00CE04D3" w:rsidRPr="00F55018">
          <w:t>rticle in English, Portuguese</w:t>
        </w:r>
      </w:ins>
      <w:ins w:id="2748" w:author="Geri Burgert" w:date="2026-01-29T16:52:00Z" w16du:dateUtc="2026-01-29T21:52:00Z">
        <w:r w:rsidR="00CE04D3" w:rsidRPr="00F55018">
          <w:t xml:space="preserve">]. </w:t>
        </w:r>
      </w:ins>
      <w:del w:id="2749" w:author="Geri Burgert" w:date="2026-01-29T16:53:00Z" w16du:dateUtc="2026-01-29T21:53:00Z">
        <w:r w:rsidR="004170FA" w:rsidRPr="00F55018" w:rsidDel="00CE04D3">
          <w:delText xml:space="preserve">Determinação do componente inflamatório das doenças das vias aéreas através do escarro induzido: utilização na prática clínica. </w:delText>
        </w:r>
      </w:del>
      <w:ins w:id="2750" w:author="Geri Burgert" w:date="2026-01-29T16:53:00Z" w16du:dateUtc="2026-01-29T21:53:00Z">
        <w:r w:rsidR="00CE04D3" w:rsidRPr="00F55018">
          <w:t>J Bras Pneumol</w:t>
        </w:r>
        <w:r w:rsidR="00CE04D3" w:rsidRPr="00F55018" w:rsidDel="00CE04D3">
          <w:t xml:space="preserve"> </w:t>
        </w:r>
      </w:ins>
      <w:del w:id="2751" w:author="Geri Burgert" w:date="2026-01-29T16:53:00Z" w16du:dateUtc="2026-01-29T21:53:00Z">
        <w:r w:rsidR="004170FA" w:rsidRPr="00F55018" w:rsidDel="00CE04D3">
          <w:delText xml:space="preserve">Jornal Brasileiro de Pneumologia. </w:delText>
        </w:r>
      </w:del>
      <w:r w:rsidR="004170FA" w:rsidRPr="00F55018">
        <w:t>2008;34</w:t>
      </w:r>
      <w:del w:id="2752" w:author="Geri Burgert" w:date="2026-01-29T16:53:00Z" w16du:dateUtc="2026-01-29T21:53:00Z">
        <w:r w:rsidR="004170FA" w:rsidRPr="00F55018" w:rsidDel="00CE04D3">
          <w:delText>(11)</w:delText>
        </w:r>
      </w:del>
      <w:r w:rsidR="004170FA" w:rsidRPr="00F55018">
        <w:t>:913-21.</w:t>
      </w:r>
    </w:p>
    <w:p w14:paraId="02241AD3" w14:textId="5C0BB8FF" w:rsidR="004170FA" w:rsidRPr="00F55018" w:rsidRDefault="00727C20" w:rsidP="004170FA">
      <w:ins w:id="2753" w:author="Geri Burgert" w:date="2026-02-02T17:48:00Z" w16du:dateUtc="2026-02-02T22:48:00Z">
        <w:r>
          <w:lastRenderedPageBreak/>
          <w:t>44</w:t>
        </w:r>
      </w:ins>
      <w:del w:id="2754" w:author="Geri Burgert" w:date="2026-02-02T17:48:00Z" w16du:dateUtc="2026-02-02T22:48:00Z">
        <w:r w:rsidR="004170FA" w:rsidRPr="00F55018" w:rsidDel="00727C20">
          <w:delText>31</w:delText>
        </w:r>
      </w:del>
      <w:r w:rsidR="004170FA" w:rsidRPr="00F55018">
        <w:t>.</w:t>
      </w:r>
      <w:ins w:id="2755" w:author="Geri Burgert" w:date="2026-01-29T16:53:00Z" w16du:dateUtc="2026-01-29T21:53:00Z">
        <w:r w:rsidR="00CE04D3" w:rsidRPr="00F55018">
          <w:t xml:space="preserve"> </w:t>
        </w:r>
      </w:ins>
      <w:del w:id="2756" w:author="Geri Burgert" w:date="2026-01-29T16:53:00Z" w16du:dateUtc="2026-01-29T21:53:00Z">
        <w:r w:rsidR="004170FA" w:rsidRPr="00F55018" w:rsidDel="00CE04D3">
          <w:tab/>
        </w:r>
      </w:del>
      <w:r w:rsidR="004170FA" w:rsidRPr="00F55018">
        <w:t>Moermans C, Schleich F, Gerday S, Bricmont N, Bonhiver R, Graff S, et al. The success rate and safety of induced sputum is better than you think: give it a try! ERJ Open Res</w:t>
      </w:r>
      <w:del w:id="2757" w:author="Geri Burgert" w:date="2026-01-29T16:54:00Z" w16du:dateUtc="2026-01-29T21:54:00Z">
        <w:r w:rsidR="004170FA" w:rsidRPr="00F55018" w:rsidDel="00F55AF3">
          <w:delText>earch.</w:delText>
        </w:r>
      </w:del>
      <w:r w:rsidR="004170FA" w:rsidRPr="00F55018">
        <w:t xml:space="preserve"> 2025;11</w:t>
      </w:r>
      <w:del w:id="2758" w:author="Geri Burgert" w:date="2026-01-29T16:54:00Z" w16du:dateUtc="2026-01-29T21:54:00Z">
        <w:r w:rsidR="004170FA" w:rsidRPr="00F55018" w:rsidDel="00F55AF3">
          <w:delText>(3)</w:delText>
        </w:r>
      </w:del>
      <w:r w:rsidR="004170FA" w:rsidRPr="00F55018">
        <w:t>:00871-2024.</w:t>
      </w:r>
    </w:p>
    <w:p w14:paraId="3E25D211" w14:textId="745125AE" w:rsidR="004170FA" w:rsidRPr="00F55018" w:rsidRDefault="008515AA" w:rsidP="004170FA">
      <w:ins w:id="2759" w:author="Geri Burgert" w:date="2026-02-02T17:48:00Z" w16du:dateUtc="2026-02-02T22:48:00Z">
        <w:r>
          <w:t>45</w:t>
        </w:r>
      </w:ins>
      <w:del w:id="2760" w:author="Geri Burgert" w:date="2026-02-02T17:48:00Z" w16du:dateUtc="2026-02-02T22:48:00Z">
        <w:r w:rsidR="004170FA" w:rsidRPr="00F55018" w:rsidDel="008515AA">
          <w:delText>32</w:delText>
        </w:r>
      </w:del>
      <w:r w:rsidR="004170FA" w:rsidRPr="00F55018">
        <w:t>.</w:t>
      </w:r>
      <w:ins w:id="2761" w:author="Geri Burgert" w:date="2026-01-29T16:54:00Z" w16du:dateUtc="2026-01-29T21:54:00Z">
        <w:r w:rsidR="00F55AF3" w:rsidRPr="00F55018">
          <w:t xml:space="preserve"> </w:t>
        </w:r>
      </w:ins>
      <w:del w:id="2762" w:author="Geri Burgert" w:date="2026-01-29T16:54:00Z" w16du:dateUtc="2026-01-29T21:54:00Z">
        <w:r w:rsidR="004170FA" w:rsidRPr="00F55018" w:rsidDel="00F55AF3">
          <w:tab/>
        </w:r>
      </w:del>
      <w:r w:rsidR="004170FA" w:rsidRPr="00F55018">
        <w:t>Jayaram L, Pizzichini MM, Cook RJ, Boulet LP, Lemière C, Pizzichini E, et al. Determining asthma treatment by monitoring sputum cell counts: effect on exacerbations. Eur</w:t>
      </w:r>
      <w:del w:id="2763" w:author="Geri Burgert" w:date="2026-01-29T16:54:00Z" w16du:dateUtc="2026-01-29T21:54:00Z">
        <w:r w:rsidR="004170FA" w:rsidRPr="00F55018" w:rsidDel="00F55AF3">
          <w:delText>opean</w:delText>
        </w:r>
      </w:del>
      <w:r w:rsidR="004170FA" w:rsidRPr="00F55018">
        <w:t xml:space="preserve"> Respir</w:t>
      </w:r>
      <w:del w:id="2764" w:author="Geri Burgert" w:date="2026-01-29T16:54:00Z" w16du:dateUtc="2026-01-29T21:54:00Z">
        <w:r w:rsidR="004170FA" w:rsidRPr="00F55018" w:rsidDel="00F55AF3">
          <w:delText>atory</w:delText>
        </w:r>
      </w:del>
      <w:r w:rsidR="004170FA" w:rsidRPr="00F55018">
        <w:t xml:space="preserve"> J</w:t>
      </w:r>
      <w:del w:id="2765" w:author="Geri Burgert" w:date="2026-01-29T16:54:00Z" w16du:dateUtc="2026-01-29T21:54:00Z">
        <w:r w:rsidR="004170FA" w:rsidRPr="00F55018" w:rsidDel="00F55AF3">
          <w:delText>ournal.</w:delText>
        </w:r>
      </w:del>
      <w:r w:rsidR="004170FA" w:rsidRPr="00F55018">
        <w:t xml:space="preserve"> 2006;27</w:t>
      </w:r>
      <w:del w:id="2766" w:author="Geri Burgert" w:date="2026-01-29T16:54:00Z" w16du:dateUtc="2026-01-29T21:54:00Z">
        <w:r w:rsidR="004170FA" w:rsidRPr="00F55018" w:rsidDel="00F55AF3">
          <w:delText>(3)</w:delText>
        </w:r>
      </w:del>
      <w:r w:rsidR="004170FA" w:rsidRPr="00F55018">
        <w:t>:483-94.</w:t>
      </w:r>
    </w:p>
    <w:p w14:paraId="4BF89F9C" w14:textId="37812F1E" w:rsidR="004170FA" w:rsidRPr="00F55018" w:rsidRDefault="008515AA" w:rsidP="004170FA">
      <w:ins w:id="2767" w:author="Geri Burgert" w:date="2026-02-02T17:48:00Z" w16du:dateUtc="2026-02-02T22:48:00Z">
        <w:r>
          <w:t>46</w:t>
        </w:r>
      </w:ins>
      <w:del w:id="2768" w:author="Geri Burgert" w:date="2026-02-02T17:48:00Z" w16du:dateUtc="2026-02-02T22:48:00Z">
        <w:r w:rsidR="004170FA" w:rsidRPr="00F55018" w:rsidDel="008515AA">
          <w:delText>33</w:delText>
        </w:r>
      </w:del>
      <w:r w:rsidR="004170FA" w:rsidRPr="00F55018">
        <w:t>.</w:t>
      </w:r>
      <w:ins w:id="2769" w:author="Geri Burgert" w:date="2026-01-29T16:54:00Z" w16du:dateUtc="2026-01-29T21:54:00Z">
        <w:r w:rsidR="00F55AF3" w:rsidRPr="00F55018">
          <w:t xml:space="preserve"> </w:t>
        </w:r>
      </w:ins>
      <w:del w:id="2770" w:author="Geri Burgert" w:date="2026-01-29T16:54:00Z" w16du:dateUtc="2026-01-29T21:54:00Z">
        <w:r w:rsidR="004170FA" w:rsidRPr="00F55018" w:rsidDel="00F55AF3">
          <w:tab/>
        </w:r>
      </w:del>
      <w:r w:rsidR="004170FA" w:rsidRPr="00F55018">
        <w:t>Pignatti P, Spanevello A. Is it time for a simplified method to evaluate airway eosinophilia? ERJ Open Res</w:t>
      </w:r>
      <w:del w:id="2771" w:author="Geri Burgert" w:date="2026-01-29T16:54:00Z" w16du:dateUtc="2026-01-29T21:54:00Z">
        <w:r w:rsidR="004170FA" w:rsidRPr="00F55018" w:rsidDel="00F55AF3">
          <w:delText>earch.</w:delText>
        </w:r>
      </w:del>
      <w:r w:rsidR="004170FA" w:rsidRPr="00F55018">
        <w:t xml:space="preserve"> 2026;12</w:t>
      </w:r>
      <w:del w:id="2772" w:author="Geri Burgert" w:date="2026-01-29T16:54:00Z" w16du:dateUtc="2026-01-29T21:54:00Z">
        <w:r w:rsidR="004170FA" w:rsidRPr="00F55018" w:rsidDel="00F55AF3">
          <w:delText>(1)</w:delText>
        </w:r>
      </w:del>
      <w:r w:rsidR="004170FA" w:rsidRPr="00F55018">
        <w:t>:00914-2025.</w:t>
      </w:r>
    </w:p>
    <w:p w14:paraId="1C0FEE74" w14:textId="56175562" w:rsidR="004170FA" w:rsidRPr="00F55018" w:rsidRDefault="008515AA" w:rsidP="004170FA">
      <w:ins w:id="2773" w:author="Geri Burgert" w:date="2026-02-02T17:48:00Z" w16du:dateUtc="2026-02-02T22:48:00Z">
        <w:r>
          <w:t>47</w:t>
        </w:r>
      </w:ins>
      <w:del w:id="2774" w:author="Geri Burgert" w:date="2026-02-02T17:48:00Z" w16du:dateUtc="2026-02-02T22:48:00Z">
        <w:r w:rsidR="004170FA" w:rsidRPr="00F55018" w:rsidDel="008515AA">
          <w:delText>34</w:delText>
        </w:r>
      </w:del>
      <w:r w:rsidR="004170FA" w:rsidRPr="00F55018">
        <w:t>.</w:t>
      </w:r>
      <w:ins w:id="2775" w:author="Geri Burgert" w:date="2026-01-29T16:54:00Z" w16du:dateUtc="2026-01-29T21:54:00Z">
        <w:r w:rsidR="00A327AA" w:rsidRPr="00F55018">
          <w:t xml:space="preserve"> </w:t>
        </w:r>
      </w:ins>
      <w:del w:id="2776" w:author="Geri Burgert" w:date="2026-01-29T16:54:00Z" w16du:dateUtc="2026-01-29T21:54:00Z">
        <w:r w:rsidR="004170FA" w:rsidRPr="00F55018" w:rsidDel="00A327AA">
          <w:tab/>
        </w:r>
      </w:del>
      <w:r w:rsidR="004170FA" w:rsidRPr="00F55018">
        <w:t>Ragnoli B, Radaeli A, Pochetti P, Kette S, Morjaria J, Malerba M. Fractional nitric oxide measurement in exhaled air (FeNO): perspectives in the management of respiratory diseases. Ther</w:t>
      </w:r>
      <w:del w:id="2777" w:author="Geri Burgert" w:date="2026-01-29T16:54:00Z" w16du:dateUtc="2026-01-29T21:54:00Z">
        <w:r w:rsidR="004170FA" w:rsidRPr="00F55018" w:rsidDel="00A327AA">
          <w:delText>apeutic</w:delText>
        </w:r>
      </w:del>
      <w:r w:rsidR="004170FA" w:rsidRPr="00F55018">
        <w:t xml:space="preserve"> Adv</w:t>
      </w:r>
      <w:del w:id="2778" w:author="Geri Burgert" w:date="2026-01-29T16:54:00Z" w16du:dateUtc="2026-01-29T21:54:00Z">
        <w:r w:rsidR="004170FA" w:rsidRPr="00F55018" w:rsidDel="00A327AA">
          <w:delText>ances in</w:delText>
        </w:r>
      </w:del>
      <w:r w:rsidR="004170FA" w:rsidRPr="00F55018">
        <w:t xml:space="preserve"> Chronic Dis</w:t>
      </w:r>
      <w:del w:id="2779" w:author="Geri Burgert" w:date="2026-01-29T16:54:00Z" w16du:dateUtc="2026-01-29T21:54:00Z">
        <w:r w:rsidR="004170FA" w:rsidRPr="00F55018" w:rsidDel="00A327AA">
          <w:delText>ease.</w:delText>
        </w:r>
      </w:del>
      <w:r w:rsidR="004170FA" w:rsidRPr="00F55018">
        <w:t xml:space="preserve"> 2023;14</w:t>
      </w:r>
      <w:ins w:id="2780" w:author="Geri Burgert" w:date="2026-01-29T16:55:00Z" w16du:dateUtc="2026-01-29T21:55:00Z">
        <w:r w:rsidR="009A7191" w:rsidRPr="00F55018">
          <w:t>:20406223231190480</w:t>
        </w:r>
      </w:ins>
      <w:r w:rsidR="004170FA" w:rsidRPr="00F55018">
        <w:t>.</w:t>
      </w:r>
    </w:p>
    <w:p w14:paraId="2A3B9642" w14:textId="04CFE9B8" w:rsidR="004170FA" w:rsidRPr="00F55018" w:rsidRDefault="008515AA" w:rsidP="004170FA">
      <w:ins w:id="2781" w:author="Geri Burgert" w:date="2026-02-02T17:48:00Z" w16du:dateUtc="2026-02-02T22:48:00Z">
        <w:r>
          <w:t>48</w:t>
        </w:r>
      </w:ins>
      <w:del w:id="2782" w:author="Geri Burgert" w:date="2026-02-02T17:48:00Z" w16du:dateUtc="2026-02-02T22:48:00Z">
        <w:r w:rsidR="004170FA" w:rsidRPr="00F55018" w:rsidDel="008515AA">
          <w:delText>35</w:delText>
        </w:r>
      </w:del>
      <w:r w:rsidR="004170FA" w:rsidRPr="00F55018">
        <w:t>.</w:t>
      </w:r>
      <w:ins w:id="2783" w:author="Geri Burgert" w:date="2026-01-29T16:55:00Z" w16du:dateUtc="2026-01-29T21:55:00Z">
        <w:r w:rsidR="009A7191" w:rsidRPr="00F55018">
          <w:t xml:space="preserve"> </w:t>
        </w:r>
      </w:ins>
      <w:del w:id="2784" w:author="Geri Burgert" w:date="2026-01-29T16:55:00Z" w16du:dateUtc="2026-01-29T21:55:00Z">
        <w:r w:rsidR="004170FA" w:rsidRPr="00F55018" w:rsidDel="009A7191">
          <w:tab/>
        </w:r>
      </w:del>
      <w:r w:rsidR="004170FA" w:rsidRPr="00F55018">
        <w:t>Akdis CA, Arkwright PD, Brüggen M-C, Busse W, Gadina M, Guttman‐Yassky E, et al. Type 2 immunity in the skin and lungs. Allergy</w:t>
      </w:r>
      <w:del w:id="2785" w:author="Geri Burgert" w:date="2026-01-29T16:55:00Z" w16du:dateUtc="2026-01-29T21:55:00Z">
        <w:r w:rsidR="004170FA" w:rsidRPr="00F55018" w:rsidDel="00A54C8C">
          <w:delText>.</w:delText>
        </w:r>
      </w:del>
      <w:r w:rsidR="004170FA" w:rsidRPr="00F55018">
        <w:t xml:space="preserve"> 2020;75</w:t>
      </w:r>
      <w:del w:id="2786" w:author="Geri Burgert" w:date="2026-01-29T16:55:00Z" w16du:dateUtc="2026-01-29T21:55:00Z">
        <w:r w:rsidR="004170FA" w:rsidRPr="00F55018" w:rsidDel="00A54C8C">
          <w:delText>(7)</w:delText>
        </w:r>
      </w:del>
      <w:r w:rsidR="004170FA" w:rsidRPr="00F55018">
        <w:t>:1582-605.</w:t>
      </w:r>
    </w:p>
    <w:p w14:paraId="4B002BB5" w14:textId="26D45137" w:rsidR="004170FA" w:rsidRPr="00F55018" w:rsidRDefault="008515AA" w:rsidP="004170FA">
      <w:ins w:id="2787" w:author="Geri Burgert" w:date="2026-02-02T17:48:00Z" w16du:dateUtc="2026-02-02T22:48:00Z">
        <w:r>
          <w:t>49</w:t>
        </w:r>
      </w:ins>
      <w:del w:id="2788" w:author="Geri Burgert" w:date="2026-02-02T17:48:00Z" w16du:dateUtc="2026-02-02T22:48:00Z">
        <w:r w:rsidR="004170FA" w:rsidRPr="00F55018" w:rsidDel="008515AA">
          <w:delText>36</w:delText>
        </w:r>
      </w:del>
      <w:r w:rsidR="004170FA" w:rsidRPr="00F55018">
        <w:t>.</w:t>
      </w:r>
      <w:ins w:id="2789" w:author="Geri Burgert" w:date="2026-01-29T16:55:00Z" w16du:dateUtc="2026-01-29T21:55:00Z">
        <w:r w:rsidR="00A54C8C" w:rsidRPr="00F55018">
          <w:t xml:space="preserve"> </w:t>
        </w:r>
      </w:ins>
      <w:del w:id="2790" w:author="Geri Burgert" w:date="2026-01-29T16:55:00Z" w16du:dateUtc="2026-01-29T21:55:00Z">
        <w:r w:rsidR="004170FA" w:rsidRPr="00F55018" w:rsidDel="00A54C8C">
          <w:tab/>
        </w:r>
      </w:del>
      <w:r w:rsidR="004170FA" w:rsidRPr="00F55018">
        <w:t xml:space="preserve">Dweik RA, Boggs PB, Erzurum SC, Irvin CG, Leigh MW, Lundberg JO, et al. An </w:t>
      </w:r>
      <w:ins w:id="2791" w:author="Geri Burgert" w:date="2026-01-29T16:56:00Z" w16du:dateUtc="2026-01-29T21:56:00Z">
        <w:r w:rsidR="00C06D2D" w:rsidRPr="00F55018">
          <w:t>o</w:t>
        </w:r>
      </w:ins>
      <w:del w:id="2792" w:author="Geri Burgert" w:date="2026-01-29T16:56:00Z" w16du:dateUtc="2026-01-29T21:56:00Z">
        <w:r w:rsidR="004170FA" w:rsidRPr="00F55018" w:rsidDel="00C06D2D">
          <w:delText>O</w:delText>
        </w:r>
      </w:del>
      <w:r w:rsidR="004170FA" w:rsidRPr="00F55018">
        <w:t xml:space="preserve">fficial ATS </w:t>
      </w:r>
      <w:ins w:id="2793" w:author="Geri Burgert" w:date="2026-01-29T16:56:00Z" w16du:dateUtc="2026-01-29T21:56:00Z">
        <w:r w:rsidR="00C06D2D" w:rsidRPr="00F55018">
          <w:t>c</w:t>
        </w:r>
      </w:ins>
      <w:del w:id="2794" w:author="Geri Burgert" w:date="2026-01-29T16:56:00Z" w16du:dateUtc="2026-01-29T21:56:00Z">
        <w:r w:rsidR="004170FA" w:rsidRPr="00F55018" w:rsidDel="00C06D2D">
          <w:delText>C</w:delText>
        </w:r>
      </w:del>
      <w:r w:rsidR="004170FA" w:rsidRPr="00F55018">
        <w:t xml:space="preserve">linical </w:t>
      </w:r>
      <w:ins w:id="2795" w:author="Geri Burgert" w:date="2026-01-29T16:56:00Z" w16du:dateUtc="2026-01-29T21:56:00Z">
        <w:r w:rsidR="00C06D2D" w:rsidRPr="00F55018">
          <w:t>p</w:t>
        </w:r>
      </w:ins>
      <w:del w:id="2796" w:author="Geri Burgert" w:date="2026-01-29T16:56:00Z" w16du:dateUtc="2026-01-29T21:56:00Z">
        <w:r w:rsidR="004170FA" w:rsidRPr="00F55018" w:rsidDel="00C06D2D">
          <w:delText>P</w:delText>
        </w:r>
      </w:del>
      <w:r w:rsidR="004170FA" w:rsidRPr="00F55018">
        <w:t xml:space="preserve">ractice </w:t>
      </w:r>
      <w:ins w:id="2797" w:author="Geri Burgert" w:date="2026-01-29T16:56:00Z" w16du:dateUtc="2026-01-29T21:56:00Z">
        <w:r w:rsidR="00C06D2D" w:rsidRPr="00F55018">
          <w:t>g</w:t>
        </w:r>
      </w:ins>
      <w:del w:id="2798" w:author="Geri Burgert" w:date="2026-01-29T16:56:00Z" w16du:dateUtc="2026-01-29T21:56:00Z">
        <w:r w:rsidR="004170FA" w:rsidRPr="00F55018" w:rsidDel="00C06D2D">
          <w:delText>G</w:delText>
        </w:r>
      </w:del>
      <w:r w:rsidR="004170FA" w:rsidRPr="00F55018">
        <w:t xml:space="preserve">uideline: </w:t>
      </w:r>
      <w:ins w:id="2799" w:author="Geri Burgert" w:date="2026-01-29T16:56:00Z" w16du:dateUtc="2026-01-29T21:56:00Z">
        <w:r w:rsidR="00C06D2D" w:rsidRPr="00F55018">
          <w:t>i</w:t>
        </w:r>
      </w:ins>
      <w:del w:id="2800" w:author="Geri Burgert" w:date="2026-01-29T16:56:00Z" w16du:dateUtc="2026-01-29T21:56:00Z">
        <w:r w:rsidR="004170FA" w:rsidRPr="00F55018" w:rsidDel="00C06D2D">
          <w:delText>I</w:delText>
        </w:r>
      </w:del>
      <w:r w:rsidR="004170FA" w:rsidRPr="00F55018">
        <w:t xml:space="preserve">nterpretation of </w:t>
      </w:r>
      <w:ins w:id="2801" w:author="Geri Burgert" w:date="2026-01-29T16:56:00Z" w16du:dateUtc="2026-01-29T21:56:00Z">
        <w:r w:rsidR="00C06D2D" w:rsidRPr="00F55018">
          <w:t>e</w:t>
        </w:r>
      </w:ins>
      <w:del w:id="2802" w:author="Geri Burgert" w:date="2026-01-29T16:56:00Z" w16du:dateUtc="2026-01-29T21:56:00Z">
        <w:r w:rsidR="004170FA" w:rsidRPr="00F55018" w:rsidDel="00C06D2D">
          <w:delText>E</w:delText>
        </w:r>
      </w:del>
      <w:r w:rsidR="004170FA" w:rsidRPr="00F55018">
        <w:t xml:space="preserve">xhaled </w:t>
      </w:r>
      <w:ins w:id="2803" w:author="Geri Burgert" w:date="2026-01-29T16:56:00Z" w16du:dateUtc="2026-01-29T21:56:00Z">
        <w:r w:rsidR="00C06D2D" w:rsidRPr="00F55018">
          <w:t>n</w:t>
        </w:r>
      </w:ins>
      <w:del w:id="2804" w:author="Geri Burgert" w:date="2026-01-29T16:56:00Z" w16du:dateUtc="2026-01-29T21:56:00Z">
        <w:r w:rsidR="004170FA" w:rsidRPr="00F55018" w:rsidDel="00C06D2D">
          <w:delText>N</w:delText>
        </w:r>
      </w:del>
      <w:r w:rsidR="004170FA" w:rsidRPr="00F55018">
        <w:t xml:space="preserve">itric </w:t>
      </w:r>
      <w:ins w:id="2805" w:author="Geri Burgert" w:date="2026-01-29T16:56:00Z" w16du:dateUtc="2026-01-29T21:56:00Z">
        <w:r w:rsidR="00C06D2D" w:rsidRPr="00F55018">
          <w:t>o</w:t>
        </w:r>
      </w:ins>
      <w:del w:id="2806" w:author="Geri Burgert" w:date="2026-01-29T16:56:00Z" w16du:dateUtc="2026-01-29T21:56:00Z">
        <w:r w:rsidR="004170FA" w:rsidRPr="00F55018" w:rsidDel="00C06D2D">
          <w:delText>O</w:delText>
        </w:r>
      </w:del>
      <w:r w:rsidR="004170FA" w:rsidRPr="00F55018">
        <w:t xml:space="preserve">xide </w:t>
      </w:r>
      <w:ins w:id="2807" w:author="Geri Burgert" w:date="2026-01-29T16:56:00Z" w16du:dateUtc="2026-01-29T21:56:00Z">
        <w:r w:rsidR="00C06D2D" w:rsidRPr="00F55018">
          <w:t>l</w:t>
        </w:r>
      </w:ins>
      <w:del w:id="2808" w:author="Geri Burgert" w:date="2026-01-29T16:56:00Z" w16du:dateUtc="2026-01-29T21:56:00Z">
        <w:r w:rsidR="004170FA" w:rsidRPr="00F55018" w:rsidDel="00C06D2D">
          <w:delText>L</w:delText>
        </w:r>
      </w:del>
      <w:r w:rsidR="004170FA" w:rsidRPr="00F55018">
        <w:t>evels (F</w:t>
      </w:r>
      <w:ins w:id="2809" w:author="Geri Burgert" w:date="2026-01-29T16:56:00Z" w16du:dateUtc="2026-01-29T21:56:00Z">
        <w:r w:rsidR="00C06D2D" w:rsidRPr="00F55018">
          <w:t>EN</w:t>
        </w:r>
      </w:ins>
      <w:del w:id="2810" w:author="Geri Burgert" w:date="2026-01-29T16:56:00Z" w16du:dateUtc="2026-01-29T21:56:00Z">
        <w:r w:rsidR="004170FA" w:rsidRPr="00F55018" w:rsidDel="00C06D2D">
          <w:delText>&lt;scp&gt;e&lt;/scp&gt;&lt;sub&gt;N</w:delText>
        </w:r>
      </w:del>
      <w:r w:rsidR="004170FA" w:rsidRPr="00F55018">
        <w:t>O</w:t>
      </w:r>
      <w:del w:id="2811" w:author="Geri Burgert" w:date="2026-01-29T16:56:00Z" w16du:dateUtc="2026-01-29T21:56:00Z">
        <w:r w:rsidR="004170FA" w:rsidRPr="00F55018" w:rsidDel="00C06D2D">
          <w:delText>&lt;/sub&gt;</w:delText>
        </w:r>
      </w:del>
      <w:r w:rsidR="004170FA" w:rsidRPr="00F55018">
        <w:t xml:space="preserve">) for </w:t>
      </w:r>
      <w:ins w:id="2812" w:author="Geri Burgert" w:date="2026-01-29T16:56:00Z" w16du:dateUtc="2026-01-29T21:56:00Z">
        <w:r w:rsidR="00C06D2D" w:rsidRPr="00F55018">
          <w:t>c</w:t>
        </w:r>
      </w:ins>
      <w:del w:id="2813" w:author="Geri Burgert" w:date="2026-01-29T16:56:00Z" w16du:dateUtc="2026-01-29T21:56:00Z">
        <w:r w:rsidR="004170FA" w:rsidRPr="00F55018" w:rsidDel="00C06D2D">
          <w:delText>C</w:delText>
        </w:r>
      </w:del>
      <w:r w:rsidR="004170FA" w:rsidRPr="00F55018">
        <w:t xml:space="preserve">linical </w:t>
      </w:r>
      <w:ins w:id="2814" w:author="Geri Burgert" w:date="2026-01-29T16:56:00Z" w16du:dateUtc="2026-01-29T21:56:00Z">
        <w:r w:rsidR="00C06D2D" w:rsidRPr="00F55018">
          <w:t>a</w:t>
        </w:r>
      </w:ins>
      <w:del w:id="2815" w:author="Geri Burgert" w:date="2026-01-29T16:56:00Z" w16du:dateUtc="2026-01-29T21:56:00Z">
        <w:r w:rsidR="004170FA" w:rsidRPr="00F55018" w:rsidDel="00C06D2D">
          <w:delText>A</w:delText>
        </w:r>
      </w:del>
      <w:r w:rsidR="004170FA" w:rsidRPr="00F55018">
        <w:t>pplications. Am</w:t>
      </w:r>
      <w:del w:id="2816" w:author="Geri Burgert" w:date="2026-01-29T16:56:00Z" w16du:dateUtc="2026-01-29T21:56:00Z">
        <w:r w:rsidR="004170FA" w:rsidRPr="00F55018" w:rsidDel="003A13B7">
          <w:delText>erican</w:delText>
        </w:r>
      </w:del>
      <w:r w:rsidR="004170FA" w:rsidRPr="00F55018">
        <w:t xml:space="preserve"> J</w:t>
      </w:r>
      <w:del w:id="2817" w:author="Geri Burgert" w:date="2026-01-29T16:56:00Z" w16du:dateUtc="2026-01-29T21:56:00Z">
        <w:r w:rsidR="004170FA" w:rsidRPr="00F55018" w:rsidDel="003A13B7">
          <w:delText>ournal of</w:delText>
        </w:r>
      </w:del>
      <w:r w:rsidR="004170FA" w:rsidRPr="00F55018">
        <w:t xml:space="preserve"> Respir</w:t>
      </w:r>
      <w:del w:id="2818" w:author="Geri Burgert" w:date="2026-01-29T16:56:00Z" w16du:dateUtc="2026-01-29T21:56:00Z">
        <w:r w:rsidR="004170FA" w:rsidRPr="00F55018" w:rsidDel="003A13B7">
          <w:delText>atory and</w:delText>
        </w:r>
      </w:del>
      <w:r w:rsidR="004170FA" w:rsidRPr="00F55018">
        <w:t xml:space="preserve"> Crit</w:t>
      </w:r>
      <w:del w:id="2819" w:author="Geri Burgert" w:date="2026-01-29T16:56:00Z" w16du:dateUtc="2026-01-29T21:56:00Z">
        <w:r w:rsidR="004170FA" w:rsidRPr="00F55018" w:rsidDel="003A13B7">
          <w:delText>ical</w:delText>
        </w:r>
      </w:del>
      <w:r w:rsidR="004170FA" w:rsidRPr="00F55018">
        <w:t xml:space="preserve"> Care Med</w:t>
      </w:r>
      <w:del w:id="2820" w:author="Geri Burgert" w:date="2026-01-29T16:56:00Z" w16du:dateUtc="2026-01-29T21:56:00Z">
        <w:r w:rsidR="004170FA" w:rsidRPr="00F55018" w:rsidDel="003A13B7">
          <w:delText>icine.</w:delText>
        </w:r>
      </w:del>
      <w:r w:rsidR="004170FA" w:rsidRPr="00F55018">
        <w:t xml:space="preserve"> 2011;184</w:t>
      </w:r>
      <w:del w:id="2821" w:author="Geri Burgert" w:date="2026-01-29T16:56:00Z" w16du:dateUtc="2026-01-29T21:56:00Z">
        <w:r w:rsidR="004170FA" w:rsidRPr="00F55018" w:rsidDel="003A13B7">
          <w:delText>(5)</w:delText>
        </w:r>
      </w:del>
      <w:r w:rsidR="004170FA" w:rsidRPr="00F55018">
        <w:t>:602-15.</w:t>
      </w:r>
    </w:p>
    <w:p w14:paraId="60998E67" w14:textId="2951D600" w:rsidR="004170FA" w:rsidRPr="00F55018" w:rsidDel="0087501F" w:rsidRDefault="004170FA" w:rsidP="004170FA">
      <w:pPr>
        <w:rPr>
          <w:del w:id="2822" w:author="Geri Burgert" w:date="2026-02-02T17:48:00Z" w16du:dateUtc="2026-02-02T22:48:00Z"/>
        </w:rPr>
      </w:pPr>
      <w:del w:id="2823" w:author="Geri Burgert" w:date="2026-02-02T17:48:00Z" w16du:dateUtc="2026-02-02T22:48:00Z">
        <w:r w:rsidRPr="00F55018" w:rsidDel="0087501F">
          <w:delText>37.</w:delText>
        </w:r>
      </w:del>
      <w:del w:id="2824" w:author="Geri Burgert" w:date="2026-01-29T16:56:00Z" w16du:dateUtc="2026-01-29T21:56:00Z">
        <w:r w:rsidRPr="00F55018" w:rsidDel="00FF2152">
          <w:tab/>
        </w:r>
      </w:del>
      <w:del w:id="2825" w:author="Geri Burgert" w:date="2026-02-02T17:48:00Z" w16du:dateUtc="2026-02-02T22:48:00Z">
        <w:r w:rsidRPr="00F55018" w:rsidDel="0087501F">
          <w:delText>Hekking PP, Zhang K, Garrido CPV, Lopez‐Rodriguez R, Kjarsgaard M, Mukherjee M, et al. Sputum cytokines associated with raised FeNO after anti‐IL5 biologic therapy in severe asthma. Allergy</w:delText>
        </w:r>
      </w:del>
      <w:del w:id="2826" w:author="Geri Burgert" w:date="2026-01-29T16:56:00Z" w16du:dateUtc="2026-01-29T21:56:00Z">
        <w:r w:rsidRPr="00F55018" w:rsidDel="00FF2152">
          <w:delText>.</w:delText>
        </w:r>
      </w:del>
      <w:del w:id="2827" w:author="Geri Burgert" w:date="2026-02-02T17:48:00Z" w16du:dateUtc="2026-02-02T22:48:00Z">
        <w:r w:rsidRPr="00F55018" w:rsidDel="0087501F">
          <w:delText xml:space="preserve"> 2024;79</w:delText>
        </w:r>
      </w:del>
      <w:del w:id="2828" w:author="Geri Burgert" w:date="2026-01-29T16:56:00Z" w16du:dateUtc="2026-01-29T21:56:00Z">
        <w:r w:rsidRPr="00F55018" w:rsidDel="00FF2152">
          <w:delText>(8)</w:delText>
        </w:r>
      </w:del>
      <w:del w:id="2829" w:author="Geri Burgert" w:date="2026-02-02T17:48:00Z" w16du:dateUtc="2026-02-02T22:48:00Z">
        <w:r w:rsidRPr="00F55018" w:rsidDel="0087501F">
          <w:delText>:2244-7.</w:delText>
        </w:r>
      </w:del>
    </w:p>
    <w:p w14:paraId="7DF8E27A" w14:textId="27E3C30C" w:rsidR="004170FA" w:rsidRPr="00F55018" w:rsidRDefault="0087501F" w:rsidP="004170FA">
      <w:ins w:id="2830" w:author="Geri Burgert" w:date="2026-02-02T17:48:00Z" w16du:dateUtc="2026-02-02T22:48:00Z">
        <w:r>
          <w:t>50</w:t>
        </w:r>
      </w:ins>
      <w:del w:id="2831" w:author="Geri Burgert" w:date="2026-02-02T17:48:00Z" w16du:dateUtc="2026-02-02T22:48:00Z">
        <w:r w:rsidR="004170FA" w:rsidRPr="00F55018" w:rsidDel="0087501F">
          <w:delText>38</w:delText>
        </w:r>
      </w:del>
      <w:r w:rsidR="004170FA" w:rsidRPr="00F55018">
        <w:t>.</w:t>
      </w:r>
      <w:ins w:id="2832" w:author="Geri Burgert" w:date="2026-01-29T16:57:00Z" w16du:dateUtc="2026-01-29T21:57:00Z">
        <w:r w:rsidR="00FF2152" w:rsidRPr="00F55018">
          <w:t xml:space="preserve"> </w:t>
        </w:r>
      </w:ins>
      <w:del w:id="2833" w:author="Geri Burgert" w:date="2026-01-29T16:57:00Z" w16du:dateUtc="2026-01-29T21:57:00Z">
        <w:r w:rsidR="004170FA" w:rsidRPr="00F55018" w:rsidDel="00FF2152">
          <w:tab/>
        </w:r>
      </w:del>
      <w:r w:rsidR="004170FA" w:rsidRPr="00F55018">
        <w:t>Jeppegaard M, Veidal S, Sverrild A, Backer V, Porsbjerg C. Validation of ATS clinical practice guideline cut-points for FeNO in asthma. Respir</w:t>
      </w:r>
      <w:del w:id="2834" w:author="Geri Burgert" w:date="2026-01-29T16:57:00Z" w16du:dateUtc="2026-01-29T21:57:00Z">
        <w:r w:rsidR="004170FA" w:rsidRPr="00F55018" w:rsidDel="00FF2152">
          <w:delText>atory</w:delText>
        </w:r>
      </w:del>
      <w:r w:rsidR="004170FA" w:rsidRPr="00F55018">
        <w:t xml:space="preserve"> Med</w:t>
      </w:r>
      <w:del w:id="2835" w:author="Geri Burgert" w:date="2026-01-29T16:57:00Z" w16du:dateUtc="2026-01-29T21:57:00Z">
        <w:r w:rsidR="004170FA" w:rsidRPr="00F55018" w:rsidDel="00FF2152">
          <w:delText>icine.</w:delText>
        </w:r>
      </w:del>
      <w:r w:rsidR="004170FA" w:rsidRPr="00F55018">
        <w:t xml:space="preserve"> 2018;144:22-9.</w:t>
      </w:r>
    </w:p>
    <w:p w14:paraId="50155316" w14:textId="77B09D24" w:rsidR="004170FA" w:rsidRPr="00F55018" w:rsidDel="0087501F" w:rsidRDefault="004170FA" w:rsidP="004170FA">
      <w:pPr>
        <w:rPr>
          <w:del w:id="2836" w:author="Geri Burgert" w:date="2026-02-02T17:48:00Z" w16du:dateUtc="2026-02-02T22:48:00Z"/>
        </w:rPr>
      </w:pPr>
      <w:del w:id="2837" w:author="Geri Burgert" w:date="2026-02-02T17:48:00Z" w16du:dateUtc="2026-02-02T22:48:00Z">
        <w:r w:rsidRPr="00F55018" w:rsidDel="0087501F">
          <w:lastRenderedPageBreak/>
          <w:delText>39.</w:delText>
        </w:r>
      </w:del>
      <w:del w:id="2838" w:author="Geri Burgert" w:date="2026-01-29T16:57:00Z" w16du:dateUtc="2026-01-29T21:57:00Z">
        <w:r w:rsidRPr="00F55018" w:rsidDel="00FF2152">
          <w:tab/>
        </w:r>
      </w:del>
      <w:del w:id="2839" w:author="Geri Burgert" w:date="2026-02-02T17:48:00Z" w16du:dateUtc="2026-02-02T22:48:00Z">
        <w:r w:rsidRPr="00F55018" w:rsidDel="0087501F">
          <w:delText>Louis R, Satia I, Ojanguren I, Schleich F, Bonini M, Tonia T, et al. European Respiratory Society guidelines for the diagnosis of asthma in adults. Eur</w:delText>
        </w:r>
      </w:del>
      <w:del w:id="2840" w:author="Geri Burgert" w:date="2026-01-29T16:57:00Z" w16du:dateUtc="2026-01-29T21:57:00Z">
        <w:r w:rsidRPr="00F55018" w:rsidDel="006F2213">
          <w:delText>opean</w:delText>
        </w:r>
      </w:del>
      <w:del w:id="2841" w:author="Geri Burgert" w:date="2026-02-02T17:48:00Z" w16du:dateUtc="2026-02-02T22:48:00Z">
        <w:r w:rsidRPr="00F55018" w:rsidDel="0087501F">
          <w:delText xml:space="preserve"> Respir</w:delText>
        </w:r>
      </w:del>
      <w:del w:id="2842" w:author="Geri Burgert" w:date="2026-01-29T16:57:00Z" w16du:dateUtc="2026-01-29T21:57:00Z">
        <w:r w:rsidRPr="00F55018" w:rsidDel="006F2213">
          <w:delText>atory</w:delText>
        </w:r>
      </w:del>
      <w:del w:id="2843" w:author="Geri Burgert" w:date="2026-02-02T17:48:00Z" w16du:dateUtc="2026-02-02T22:48:00Z">
        <w:r w:rsidRPr="00F55018" w:rsidDel="0087501F">
          <w:delText xml:space="preserve"> J</w:delText>
        </w:r>
      </w:del>
      <w:del w:id="2844" w:author="Geri Burgert" w:date="2026-01-29T16:57:00Z" w16du:dateUtc="2026-01-29T21:57:00Z">
        <w:r w:rsidRPr="00F55018" w:rsidDel="006F2213">
          <w:delText>ournal.</w:delText>
        </w:r>
      </w:del>
      <w:del w:id="2845" w:author="Geri Burgert" w:date="2026-02-02T17:48:00Z" w16du:dateUtc="2026-02-02T22:48:00Z">
        <w:r w:rsidRPr="00F55018" w:rsidDel="0087501F">
          <w:delText xml:space="preserve"> 2022;60</w:delText>
        </w:r>
      </w:del>
      <w:del w:id="2846" w:author="Geri Burgert" w:date="2026-01-29T16:57:00Z" w16du:dateUtc="2026-01-29T21:57:00Z">
        <w:r w:rsidRPr="00F55018" w:rsidDel="006F2213">
          <w:delText>(3)</w:delText>
        </w:r>
      </w:del>
      <w:del w:id="2847" w:author="Geri Burgert" w:date="2026-02-02T17:48:00Z" w16du:dateUtc="2026-02-02T22:48:00Z">
        <w:r w:rsidRPr="00F55018" w:rsidDel="0087501F">
          <w:delText>:2101585.</w:delText>
        </w:r>
      </w:del>
    </w:p>
    <w:p w14:paraId="5D215B11" w14:textId="170C77FA" w:rsidR="004170FA" w:rsidRPr="00F55018" w:rsidDel="0087501F" w:rsidRDefault="004170FA" w:rsidP="004170FA">
      <w:pPr>
        <w:rPr>
          <w:del w:id="2848" w:author="Geri Burgert" w:date="2026-02-02T17:48:00Z" w16du:dateUtc="2026-02-02T22:48:00Z"/>
        </w:rPr>
      </w:pPr>
      <w:del w:id="2849" w:author="Geri Burgert" w:date="2026-02-02T17:48:00Z" w16du:dateUtc="2026-02-02T22:48:00Z">
        <w:r w:rsidRPr="00F55018" w:rsidDel="0087501F">
          <w:delText>40.</w:delText>
        </w:r>
      </w:del>
      <w:del w:id="2850" w:author="Geri Burgert" w:date="2026-01-29T16:57:00Z" w16du:dateUtc="2026-01-29T21:57:00Z">
        <w:r w:rsidRPr="00F55018" w:rsidDel="006F2213">
          <w:tab/>
        </w:r>
      </w:del>
      <w:del w:id="2851" w:author="Geri Burgert" w:date="2026-02-02T17:48:00Z" w16du:dateUtc="2026-02-02T22:48:00Z">
        <w:r w:rsidRPr="00F55018" w:rsidDel="0087501F">
          <w:delText xml:space="preserve">Zitt M. Clinical applications of exhaled nitric oxide for the diagnosis and management of asthma: </w:delText>
        </w:r>
      </w:del>
      <w:del w:id="2852" w:author="Geri Burgert" w:date="2026-01-29T16:57:00Z" w16du:dateUtc="2026-01-29T21:57:00Z">
        <w:r w:rsidRPr="00F55018" w:rsidDel="006F2213">
          <w:delText>A</w:delText>
        </w:r>
      </w:del>
      <w:del w:id="2853" w:author="Geri Burgert" w:date="2026-02-02T17:48:00Z" w16du:dateUtc="2026-02-02T22:48:00Z">
        <w:r w:rsidRPr="00F55018" w:rsidDel="0087501F">
          <w:delText xml:space="preserve"> consensus report. Clin</w:delText>
        </w:r>
      </w:del>
      <w:del w:id="2854" w:author="Geri Burgert" w:date="2026-01-29T16:57:00Z" w16du:dateUtc="2026-01-29T21:57:00Z">
        <w:r w:rsidRPr="00F55018" w:rsidDel="006F2213">
          <w:delText>ical</w:delText>
        </w:r>
      </w:del>
      <w:del w:id="2855" w:author="Geri Burgert" w:date="2026-02-02T17:48:00Z" w16du:dateUtc="2026-02-02T22:48:00Z">
        <w:r w:rsidRPr="00F55018" w:rsidDel="0087501F">
          <w:delText xml:space="preserve"> Ther</w:delText>
        </w:r>
      </w:del>
      <w:del w:id="2856" w:author="Geri Burgert" w:date="2026-01-29T16:57:00Z" w16du:dateUtc="2026-01-29T21:57:00Z">
        <w:r w:rsidRPr="00F55018" w:rsidDel="006F2213">
          <w:delText>apeutics.</w:delText>
        </w:r>
      </w:del>
      <w:del w:id="2857" w:author="Geri Burgert" w:date="2026-02-02T17:48:00Z" w16du:dateUtc="2026-02-02T22:48:00Z">
        <w:r w:rsidRPr="00F55018" w:rsidDel="0087501F">
          <w:delText xml:space="preserve"> 2005;27</w:delText>
        </w:r>
      </w:del>
      <w:del w:id="2858" w:author="Geri Burgert" w:date="2026-01-29T16:57:00Z" w16du:dateUtc="2026-01-29T21:57:00Z">
        <w:r w:rsidRPr="00F55018" w:rsidDel="006F2213">
          <w:delText>(8)</w:delText>
        </w:r>
      </w:del>
      <w:del w:id="2859" w:author="Geri Burgert" w:date="2026-02-02T17:48:00Z" w16du:dateUtc="2026-02-02T22:48:00Z">
        <w:r w:rsidRPr="00F55018" w:rsidDel="0087501F">
          <w:delText>:1238-50.</w:delText>
        </w:r>
      </w:del>
    </w:p>
    <w:p w14:paraId="63AF807A" w14:textId="4A52473D" w:rsidR="004170FA" w:rsidRPr="00F55018" w:rsidDel="0087501F" w:rsidRDefault="004170FA" w:rsidP="004170FA">
      <w:pPr>
        <w:rPr>
          <w:del w:id="2860" w:author="Geri Burgert" w:date="2026-02-02T17:48:00Z" w16du:dateUtc="2026-02-02T22:48:00Z"/>
        </w:rPr>
      </w:pPr>
      <w:del w:id="2861" w:author="Geri Burgert" w:date="2026-02-02T17:48:00Z" w16du:dateUtc="2026-02-02T22:48:00Z">
        <w:r w:rsidRPr="00F55018" w:rsidDel="0087501F">
          <w:delText>41.</w:delText>
        </w:r>
      </w:del>
      <w:del w:id="2862" w:author="Geri Burgert" w:date="2026-01-29T16:57:00Z" w16du:dateUtc="2026-01-29T21:57:00Z">
        <w:r w:rsidRPr="00F55018" w:rsidDel="006F2213">
          <w:tab/>
        </w:r>
      </w:del>
      <w:del w:id="2863" w:author="Geri Burgert" w:date="2026-02-02T17:48:00Z" w16du:dateUtc="2026-02-02T22:48:00Z">
        <w:r w:rsidRPr="00F55018" w:rsidDel="0087501F">
          <w:delText xml:space="preserve">Meulmeester FL, Mailhot-Larouche S, Celis-Preciado C, Lemaire-Paquette S, Ramakrishnan S, Wechsler ME, et al. Inflammatory and clinical risk factors for asthma attacks (ORACLE2): a patient-level meta-analysis of control groups of 22 randomised trials. </w:delText>
        </w:r>
      </w:del>
      <w:del w:id="2864" w:author="Geri Burgert" w:date="2026-01-29T16:57:00Z" w16du:dateUtc="2026-01-29T21:57:00Z">
        <w:r w:rsidRPr="00F55018" w:rsidDel="00283AE7">
          <w:delText xml:space="preserve">The </w:delText>
        </w:r>
      </w:del>
      <w:del w:id="2865" w:author="Geri Burgert" w:date="2026-02-02T17:48:00Z" w16du:dateUtc="2026-02-02T22:48:00Z">
        <w:r w:rsidRPr="00F55018" w:rsidDel="0087501F">
          <w:delText>Lancet Respir</w:delText>
        </w:r>
      </w:del>
      <w:del w:id="2866" w:author="Geri Burgert" w:date="2026-01-29T16:57:00Z" w16du:dateUtc="2026-01-29T21:57:00Z">
        <w:r w:rsidRPr="00F55018" w:rsidDel="00283AE7">
          <w:delText>atory</w:delText>
        </w:r>
      </w:del>
      <w:del w:id="2867" w:author="Geri Burgert" w:date="2026-02-02T17:48:00Z" w16du:dateUtc="2026-02-02T22:48:00Z">
        <w:r w:rsidRPr="00F55018" w:rsidDel="0087501F">
          <w:delText xml:space="preserve"> Med</w:delText>
        </w:r>
      </w:del>
      <w:del w:id="2868" w:author="Geri Burgert" w:date="2026-01-29T16:57:00Z" w16du:dateUtc="2026-01-29T21:57:00Z">
        <w:r w:rsidRPr="00F55018" w:rsidDel="00283AE7">
          <w:delText>icine.</w:delText>
        </w:r>
      </w:del>
      <w:del w:id="2869" w:author="Geri Burgert" w:date="2026-02-02T17:48:00Z" w16du:dateUtc="2026-02-02T22:48:00Z">
        <w:r w:rsidRPr="00F55018" w:rsidDel="0087501F">
          <w:delText xml:space="preserve"> 2025;13</w:delText>
        </w:r>
      </w:del>
      <w:del w:id="2870" w:author="Geri Burgert" w:date="2026-01-29T16:57:00Z" w16du:dateUtc="2026-01-29T21:57:00Z">
        <w:r w:rsidRPr="00F55018" w:rsidDel="00283AE7">
          <w:delText>(6)</w:delText>
        </w:r>
      </w:del>
      <w:del w:id="2871" w:author="Geri Burgert" w:date="2026-02-02T17:48:00Z" w16du:dateUtc="2026-02-02T22:48:00Z">
        <w:r w:rsidRPr="00F55018" w:rsidDel="0087501F">
          <w:delText>:505-16.</w:delText>
        </w:r>
      </w:del>
    </w:p>
    <w:p w14:paraId="5EE0B856" w14:textId="4ACAFAFB" w:rsidR="004170FA" w:rsidRPr="00F55018" w:rsidDel="0087501F" w:rsidRDefault="004170FA" w:rsidP="004170FA">
      <w:pPr>
        <w:rPr>
          <w:del w:id="2872" w:author="Geri Burgert" w:date="2026-02-02T17:49:00Z" w16du:dateUtc="2026-02-02T22:49:00Z"/>
        </w:rPr>
      </w:pPr>
      <w:commentRangeStart w:id="2873"/>
      <w:del w:id="2874" w:author="Geri Burgert" w:date="2026-02-02T17:49:00Z" w16du:dateUtc="2026-02-02T22:49:00Z">
        <w:r w:rsidRPr="00F55018" w:rsidDel="0087501F">
          <w:delText>42.</w:delText>
        </w:r>
      </w:del>
      <w:del w:id="2875" w:author="Geri Burgert" w:date="2026-01-29T16:57:00Z" w16du:dateUtc="2026-01-29T21:57:00Z">
        <w:r w:rsidRPr="00F55018" w:rsidDel="00283AE7">
          <w:tab/>
        </w:r>
      </w:del>
      <w:del w:id="2876" w:author="Geri Burgert" w:date="2026-02-02T17:49:00Z" w16du:dateUtc="2026-02-02T22:49:00Z">
        <w:r w:rsidRPr="00F55018" w:rsidDel="0087501F">
          <w:delText xml:space="preserve">Global </w:delText>
        </w:r>
      </w:del>
      <w:del w:id="2877" w:author="Geri Burgert" w:date="2026-01-29T16:57:00Z" w16du:dateUtc="2026-01-29T21:57:00Z">
        <w:r w:rsidRPr="00F55018" w:rsidDel="00283AE7">
          <w:delText>I</w:delText>
        </w:r>
      </w:del>
      <w:del w:id="2878" w:author="Geri Burgert" w:date="2026-02-02T17:49:00Z" w16du:dateUtc="2026-02-02T22:49:00Z">
        <w:r w:rsidRPr="00F55018" w:rsidDel="0087501F">
          <w:delText xml:space="preserve">nitiative for </w:delText>
        </w:r>
      </w:del>
      <w:del w:id="2879" w:author="Geri Burgert" w:date="2026-01-29T16:57:00Z" w16du:dateUtc="2026-01-29T21:57:00Z">
        <w:r w:rsidRPr="00F55018" w:rsidDel="00283AE7">
          <w:delText>A</w:delText>
        </w:r>
      </w:del>
      <w:del w:id="2880" w:author="Geri Burgert" w:date="2026-02-02T17:49:00Z" w16du:dateUtc="2026-02-02T22:49:00Z">
        <w:r w:rsidRPr="00F55018" w:rsidDel="0087501F">
          <w:delText xml:space="preserve">sthma. Global </w:delText>
        </w:r>
      </w:del>
      <w:del w:id="2881" w:author="Geri Burgert" w:date="2026-01-29T16:58:00Z" w16du:dateUtc="2026-01-29T21:58:00Z">
        <w:r w:rsidRPr="00F55018" w:rsidDel="00283AE7">
          <w:delText>S</w:delText>
        </w:r>
      </w:del>
      <w:del w:id="2882" w:author="Geri Burgert" w:date="2026-02-02T17:49:00Z" w16du:dateUtc="2026-02-02T22:49:00Z">
        <w:r w:rsidRPr="00F55018" w:rsidDel="0087501F">
          <w:delText xml:space="preserve">trategy for </w:delText>
        </w:r>
      </w:del>
      <w:del w:id="2883" w:author="Geri Burgert" w:date="2026-01-29T16:58:00Z" w16du:dateUtc="2026-01-29T21:58:00Z">
        <w:r w:rsidRPr="00F55018" w:rsidDel="00283AE7">
          <w:delText>A</w:delText>
        </w:r>
      </w:del>
      <w:del w:id="2884" w:author="Geri Burgert" w:date="2026-02-02T17:49:00Z" w16du:dateUtc="2026-02-02T22:49:00Z">
        <w:r w:rsidRPr="00F55018" w:rsidDel="0087501F">
          <w:delText xml:space="preserve">sthma </w:delText>
        </w:r>
      </w:del>
      <w:del w:id="2885" w:author="Geri Burgert" w:date="2026-01-29T16:58:00Z" w16du:dateUtc="2026-01-29T21:58:00Z">
        <w:r w:rsidRPr="00F55018" w:rsidDel="00283AE7">
          <w:delText>M</w:delText>
        </w:r>
      </w:del>
      <w:del w:id="2886" w:author="Geri Burgert" w:date="2026-02-02T17:49:00Z" w16du:dateUtc="2026-02-02T22:49:00Z">
        <w:r w:rsidRPr="00F55018" w:rsidDel="0087501F">
          <w:delText xml:space="preserve">anagement and </w:delText>
        </w:r>
      </w:del>
      <w:del w:id="2887" w:author="Geri Burgert" w:date="2026-01-29T16:58:00Z" w16du:dateUtc="2026-01-29T21:58:00Z">
        <w:r w:rsidRPr="00F55018" w:rsidDel="00283AE7">
          <w:delText>P</w:delText>
        </w:r>
      </w:del>
      <w:del w:id="2888" w:author="Geri Burgert" w:date="2026-02-02T17:49:00Z" w16du:dateUtc="2026-02-02T22:49:00Z">
        <w:r w:rsidRPr="00F55018" w:rsidDel="0087501F">
          <w:delText>revention, 2024.</w:delText>
        </w:r>
        <w:commentRangeEnd w:id="2873"/>
        <w:r w:rsidR="00283AE7" w:rsidRPr="00F55018" w:rsidDel="0087501F">
          <w:rPr>
            <w:rStyle w:val="CommentReference"/>
            <w:sz w:val="24"/>
            <w:szCs w:val="24"/>
            <w:rPrChange w:id="2889" w:author="Geri Burgert" w:date="2026-02-02T17:12:00Z" w16du:dateUtc="2026-02-02T22:12:00Z">
              <w:rPr>
                <w:rStyle w:val="CommentReference"/>
              </w:rPr>
            </w:rPrChange>
          </w:rPr>
          <w:commentReference w:id="2873"/>
        </w:r>
      </w:del>
      <w:del w:id="2890" w:author="Geri Burgert" w:date="2026-01-29T16:58:00Z" w16du:dateUtc="2026-01-29T21:58:00Z">
        <w:r w:rsidRPr="00F55018" w:rsidDel="00283AE7">
          <w:delText xml:space="preserve"> 2024.</w:delText>
        </w:r>
      </w:del>
    </w:p>
    <w:p w14:paraId="6E0CAA49" w14:textId="39E81F08" w:rsidR="004170FA" w:rsidRPr="00F55018" w:rsidRDefault="0087501F" w:rsidP="004170FA">
      <w:ins w:id="2891" w:author="Geri Burgert" w:date="2026-02-02T17:49:00Z" w16du:dateUtc="2026-02-02T22:49:00Z">
        <w:r>
          <w:t>51</w:t>
        </w:r>
      </w:ins>
      <w:del w:id="2892" w:author="Geri Burgert" w:date="2026-02-02T17:49:00Z" w16du:dateUtc="2026-02-02T22:49:00Z">
        <w:r w:rsidR="004170FA" w:rsidRPr="00F55018" w:rsidDel="0087501F">
          <w:delText>43</w:delText>
        </w:r>
      </w:del>
      <w:r w:rsidR="004170FA" w:rsidRPr="00F55018">
        <w:t>.</w:t>
      </w:r>
      <w:ins w:id="2893" w:author="Geri Burgert" w:date="2026-01-29T16:58:00Z" w16du:dateUtc="2026-01-29T21:58:00Z">
        <w:r w:rsidR="007A20D7" w:rsidRPr="00F55018">
          <w:t xml:space="preserve"> </w:t>
        </w:r>
      </w:ins>
      <w:del w:id="2894" w:author="Geri Burgert" w:date="2026-01-29T16:58:00Z" w16du:dateUtc="2026-01-29T21:58:00Z">
        <w:r w:rsidR="004170FA" w:rsidRPr="00F55018" w:rsidDel="007A20D7">
          <w:tab/>
        </w:r>
      </w:del>
      <w:r w:rsidR="004170FA" w:rsidRPr="00F55018">
        <w:t xml:space="preserve">Heaney LG, Perez De Llano L, Al-Ahmad M, Backer V, Busby J, Canonica GW, et al. Eosinophilic and </w:t>
      </w:r>
      <w:ins w:id="2895" w:author="Geri Burgert" w:date="2026-01-29T16:58:00Z" w16du:dateUtc="2026-01-29T21:58:00Z">
        <w:r w:rsidR="007A20D7" w:rsidRPr="00F55018">
          <w:t>n</w:t>
        </w:r>
      </w:ins>
      <w:del w:id="2896" w:author="Geri Burgert" w:date="2026-01-29T16:58:00Z" w16du:dateUtc="2026-01-29T21:58:00Z">
        <w:r w:rsidR="004170FA" w:rsidRPr="00F55018" w:rsidDel="007A20D7">
          <w:delText>N</w:delText>
        </w:r>
      </w:del>
      <w:r w:rsidR="004170FA" w:rsidRPr="00F55018">
        <w:t xml:space="preserve">oneosinophilic </w:t>
      </w:r>
      <w:ins w:id="2897" w:author="Geri Burgert" w:date="2026-01-29T16:58:00Z" w16du:dateUtc="2026-01-29T21:58:00Z">
        <w:r w:rsidR="007A20D7" w:rsidRPr="00F55018">
          <w:t>a</w:t>
        </w:r>
      </w:ins>
      <w:del w:id="2898" w:author="Geri Burgert" w:date="2026-01-29T16:58:00Z" w16du:dateUtc="2026-01-29T21:58:00Z">
        <w:r w:rsidR="004170FA" w:rsidRPr="00F55018" w:rsidDel="007A20D7">
          <w:delText>A</w:delText>
        </w:r>
      </w:del>
      <w:r w:rsidR="004170FA" w:rsidRPr="00F55018">
        <w:t>sthma. Chest</w:t>
      </w:r>
      <w:del w:id="2899" w:author="Geri Burgert" w:date="2026-01-29T16:58:00Z" w16du:dateUtc="2026-01-29T21:58:00Z">
        <w:r w:rsidR="004170FA" w:rsidRPr="00F55018" w:rsidDel="007A20D7">
          <w:delText>.</w:delText>
        </w:r>
      </w:del>
      <w:r w:rsidR="004170FA" w:rsidRPr="00F55018">
        <w:t xml:space="preserve"> 2021;160</w:t>
      </w:r>
      <w:del w:id="2900" w:author="Geri Burgert" w:date="2026-01-29T16:58:00Z" w16du:dateUtc="2026-01-29T21:58:00Z">
        <w:r w:rsidR="004170FA" w:rsidRPr="00F55018" w:rsidDel="007A20D7">
          <w:delText>(3)</w:delText>
        </w:r>
      </w:del>
      <w:r w:rsidR="004170FA" w:rsidRPr="00F55018">
        <w:t>:814-30.</w:t>
      </w:r>
    </w:p>
    <w:p w14:paraId="76ED93B3" w14:textId="49E7D769" w:rsidR="004170FA" w:rsidRPr="00F55018" w:rsidRDefault="00617F29" w:rsidP="004170FA">
      <w:ins w:id="2901" w:author="Geri Burgert" w:date="2026-02-02T17:49:00Z" w16du:dateUtc="2026-02-02T22:49:00Z">
        <w:r>
          <w:t>52</w:t>
        </w:r>
      </w:ins>
      <w:commentRangeStart w:id="2902"/>
      <w:del w:id="2903" w:author="Geri Burgert" w:date="2026-02-02T17:49:00Z" w16du:dateUtc="2026-02-02T22:49:00Z">
        <w:r w:rsidR="004170FA" w:rsidRPr="00F55018" w:rsidDel="00617F29">
          <w:delText>44</w:delText>
        </w:r>
      </w:del>
      <w:r w:rsidR="004170FA" w:rsidRPr="00F55018">
        <w:t>.</w:t>
      </w:r>
      <w:ins w:id="2904" w:author="Geri Burgert" w:date="2026-01-29T16:58:00Z" w16du:dateUtc="2026-01-29T21:58:00Z">
        <w:r w:rsidR="007A20D7" w:rsidRPr="00F55018">
          <w:t xml:space="preserve"> </w:t>
        </w:r>
      </w:ins>
      <w:del w:id="2905" w:author="Geri Burgert" w:date="2026-01-29T16:58:00Z" w16du:dateUtc="2026-01-29T21:58:00Z">
        <w:r w:rsidR="004170FA" w:rsidRPr="00F55018" w:rsidDel="007A20D7">
          <w:tab/>
          <w:delText xml:space="preserve">National Heart L, and Blood Institute. </w:delText>
        </w:r>
      </w:del>
      <w:r w:rsidR="004170FA" w:rsidRPr="00F55018">
        <w:t xml:space="preserve">National Heart, Lung, and Blood Institute. Focused updates to the asthma management guidelines: </w:t>
      </w:r>
      <w:ins w:id="2906" w:author="Geri Burgert" w:date="2026-01-29T16:58:00Z" w16du:dateUtc="2026-01-29T21:58:00Z">
        <w:r w:rsidR="007A20D7" w:rsidRPr="00F55018">
          <w:t>a</w:t>
        </w:r>
      </w:ins>
      <w:del w:id="2907" w:author="Geri Burgert" w:date="2026-01-29T16:58:00Z" w16du:dateUtc="2026-01-29T21:58:00Z">
        <w:r w:rsidR="004170FA" w:rsidRPr="00F55018" w:rsidDel="007A20D7">
          <w:delText>A</w:delText>
        </w:r>
      </w:del>
      <w:r w:rsidR="004170FA" w:rsidRPr="00F55018">
        <w:t xml:space="preserve"> report from the National Asthma Education and Prevention Program Coordinating Committee Expert Panel Working Group. 2020.</w:t>
      </w:r>
      <w:commentRangeEnd w:id="2902"/>
      <w:r w:rsidR="007A20D7" w:rsidRPr="00F55018">
        <w:rPr>
          <w:rStyle w:val="CommentReference"/>
          <w:sz w:val="24"/>
          <w:szCs w:val="24"/>
          <w:rPrChange w:id="2908" w:author="Geri Burgert" w:date="2026-02-02T17:12:00Z" w16du:dateUtc="2026-02-02T22:12:00Z">
            <w:rPr>
              <w:rStyle w:val="CommentReference"/>
            </w:rPr>
          </w:rPrChange>
        </w:rPr>
        <w:commentReference w:id="2902"/>
      </w:r>
    </w:p>
    <w:p w14:paraId="13482A7F" w14:textId="2D24E515" w:rsidR="004170FA" w:rsidRPr="00F55018" w:rsidRDefault="00617F29" w:rsidP="004170FA">
      <w:ins w:id="2909" w:author="Geri Burgert" w:date="2026-02-02T17:49:00Z" w16du:dateUtc="2026-02-02T22:49:00Z">
        <w:r>
          <w:t>53</w:t>
        </w:r>
      </w:ins>
      <w:del w:id="2910" w:author="Geri Burgert" w:date="2026-02-02T17:49:00Z" w16du:dateUtc="2026-02-02T22:49:00Z">
        <w:r w:rsidR="004170FA" w:rsidRPr="00F55018" w:rsidDel="00617F29">
          <w:delText>45</w:delText>
        </w:r>
      </w:del>
      <w:r w:rsidR="004170FA" w:rsidRPr="00F55018">
        <w:t>.</w:t>
      </w:r>
      <w:ins w:id="2911" w:author="Geri Burgert" w:date="2026-01-29T16:59:00Z" w16du:dateUtc="2026-01-29T21:59:00Z">
        <w:r w:rsidR="00D2048B" w:rsidRPr="00F55018">
          <w:t xml:space="preserve"> </w:t>
        </w:r>
      </w:ins>
      <w:del w:id="2912" w:author="Geri Burgert" w:date="2026-01-29T16:59:00Z" w16du:dateUtc="2026-01-29T21:59:00Z">
        <w:r w:rsidR="004170FA" w:rsidRPr="00F55018" w:rsidDel="00D2048B">
          <w:tab/>
        </w:r>
      </w:del>
      <w:r w:rsidR="004170FA" w:rsidRPr="00F55018">
        <w:t>Gyawali B, Georas SN, Khurana S. Biologics in severe asthma: a state-of-the-art review. Eur</w:t>
      </w:r>
      <w:del w:id="2913" w:author="Geri Burgert" w:date="2026-01-29T16:59:00Z" w16du:dateUtc="2026-01-29T21:59:00Z">
        <w:r w:rsidR="004170FA" w:rsidRPr="00F55018" w:rsidDel="00D2048B">
          <w:delText>opean</w:delText>
        </w:r>
      </w:del>
      <w:r w:rsidR="004170FA" w:rsidRPr="00F55018">
        <w:t xml:space="preserve"> Respir</w:t>
      </w:r>
      <w:del w:id="2914" w:author="Geri Burgert" w:date="2026-01-29T16:59:00Z" w16du:dateUtc="2026-01-29T21:59:00Z">
        <w:r w:rsidR="004170FA" w:rsidRPr="00F55018" w:rsidDel="00D2048B">
          <w:delText>atory</w:delText>
        </w:r>
      </w:del>
      <w:r w:rsidR="004170FA" w:rsidRPr="00F55018">
        <w:t xml:space="preserve"> Rev</w:t>
      </w:r>
      <w:del w:id="2915" w:author="Geri Burgert" w:date="2026-01-29T16:59:00Z" w16du:dateUtc="2026-01-29T21:59:00Z">
        <w:r w:rsidR="004170FA" w:rsidRPr="00F55018" w:rsidDel="00D2048B">
          <w:delText>iew.</w:delText>
        </w:r>
      </w:del>
      <w:r w:rsidR="004170FA" w:rsidRPr="00F55018">
        <w:t xml:space="preserve"> 2025;34</w:t>
      </w:r>
      <w:del w:id="2916" w:author="Geri Burgert" w:date="2026-01-29T16:59:00Z" w16du:dateUtc="2026-01-29T21:59:00Z">
        <w:r w:rsidR="004170FA" w:rsidRPr="00F55018" w:rsidDel="00D2048B">
          <w:delText>(175)</w:delText>
        </w:r>
      </w:del>
      <w:r w:rsidR="004170FA" w:rsidRPr="00F55018">
        <w:t>:240088.</w:t>
      </w:r>
    </w:p>
    <w:p w14:paraId="52931657" w14:textId="1AE20059" w:rsidR="004170FA" w:rsidRPr="00F55018" w:rsidRDefault="00617F29" w:rsidP="004170FA">
      <w:ins w:id="2917" w:author="Geri Burgert" w:date="2026-02-02T17:49:00Z" w16du:dateUtc="2026-02-02T22:49:00Z">
        <w:r>
          <w:t>54</w:t>
        </w:r>
      </w:ins>
      <w:del w:id="2918" w:author="Geri Burgert" w:date="2026-02-02T17:49:00Z" w16du:dateUtc="2026-02-02T22:49:00Z">
        <w:r w:rsidR="004170FA" w:rsidRPr="00F55018" w:rsidDel="00617F29">
          <w:delText>46</w:delText>
        </w:r>
      </w:del>
      <w:r w:rsidR="004170FA" w:rsidRPr="00F55018">
        <w:t>.</w:t>
      </w:r>
      <w:ins w:id="2919" w:author="Geri Burgert" w:date="2026-01-29T16:59:00Z" w16du:dateUtc="2026-01-29T21:59:00Z">
        <w:r w:rsidR="00D2048B" w:rsidRPr="00F55018">
          <w:t xml:space="preserve"> </w:t>
        </w:r>
      </w:ins>
      <w:del w:id="2920" w:author="Geri Burgert" w:date="2026-01-29T16:59:00Z" w16du:dateUtc="2026-01-29T21:59:00Z">
        <w:r w:rsidR="004170FA" w:rsidRPr="00F55018" w:rsidDel="00D2048B">
          <w:tab/>
        </w:r>
      </w:del>
      <w:r w:rsidR="004170FA" w:rsidRPr="00F55018">
        <w:t xml:space="preserve">Porsbjerg C, Melén E, Lehtimäki L, Shaw D. Asthma. </w:t>
      </w:r>
      <w:del w:id="2921" w:author="Geri Burgert" w:date="2026-01-29T16:59:00Z" w16du:dateUtc="2026-01-29T21:59:00Z">
        <w:r w:rsidR="004170FA" w:rsidRPr="00F55018" w:rsidDel="00D2048B">
          <w:delText xml:space="preserve">The </w:delText>
        </w:r>
      </w:del>
      <w:r w:rsidR="004170FA" w:rsidRPr="00F55018">
        <w:t>Lancet</w:t>
      </w:r>
      <w:del w:id="2922" w:author="Geri Burgert" w:date="2026-01-29T16:59:00Z" w16du:dateUtc="2026-01-29T21:59:00Z">
        <w:r w:rsidR="004170FA" w:rsidRPr="00F55018" w:rsidDel="00D2048B">
          <w:delText>.</w:delText>
        </w:r>
      </w:del>
      <w:r w:rsidR="004170FA" w:rsidRPr="00F55018">
        <w:t xml:space="preserve"> 2023;401</w:t>
      </w:r>
      <w:del w:id="2923" w:author="Geri Burgert" w:date="2026-01-29T16:59:00Z" w16du:dateUtc="2026-01-29T21:59:00Z">
        <w:r w:rsidR="004170FA" w:rsidRPr="00F55018" w:rsidDel="00D2048B">
          <w:delText>(10379)</w:delText>
        </w:r>
      </w:del>
      <w:r w:rsidR="004170FA" w:rsidRPr="00F55018">
        <w:t>:858-73.</w:t>
      </w:r>
    </w:p>
    <w:p w14:paraId="6FCCD707" w14:textId="627D8689" w:rsidR="004170FA" w:rsidRPr="00F55018" w:rsidRDefault="00A13837" w:rsidP="004170FA">
      <w:ins w:id="2924" w:author="Geri Burgert" w:date="2026-02-02T17:49:00Z" w16du:dateUtc="2026-02-02T22:49:00Z">
        <w:r>
          <w:t>55</w:t>
        </w:r>
      </w:ins>
      <w:del w:id="2925" w:author="Geri Burgert" w:date="2026-02-02T17:49:00Z" w16du:dateUtc="2026-02-02T22:49:00Z">
        <w:r w:rsidR="004170FA" w:rsidRPr="00F55018" w:rsidDel="00A13837">
          <w:delText>47</w:delText>
        </w:r>
      </w:del>
      <w:r w:rsidR="004170FA" w:rsidRPr="00F55018">
        <w:t>.</w:t>
      </w:r>
      <w:ins w:id="2926" w:author="Geri Burgert" w:date="2026-01-29T16:59:00Z" w16du:dateUtc="2026-01-29T21:59:00Z">
        <w:r w:rsidR="00D2048B" w:rsidRPr="00F55018">
          <w:t xml:space="preserve"> </w:t>
        </w:r>
      </w:ins>
      <w:del w:id="2927" w:author="Geri Burgert" w:date="2026-01-29T16:59:00Z" w16du:dateUtc="2026-01-29T21:59:00Z">
        <w:r w:rsidR="004170FA" w:rsidRPr="00F55018" w:rsidDel="00D2048B">
          <w:tab/>
        </w:r>
      </w:del>
      <w:r w:rsidR="004170FA" w:rsidRPr="00F55018">
        <w:t xml:space="preserve">Jennette JC, Falk RJ, Bacon PA, Basu N, Cid MC, Ferrario F, et al. 2012 </w:t>
      </w:r>
      <w:ins w:id="2928" w:author="Geri Burgert" w:date="2026-01-29T17:00:00Z" w16du:dateUtc="2026-01-29T22:00:00Z">
        <w:r w:rsidR="006C0B9F" w:rsidRPr="00F55018">
          <w:t>r</w:t>
        </w:r>
      </w:ins>
      <w:del w:id="2929" w:author="Geri Burgert" w:date="2026-01-29T17:00:00Z" w16du:dateUtc="2026-01-29T22:00:00Z">
        <w:r w:rsidR="004170FA" w:rsidRPr="00F55018" w:rsidDel="006C0B9F">
          <w:delText>R</w:delText>
        </w:r>
      </w:del>
      <w:r w:rsidR="004170FA" w:rsidRPr="00F55018">
        <w:t>evised International Chapel Hill Consensus Conference Nomenclature of Vasculitides. Arthritis</w:t>
      </w:r>
      <w:ins w:id="2930" w:author="Geri Burgert" w:date="2026-01-29T17:00:00Z" w16du:dateUtc="2026-01-29T22:00:00Z">
        <w:r w:rsidR="006C0B9F" w:rsidRPr="00F55018">
          <w:t xml:space="preserve"> </w:t>
        </w:r>
      </w:ins>
      <w:del w:id="2931" w:author="Geri Burgert" w:date="2026-01-29T17:00:00Z" w16du:dateUtc="2026-01-29T22:00:00Z">
        <w:r w:rsidR="004170FA" w:rsidRPr="00F55018" w:rsidDel="006C0B9F">
          <w:delText xml:space="preserve"> &amp;amp; </w:delText>
        </w:r>
      </w:del>
      <w:r w:rsidR="004170FA" w:rsidRPr="00F55018">
        <w:t>Rheum</w:t>
      </w:r>
      <w:del w:id="2932" w:author="Geri Burgert" w:date="2026-01-29T17:00:00Z" w16du:dateUtc="2026-01-29T22:00:00Z">
        <w:r w:rsidR="004170FA" w:rsidRPr="00F55018" w:rsidDel="006C0B9F">
          <w:delText>atism.</w:delText>
        </w:r>
      </w:del>
      <w:r w:rsidR="004170FA" w:rsidRPr="00F55018">
        <w:t xml:space="preserve"> 2013;65</w:t>
      </w:r>
      <w:del w:id="2933" w:author="Geri Burgert" w:date="2026-01-29T17:00:00Z" w16du:dateUtc="2026-01-29T22:00:00Z">
        <w:r w:rsidR="004170FA" w:rsidRPr="00F55018" w:rsidDel="006C0B9F">
          <w:delText>(1)</w:delText>
        </w:r>
      </w:del>
      <w:r w:rsidR="004170FA" w:rsidRPr="00F55018">
        <w:t>:1-11.</w:t>
      </w:r>
    </w:p>
    <w:p w14:paraId="20621611" w14:textId="09055162" w:rsidR="004170FA" w:rsidRPr="00F55018" w:rsidRDefault="00DA44FC" w:rsidP="004170FA">
      <w:ins w:id="2934" w:author="Geri Burgert" w:date="2026-02-02T17:49:00Z" w16du:dateUtc="2026-02-02T22:49:00Z">
        <w:r>
          <w:t>56</w:t>
        </w:r>
      </w:ins>
      <w:del w:id="2935" w:author="Geri Burgert" w:date="2026-02-02T17:49:00Z" w16du:dateUtc="2026-02-02T22:49:00Z">
        <w:r w:rsidR="004170FA" w:rsidRPr="00F55018" w:rsidDel="00DA44FC">
          <w:delText>48</w:delText>
        </w:r>
      </w:del>
      <w:r w:rsidR="004170FA" w:rsidRPr="00F55018">
        <w:t>.</w:t>
      </w:r>
      <w:ins w:id="2936" w:author="Geri Burgert" w:date="2026-01-29T17:00:00Z" w16du:dateUtc="2026-01-29T22:00:00Z">
        <w:r w:rsidR="00DC63B9" w:rsidRPr="00F55018">
          <w:t xml:space="preserve"> </w:t>
        </w:r>
      </w:ins>
      <w:del w:id="2937" w:author="Geri Burgert" w:date="2026-01-29T17:00:00Z" w16du:dateUtc="2026-01-29T22:00:00Z">
        <w:r w:rsidR="004170FA" w:rsidRPr="00F55018" w:rsidDel="00DC63B9">
          <w:tab/>
        </w:r>
      </w:del>
      <w:r w:rsidR="004170FA" w:rsidRPr="00F55018">
        <w:t>Cottin V, Bel E, Bottero P, Dalhoff K, Humbert M, Lazor R, et al. Respiratory manifestations of eosinophilic granulomatosis with polyangiitis (Churg</w:t>
      </w:r>
      <w:ins w:id="2938" w:author="Geri Burgert" w:date="2026-01-29T17:00:00Z" w16du:dateUtc="2026-01-29T22:00:00Z">
        <w:r w:rsidR="00DC63B9" w:rsidRPr="00F55018">
          <w:t>-</w:t>
        </w:r>
      </w:ins>
      <w:del w:id="2939" w:author="Geri Burgert" w:date="2026-01-29T17:00:00Z" w16du:dateUtc="2026-01-29T22:00:00Z">
        <w:r w:rsidR="004170FA" w:rsidRPr="00F55018" w:rsidDel="00DC63B9">
          <w:delText>–</w:delText>
        </w:r>
      </w:del>
      <w:r w:rsidR="004170FA" w:rsidRPr="00F55018">
        <w:t>Strauss). Eur</w:t>
      </w:r>
      <w:del w:id="2940" w:author="Geri Burgert" w:date="2026-01-29T17:00:00Z" w16du:dateUtc="2026-01-29T22:00:00Z">
        <w:r w:rsidR="004170FA" w:rsidRPr="00F55018" w:rsidDel="00DC63B9">
          <w:delText>opean</w:delText>
        </w:r>
      </w:del>
      <w:r w:rsidR="004170FA" w:rsidRPr="00F55018">
        <w:t xml:space="preserve"> Respir</w:t>
      </w:r>
      <w:del w:id="2941" w:author="Geri Burgert" w:date="2026-01-29T17:00:00Z" w16du:dateUtc="2026-01-29T22:00:00Z">
        <w:r w:rsidR="004170FA" w:rsidRPr="00F55018" w:rsidDel="00DC63B9">
          <w:delText>atory</w:delText>
        </w:r>
      </w:del>
      <w:r w:rsidR="004170FA" w:rsidRPr="00F55018">
        <w:t xml:space="preserve"> J</w:t>
      </w:r>
      <w:del w:id="2942" w:author="Geri Burgert" w:date="2026-01-29T17:00:00Z" w16du:dateUtc="2026-01-29T22:00:00Z">
        <w:r w:rsidR="004170FA" w:rsidRPr="00F55018" w:rsidDel="00DC63B9">
          <w:delText>ournal.</w:delText>
        </w:r>
      </w:del>
      <w:r w:rsidR="004170FA" w:rsidRPr="00F55018">
        <w:t xml:space="preserve"> 2016;48</w:t>
      </w:r>
      <w:del w:id="2943" w:author="Geri Burgert" w:date="2026-01-29T17:00:00Z" w16du:dateUtc="2026-01-29T22:00:00Z">
        <w:r w:rsidR="004170FA" w:rsidRPr="00F55018" w:rsidDel="00DC63B9">
          <w:delText>(5)</w:delText>
        </w:r>
      </w:del>
      <w:r w:rsidR="004170FA" w:rsidRPr="00F55018">
        <w:t>:1429-41.</w:t>
      </w:r>
    </w:p>
    <w:p w14:paraId="6DF53AA7" w14:textId="662C829F" w:rsidR="004170FA" w:rsidRPr="00F55018" w:rsidRDefault="00DA44FC" w:rsidP="004170FA">
      <w:ins w:id="2944" w:author="Geri Burgert" w:date="2026-02-02T17:49:00Z" w16du:dateUtc="2026-02-02T22:49:00Z">
        <w:r>
          <w:t>57</w:t>
        </w:r>
      </w:ins>
      <w:del w:id="2945" w:author="Geri Burgert" w:date="2026-02-02T17:49:00Z" w16du:dateUtc="2026-02-02T22:49:00Z">
        <w:r w:rsidR="004170FA" w:rsidRPr="00F55018" w:rsidDel="00DA44FC">
          <w:delText>49</w:delText>
        </w:r>
      </w:del>
      <w:r w:rsidR="004170FA" w:rsidRPr="00F55018">
        <w:t>.</w:t>
      </w:r>
      <w:ins w:id="2946" w:author="Geri Burgert" w:date="2026-01-29T17:00:00Z" w16du:dateUtc="2026-01-29T22:00:00Z">
        <w:r w:rsidR="00BF3094" w:rsidRPr="00F55018">
          <w:t xml:space="preserve"> </w:t>
        </w:r>
      </w:ins>
      <w:del w:id="2947" w:author="Geri Burgert" w:date="2026-01-29T17:00:00Z" w16du:dateUtc="2026-01-29T22:00:00Z">
        <w:r w:rsidR="004170FA" w:rsidRPr="00F55018" w:rsidDel="00BF3094">
          <w:tab/>
        </w:r>
      </w:del>
      <w:r w:rsidR="004170FA" w:rsidRPr="00F55018">
        <w:t xml:space="preserve">Chung MP, Yi CA, Lee HY, Han J, Lee KS. Imaging of </w:t>
      </w:r>
      <w:ins w:id="2948" w:author="Geri Burgert" w:date="2026-01-29T17:00:00Z" w16du:dateUtc="2026-01-29T22:00:00Z">
        <w:r w:rsidR="00BF3094" w:rsidRPr="00F55018">
          <w:t>p</w:t>
        </w:r>
      </w:ins>
      <w:del w:id="2949" w:author="Geri Burgert" w:date="2026-01-29T17:00:00Z" w16du:dateUtc="2026-01-29T22:00:00Z">
        <w:r w:rsidR="004170FA" w:rsidRPr="00F55018" w:rsidDel="00BF3094">
          <w:delText>P</w:delText>
        </w:r>
      </w:del>
      <w:r w:rsidR="004170FA" w:rsidRPr="00F55018">
        <w:t xml:space="preserve">ulmonary </w:t>
      </w:r>
      <w:ins w:id="2950" w:author="Geri Burgert" w:date="2026-01-29T17:00:00Z" w16du:dateUtc="2026-01-29T22:00:00Z">
        <w:r w:rsidR="00BF3094" w:rsidRPr="00F55018">
          <w:t>v</w:t>
        </w:r>
      </w:ins>
      <w:del w:id="2951" w:author="Geri Burgert" w:date="2026-01-29T17:00:00Z" w16du:dateUtc="2026-01-29T22:00:00Z">
        <w:r w:rsidR="004170FA" w:rsidRPr="00F55018" w:rsidDel="00BF3094">
          <w:delText>V</w:delText>
        </w:r>
      </w:del>
      <w:r w:rsidR="004170FA" w:rsidRPr="00F55018">
        <w:t>asculitis. Radiology</w:t>
      </w:r>
      <w:del w:id="2952" w:author="Geri Burgert" w:date="2026-01-29T17:00:00Z" w16du:dateUtc="2026-01-29T22:00:00Z">
        <w:r w:rsidR="004170FA" w:rsidRPr="00F55018" w:rsidDel="00BF3094">
          <w:delText>.</w:delText>
        </w:r>
      </w:del>
      <w:r w:rsidR="004170FA" w:rsidRPr="00F55018">
        <w:t xml:space="preserve"> 2010;255</w:t>
      </w:r>
      <w:del w:id="2953" w:author="Geri Burgert" w:date="2026-01-29T17:00:00Z" w16du:dateUtc="2026-01-29T22:00:00Z">
        <w:r w:rsidR="004170FA" w:rsidRPr="00F55018" w:rsidDel="00BF3094">
          <w:delText>(2)</w:delText>
        </w:r>
      </w:del>
      <w:r w:rsidR="004170FA" w:rsidRPr="00F55018">
        <w:t>:322-41.</w:t>
      </w:r>
    </w:p>
    <w:p w14:paraId="73D80683" w14:textId="37194C43" w:rsidR="004170FA" w:rsidRPr="00F55018" w:rsidRDefault="00DA44FC" w:rsidP="004170FA">
      <w:ins w:id="2954" w:author="Geri Burgert" w:date="2026-02-02T17:50:00Z" w16du:dateUtc="2026-02-02T22:50:00Z">
        <w:r>
          <w:t>58</w:t>
        </w:r>
      </w:ins>
      <w:del w:id="2955" w:author="Geri Burgert" w:date="2026-02-02T17:50:00Z" w16du:dateUtc="2026-02-02T22:50:00Z">
        <w:r w:rsidR="004170FA" w:rsidRPr="00F55018" w:rsidDel="00DA44FC">
          <w:delText>50</w:delText>
        </w:r>
      </w:del>
      <w:r w:rsidR="004170FA" w:rsidRPr="00F55018">
        <w:t>.</w:t>
      </w:r>
      <w:ins w:id="2956" w:author="Geri Burgert" w:date="2026-01-29T17:00:00Z" w16du:dateUtc="2026-01-29T22:00:00Z">
        <w:r w:rsidR="00BF3094" w:rsidRPr="00F55018">
          <w:t xml:space="preserve"> </w:t>
        </w:r>
      </w:ins>
      <w:del w:id="2957" w:author="Geri Burgert" w:date="2026-01-29T17:00:00Z" w16du:dateUtc="2026-01-29T22:00:00Z">
        <w:r w:rsidR="004170FA" w:rsidRPr="00F55018" w:rsidDel="00BF3094">
          <w:tab/>
        </w:r>
      </w:del>
      <w:r w:rsidR="004170FA" w:rsidRPr="00F55018">
        <w:t xml:space="preserve">Lanham JG, Elkon KB, Pusey CD, Hughes GR. Systemic </w:t>
      </w:r>
      <w:ins w:id="2958" w:author="Geri Burgert" w:date="2026-01-29T17:00:00Z" w16du:dateUtc="2026-01-29T22:00:00Z">
        <w:r w:rsidR="00BF3094" w:rsidRPr="00F55018">
          <w:t>v</w:t>
        </w:r>
      </w:ins>
      <w:del w:id="2959" w:author="Geri Burgert" w:date="2026-01-29T17:00:00Z" w16du:dateUtc="2026-01-29T22:00:00Z">
        <w:r w:rsidR="004170FA" w:rsidRPr="00F55018" w:rsidDel="00BF3094">
          <w:delText>V</w:delText>
        </w:r>
      </w:del>
      <w:r w:rsidR="004170FA" w:rsidRPr="00F55018">
        <w:t xml:space="preserve">asculitis with </w:t>
      </w:r>
      <w:ins w:id="2960" w:author="Geri Burgert" w:date="2026-01-29T17:00:00Z" w16du:dateUtc="2026-01-29T22:00:00Z">
        <w:r w:rsidR="00BF3094" w:rsidRPr="00F55018">
          <w:t>a</w:t>
        </w:r>
      </w:ins>
      <w:del w:id="2961" w:author="Geri Burgert" w:date="2026-01-29T17:01:00Z" w16du:dateUtc="2026-01-29T22:01:00Z">
        <w:r w:rsidR="004170FA" w:rsidRPr="00F55018" w:rsidDel="00BF3094">
          <w:delText>A</w:delText>
        </w:r>
      </w:del>
      <w:r w:rsidR="004170FA" w:rsidRPr="00F55018">
        <w:t xml:space="preserve">sthma and </w:t>
      </w:r>
      <w:ins w:id="2962" w:author="Geri Burgert" w:date="2026-01-29T17:01:00Z" w16du:dateUtc="2026-01-29T22:01:00Z">
        <w:r w:rsidR="00BF3094" w:rsidRPr="00F55018">
          <w:t>e</w:t>
        </w:r>
      </w:ins>
      <w:del w:id="2963" w:author="Geri Burgert" w:date="2026-01-29T17:01:00Z" w16du:dateUtc="2026-01-29T22:01:00Z">
        <w:r w:rsidR="004170FA" w:rsidRPr="00F55018" w:rsidDel="00BF3094">
          <w:delText>E</w:delText>
        </w:r>
      </w:del>
      <w:r w:rsidR="004170FA" w:rsidRPr="00F55018">
        <w:t>osinophilia. Medicine</w:t>
      </w:r>
      <w:del w:id="2964" w:author="Geri Burgert" w:date="2026-01-29T17:01:00Z" w16du:dateUtc="2026-01-29T22:01:00Z">
        <w:r w:rsidR="004170FA" w:rsidRPr="00F55018" w:rsidDel="00BF3094">
          <w:delText>.</w:delText>
        </w:r>
      </w:del>
      <w:r w:rsidR="004170FA" w:rsidRPr="00F55018">
        <w:t xml:space="preserve"> 1984;63</w:t>
      </w:r>
      <w:del w:id="2965" w:author="Geri Burgert" w:date="2026-01-29T17:01:00Z" w16du:dateUtc="2026-01-29T22:01:00Z">
        <w:r w:rsidR="004170FA" w:rsidRPr="00F55018" w:rsidDel="00BF3094">
          <w:delText>(2)</w:delText>
        </w:r>
      </w:del>
      <w:r w:rsidR="004170FA" w:rsidRPr="00F55018">
        <w:t>:65-81.</w:t>
      </w:r>
    </w:p>
    <w:p w14:paraId="417EB485" w14:textId="6846006E" w:rsidR="004170FA" w:rsidRPr="00F55018" w:rsidRDefault="00777AA4" w:rsidP="004170FA">
      <w:ins w:id="2966" w:author="Geri Burgert" w:date="2026-02-02T17:50:00Z" w16du:dateUtc="2026-02-02T22:50:00Z">
        <w:r>
          <w:lastRenderedPageBreak/>
          <w:t>59</w:t>
        </w:r>
      </w:ins>
      <w:del w:id="2967" w:author="Geri Burgert" w:date="2026-02-02T17:50:00Z" w16du:dateUtc="2026-02-02T22:50:00Z">
        <w:r w:rsidR="004170FA" w:rsidRPr="00F55018" w:rsidDel="00777AA4">
          <w:delText>51</w:delText>
        </w:r>
      </w:del>
      <w:r w:rsidR="004170FA" w:rsidRPr="00F55018">
        <w:t>.</w:t>
      </w:r>
      <w:ins w:id="2968" w:author="Geri Burgert" w:date="2026-01-29T17:01:00Z" w16du:dateUtc="2026-01-29T22:01:00Z">
        <w:r w:rsidR="00BF3094" w:rsidRPr="00F55018">
          <w:t xml:space="preserve"> </w:t>
        </w:r>
      </w:ins>
      <w:del w:id="2969" w:author="Geri Burgert" w:date="2026-01-29T17:01:00Z" w16du:dateUtc="2026-01-29T22:01:00Z">
        <w:r w:rsidR="004170FA" w:rsidRPr="00F55018" w:rsidDel="00BF3094">
          <w:tab/>
        </w:r>
      </w:del>
      <w:r w:rsidR="004170FA" w:rsidRPr="00F55018">
        <w:t xml:space="preserve">Wechsler ME, Nair P, Terrier B, Walz B, Bourdin A, Jayne DRW, et al. Benralizumab versus </w:t>
      </w:r>
      <w:ins w:id="2970" w:author="Geri Burgert" w:date="2026-01-29T17:01:00Z" w16du:dateUtc="2026-01-29T22:01:00Z">
        <w:r w:rsidR="00BF3094" w:rsidRPr="00F55018">
          <w:t>m</w:t>
        </w:r>
      </w:ins>
      <w:del w:id="2971" w:author="Geri Burgert" w:date="2026-01-29T17:01:00Z" w16du:dateUtc="2026-01-29T22:01:00Z">
        <w:r w:rsidR="004170FA" w:rsidRPr="00F55018" w:rsidDel="00BF3094">
          <w:delText>M</w:delText>
        </w:r>
      </w:del>
      <w:r w:rsidR="004170FA" w:rsidRPr="00F55018">
        <w:t xml:space="preserve">epolizumab for </w:t>
      </w:r>
      <w:ins w:id="2972" w:author="Geri Burgert" w:date="2026-01-29T17:01:00Z" w16du:dateUtc="2026-01-29T22:01:00Z">
        <w:r w:rsidR="00BF3094" w:rsidRPr="00F55018">
          <w:t>e</w:t>
        </w:r>
      </w:ins>
      <w:del w:id="2973" w:author="Geri Burgert" w:date="2026-01-29T17:01:00Z" w16du:dateUtc="2026-01-29T22:01:00Z">
        <w:r w:rsidR="004170FA" w:rsidRPr="00F55018" w:rsidDel="00BF3094">
          <w:delText>E</w:delText>
        </w:r>
      </w:del>
      <w:r w:rsidR="004170FA" w:rsidRPr="00F55018">
        <w:t xml:space="preserve">osinophilic </w:t>
      </w:r>
      <w:ins w:id="2974" w:author="Geri Burgert" w:date="2026-01-29T17:01:00Z" w16du:dateUtc="2026-01-29T22:01:00Z">
        <w:r w:rsidR="00BF3094" w:rsidRPr="00F55018">
          <w:t>g</w:t>
        </w:r>
      </w:ins>
      <w:del w:id="2975" w:author="Geri Burgert" w:date="2026-01-29T17:01:00Z" w16du:dateUtc="2026-01-29T22:01:00Z">
        <w:r w:rsidR="004170FA" w:rsidRPr="00F55018" w:rsidDel="00BF3094">
          <w:delText>G</w:delText>
        </w:r>
      </w:del>
      <w:r w:rsidR="004170FA" w:rsidRPr="00F55018">
        <w:t xml:space="preserve">ranulomatosis with </w:t>
      </w:r>
      <w:ins w:id="2976" w:author="Geri Burgert" w:date="2026-01-29T17:01:00Z" w16du:dateUtc="2026-01-29T22:01:00Z">
        <w:r w:rsidR="00BF3094" w:rsidRPr="00F55018">
          <w:t>p</w:t>
        </w:r>
      </w:ins>
      <w:del w:id="2977" w:author="Geri Burgert" w:date="2026-01-29T17:01:00Z" w16du:dateUtc="2026-01-29T22:01:00Z">
        <w:r w:rsidR="004170FA" w:rsidRPr="00F55018" w:rsidDel="00BF3094">
          <w:delText>P</w:delText>
        </w:r>
      </w:del>
      <w:r w:rsidR="004170FA" w:rsidRPr="00F55018">
        <w:t>olyangiitis. N</w:t>
      </w:r>
      <w:del w:id="2978" w:author="Geri Burgert" w:date="2026-01-29T17:01:00Z" w16du:dateUtc="2026-01-29T22:01:00Z">
        <w:r w:rsidR="004170FA" w:rsidRPr="00F55018" w:rsidDel="00BF3094">
          <w:delText>ew</w:delText>
        </w:r>
      </w:del>
      <w:r w:rsidR="004170FA" w:rsidRPr="00F55018">
        <w:t xml:space="preserve"> Engl</w:t>
      </w:r>
      <w:del w:id="2979" w:author="Geri Burgert" w:date="2026-01-29T17:01:00Z" w16du:dateUtc="2026-01-29T22:01:00Z">
        <w:r w:rsidR="004170FA" w:rsidRPr="00F55018" w:rsidDel="00BF3094">
          <w:delText>and</w:delText>
        </w:r>
      </w:del>
      <w:r w:rsidR="004170FA" w:rsidRPr="00F55018">
        <w:t xml:space="preserve"> J</w:t>
      </w:r>
      <w:del w:id="2980" w:author="Geri Burgert" w:date="2026-01-29T17:01:00Z" w16du:dateUtc="2026-01-29T22:01:00Z">
        <w:r w:rsidR="004170FA" w:rsidRPr="00F55018" w:rsidDel="00BF3094">
          <w:delText>ournal of</w:delText>
        </w:r>
      </w:del>
      <w:r w:rsidR="004170FA" w:rsidRPr="00F55018">
        <w:t xml:space="preserve"> Med</w:t>
      </w:r>
      <w:del w:id="2981" w:author="Geri Burgert" w:date="2026-01-29T17:01:00Z" w16du:dateUtc="2026-01-29T22:01:00Z">
        <w:r w:rsidR="004170FA" w:rsidRPr="00F55018" w:rsidDel="00BF3094">
          <w:delText>icine.</w:delText>
        </w:r>
      </w:del>
      <w:r w:rsidR="004170FA" w:rsidRPr="00F55018">
        <w:t xml:space="preserve"> 2024;390</w:t>
      </w:r>
      <w:del w:id="2982" w:author="Geri Burgert" w:date="2026-01-29T17:01:00Z" w16du:dateUtc="2026-01-29T22:01:00Z">
        <w:r w:rsidR="004170FA" w:rsidRPr="00F55018" w:rsidDel="00BF3094">
          <w:delText>(10)</w:delText>
        </w:r>
      </w:del>
      <w:r w:rsidR="004170FA" w:rsidRPr="00F55018">
        <w:t>:911-21.</w:t>
      </w:r>
    </w:p>
    <w:p w14:paraId="34E01F92" w14:textId="05942B35" w:rsidR="004170FA" w:rsidRPr="00F55018" w:rsidRDefault="007B692F" w:rsidP="004170FA">
      <w:ins w:id="2983" w:author="Geri Burgert" w:date="2026-02-02T17:50:00Z" w16du:dateUtc="2026-02-02T22:50:00Z">
        <w:r>
          <w:t>60</w:t>
        </w:r>
      </w:ins>
      <w:del w:id="2984" w:author="Geri Burgert" w:date="2026-02-02T17:50:00Z" w16du:dateUtc="2026-02-02T22:50:00Z">
        <w:r w:rsidR="004170FA" w:rsidRPr="00F55018" w:rsidDel="007B692F">
          <w:delText>52</w:delText>
        </w:r>
      </w:del>
      <w:r w:rsidR="004170FA" w:rsidRPr="00F55018">
        <w:t>.</w:t>
      </w:r>
      <w:ins w:id="2985" w:author="Geri Burgert" w:date="2026-01-29T17:01:00Z" w16du:dateUtc="2026-01-29T22:01:00Z">
        <w:r w:rsidR="00BF3094" w:rsidRPr="00F55018">
          <w:t xml:space="preserve"> </w:t>
        </w:r>
      </w:ins>
      <w:del w:id="2986" w:author="Geri Burgert" w:date="2026-01-29T17:01:00Z" w16du:dateUtc="2026-01-29T22:01:00Z">
        <w:r w:rsidR="004170FA" w:rsidRPr="00F55018" w:rsidDel="00BF3094">
          <w:tab/>
        </w:r>
      </w:del>
      <w:r w:rsidR="004170FA" w:rsidRPr="00F55018">
        <w:t xml:space="preserve">Mukherjee M, Suray Tan N, Huang C, Kim B, Radford K, Venegas Garrido C, et al. Late </w:t>
      </w:r>
      <w:ins w:id="2987" w:author="Geri Burgert" w:date="2026-01-29T17:01:00Z" w16du:dateUtc="2026-01-29T22:01:00Z">
        <w:r w:rsidR="00B1032E" w:rsidRPr="00F55018">
          <w:t>b</w:t>
        </w:r>
      </w:ins>
      <w:del w:id="2988" w:author="Geri Burgert" w:date="2026-01-29T17:01:00Z" w16du:dateUtc="2026-01-29T22:01:00Z">
        <w:r w:rsidR="004170FA" w:rsidRPr="00F55018" w:rsidDel="00B1032E">
          <w:delText>B</w:delText>
        </w:r>
      </w:del>
      <w:r w:rsidR="004170FA" w:rsidRPr="00F55018">
        <w:t xml:space="preserve">reaking </w:t>
      </w:r>
      <w:ins w:id="2989" w:author="Geri Burgert" w:date="2026-01-29T17:01:00Z" w16du:dateUtc="2026-01-29T22:01:00Z">
        <w:r w:rsidR="00B1032E" w:rsidRPr="00F55018">
          <w:t>a</w:t>
        </w:r>
      </w:ins>
      <w:del w:id="2990" w:author="Geri Burgert" w:date="2026-01-29T17:01:00Z" w16du:dateUtc="2026-01-29T22:01:00Z">
        <w:r w:rsidR="004170FA" w:rsidRPr="00F55018" w:rsidDel="00B1032E">
          <w:delText>A</w:delText>
        </w:r>
      </w:del>
      <w:r w:rsidR="004170FA" w:rsidRPr="00F55018">
        <w:t xml:space="preserve">bstract - </w:t>
      </w:r>
      <w:ins w:id="2991" w:author="Geri Burgert" w:date="2026-01-29T17:01:00Z" w16du:dateUtc="2026-01-29T22:01:00Z">
        <w:r w:rsidR="00B1032E" w:rsidRPr="00F55018">
          <w:t>b</w:t>
        </w:r>
      </w:ins>
      <w:del w:id="2992" w:author="Geri Burgert" w:date="2026-01-29T17:01:00Z" w16du:dateUtc="2026-01-29T22:01:00Z">
        <w:r w:rsidR="004170FA" w:rsidRPr="00F55018" w:rsidDel="00B1032E">
          <w:delText>B</w:delText>
        </w:r>
      </w:del>
      <w:r w:rsidR="004170FA" w:rsidRPr="00F55018">
        <w:t>enralizumab reduces eosinophils and ANCA in sputum in EGPA. Eur</w:t>
      </w:r>
      <w:del w:id="2993" w:author="Geri Burgert" w:date="2026-01-29T17:01:00Z" w16du:dateUtc="2026-01-29T22:01:00Z">
        <w:r w:rsidR="004170FA" w:rsidRPr="00F55018" w:rsidDel="00B1032E">
          <w:delText>opean</w:delText>
        </w:r>
      </w:del>
      <w:r w:rsidR="004170FA" w:rsidRPr="00F55018">
        <w:t xml:space="preserve"> Respir</w:t>
      </w:r>
      <w:del w:id="2994" w:author="Geri Burgert" w:date="2026-01-29T17:01:00Z" w16du:dateUtc="2026-01-29T22:01:00Z">
        <w:r w:rsidR="004170FA" w:rsidRPr="00F55018" w:rsidDel="00B1032E">
          <w:delText>atory</w:delText>
        </w:r>
      </w:del>
      <w:r w:rsidR="004170FA" w:rsidRPr="00F55018">
        <w:t xml:space="preserve"> J</w:t>
      </w:r>
      <w:del w:id="2995" w:author="Geri Burgert" w:date="2026-01-29T17:01:00Z" w16du:dateUtc="2026-01-29T22:01:00Z">
        <w:r w:rsidR="004170FA" w:rsidRPr="00F55018" w:rsidDel="00B1032E">
          <w:delText>ournal.</w:delText>
        </w:r>
      </w:del>
      <w:r w:rsidR="004170FA" w:rsidRPr="00F55018">
        <w:t xml:space="preserve"> 2024;64(suppl 68):PA5372.</w:t>
      </w:r>
    </w:p>
    <w:p w14:paraId="1527E1EF" w14:textId="13C81B69" w:rsidR="004170FA" w:rsidRPr="00F55018" w:rsidRDefault="007B692F" w:rsidP="004170FA">
      <w:ins w:id="2996" w:author="Geri Burgert" w:date="2026-02-02T17:50:00Z" w16du:dateUtc="2026-02-02T22:50:00Z">
        <w:r>
          <w:t>61</w:t>
        </w:r>
      </w:ins>
      <w:del w:id="2997" w:author="Geri Burgert" w:date="2026-02-02T17:50:00Z" w16du:dateUtc="2026-02-02T22:50:00Z">
        <w:r w:rsidR="004170FA" w:rsidRPr="00F55018" w:rsidDel="007B692F">
          <w:delText>53</w:delText>
        </w:r>
      </w:del>
      <w:r w:rsidR="004170FA" w:rsidRPr="00F55018">
        <w:t>.</w:t>
      </w:r>
      <w:ins w:id="2998" w:author="Geri Burgert" w:date="2026-01-29T17:01:00Z" w16du:dateUtc="2026-01-29T22:01:00Z">
        <w:r w:rsidR="00B1032E" w:rsidRPr="00F55018">
          <w:t xml:space="preserve"> </w:t>
        </w:r>
      </w:ins>
      <w:del w:id="2999" w:author="Geri Burgert" w:date="2026-01-29T17:01:00Z" w16du:dateUtc="2026-01-29T22:01:00Z">
        <w:r w:rsidR="004170FA" w:rsidRPr="00F55018" w:rsidDel="00B1032E">
          <w:tab/>
        </w:r>
      </w:del>
      <w:r w:rsidR="004170FA" w:rsidRPr="00F55018">
        <w:t xml:space="preserve">Agarwal R, Muthu V, Sehgal IS, Dhooria S, Prasad KT, Aggarwal AN. Allergic </w:t>
      </w:r>
      <w:ins w:id="3000" w:author="Geri Burgert" w:date="2026-01-29T17:01:00Z" w16du:dateUtc="2026-01-29T22:01:00Z">
        <w:r w:rsidR="00B1032E" w:rsidRPr="00F55018">
          <w:t>b</w:t>
        </w:r>
      </w:ins>
      <w:del w:id="3001" w:author="Geri Burgert" w:date="2026-01-29T17:01:00Z" w16du:dateUtc="2026-01-29T22:01:00Z">
        <w:r w:rsidR="004170FA" w:rsidRPr="00F55018" w:rsidDel="00B1032E">
          <w:delText>B</w:delText>
        </w:r>
      </w:del>
      <w:r w:rsidR="004170FA" w:rsidRPr="00F55018">
        <w:t xml:space="preserve">ronchopulmonary </w:t>
      </w:r>
      <w:ins w:id="3002" w:author="Geri Burgert" w:date="2026-01-29T17:01:00Z" w16du:dateUtc="2026-01-29T22:01:00Z">
        <w:r w:rsidR="00B1032E" w:rsidRPr="00F55018">
          <w:t>a</w:t>
        </w:r>
      </w:ins>
      <w:del w:id="3003" w:author="Geri Burgert" w:date="2026-01-29T17:01:00Z" w16du:dateUtc="2026-01-29T22:01:00Z">
        <w:r w:rsidR="004170FA" w:rsidRPr="00F55018" w:rsidDel="00B1032E">
          <w:delText>A</w:delText>
        </w:r>
      </w:del>
      <w:r w:rsidR="004170FA" w:rsidRPr="00F55018">
        <w:t>spergillosis. Clin</w:t>
      </w:r>
      <w:del w:id="3004" w:author="Geri Burgert" w:date="2026-01-29T17:01:00Z" w16du:dateUtc="2026-01-29T22:01:00Z">
        <w:r w:rsidR="004170FA" w:rsidRPr="00F55018" w:rsidDel="00917CA1">
          <w:delText>ics in</w:delText>
        </w:r>
      </w:del>
      <w:r w:rsidR="004170FA" w:rsidRPr="00F55018">
        <w:t xml:space="preserve"> Chest Med</w:t>
      </w:r>
      <w:del w:id="3005" w:author="Geri Burgert" w:date="2026-01-29T17:02:00Z" w16du:dateUtc="2026-01-29T22:02:00Z">
        <w:r w:rsidR="004170FA" w:rsidRPr="00F55018" w:rsidDel="00917CA1">
          <w:delText>icine.</w:delText>
        </w:r>
      </w:del>
      <w:r w:rsidR="004170FA" w:rsidRPr="00F55018">
        <w:t xml:space="preserve"> 2022;43</w:t>
      </w:r>
      <w:del w:id="3006" w:author="Geri Burgert" w:date="2026-01-29T17:02:00Z" w16du:dateUtc="2026-01-29T22:02:00Z">
        <w:r w:rsidR="004170FA" w:rsidRPr="00F55018" w:rsidDel="00917CA1">
          <w:delText>(1)</w:delText>
        </w:r>
      </w:del>
      <w:r w:rsidR="004170FA" w:rsidRPr="00F55018">
        <w:t>:99-125.</w:t>
      </w:r>
    </w:p>
    <w:p w14:paraId="361342A6" w14:textId="12AA5FCD" w:rsidR="004170FA" w:rsidRPr="00F55018" w:rsidRDefault="00952740" w:rsidP="004170FA">
      <w:ins w:id="3007" w:author="Geri Burgert" w:date="2026-02-02T17:50:00Z" w16du:dateUtc="2026-02-02T22:50:00Z">
        <w:r>
          <w:t>62</w:t>
        </w:r>
      </w:ins>
      <w:del w:id="3008" w:author="Geri Burgert" w:date="2026-02-02T17:50:00Z" w16du:dateUtc="2026-02-02T22:50:00Z">
        <w:r w:rsidR="004170FA" w:rsidRPr="00F55018" w:rsidDel="00952740">
          <w:delText>54</w:delText>
        </w:r>
      </w:del>
      <w:r w:rsidR="004170FA" w:rsidRPr="00F55018">
        <w:t>.</w:t>
      </w:r>
      <w:ins w:id="3009" w:author="Geri Burgert" w:date="2026-01-29T17:02:00Z" w16du:dateUtc="2026-01-29T22:02:00Z">
        <w:r w:rsidR="00917CA1" w:rsidRPr="00F55018">
          <w:t xml:space="preserve"> </w:t>
        </w:r>
      </w:ins>
      <w:del w:id="3010" w:author="Geri Burgert" w:date="2026-01-29T17:02:00Z" w16du:dateUtc="2026-01-29T22:02:00Z">
        <w:r w:rsidR="004170FA" w:rsidRPr="00F55018" w:rsidDel="00917CA1">
          <w:tab/>
        </w:r>
      </w:del>
      <w:r w:rsidR="004170FA" w:rsidRPr="00F55018">
        <w:t xml:space="preserve">Geller DE, Kaplowitz H, Light MJ, Colin AA. Allergic </w:t>
      </w:r>
      <w:ins w:id="3011" w:author="Geri Burgert" w:date="2026-01-29T17:02:00Z" w16du:dateUtc="2026-01-29T22:02:00Z">
        <w:r w:rsidR="00041507" w:rsidRPr="00F55018">
          <w:t>b</w:t>
        </w:r>
      </w:ins>
      <w:del w:id="3012" w:author="Geri Burgert" w:date="2026-01-29T17:02:00Z" w16du:dateUtc="2026-01-29T22:02:00Z">
        <w:r w:rsidR="004170FA" w:rsidRPr="00F55018" w:rsidDel="00041507">
          <w:delText>B</w:delText>
        </w:r>
      </w:del>
      <w:r w:rsidR="004170FA" w:rsidRPr="00F55018">
        <w:t xml:space="preserve">ronchopulmonary </w:t>
      </w:r>
      <w:ins w:id="3013" w:author="Geri Burgert" w:date="2026-01-29T17:02:00Z" w16du:dateUtc="2026-01-29T22:02:00Z">
        <w:r w:rsidR="00041507" w:rsidRPr="00F55018">
          <w:t>a</w:t>
        </w:r>
      </w:ins>
      <w:del w:id="3014" w:author="Geri Burgert" w:date="2026-01-29T17:02:00Z" w16du:dateUtc="2026-01-29T22:02:00Z">
        <w:r w:rsidR="004170FA" w:rsidRPr="00F55018" w:rsidDel="00041507">
          <w:delText>A</w:delText>
        </w:r>
      </w:del>
      <w:r w:rsidR="004170FA" w:rsidRPr="00F55018">
        <w:t xml:space="preserve">spergillosis in </w:t>
      </w:r>
      <w:ins w:id="3015" w:author="Geri Burgert" w:date="2026-01-29T17:02:00Z" w16du:dateUtc="2026-01-29T22:02:00Z">
        <w:r w:rsidR="00041507" w:rsidRPr="00F55018">
          <w:t>c</w:t>
        </w:r>
      </w:ins>
      <w:del w:id="3016" w:author="Geri Burgert" w:date="2026-01-29T17:02:00Z" w16du:dateUtc="2026-01-29T22:02:00Z">
        <w:r w:rsidR="004170FA" w:rsidRPr="00F55018" w:rsidDel="00041507">
          <w:delText>C</w:delText>
        </w:r>
      </w:del>
      <w:r w:rsidR="004170FA" w:rsidRPr="00F55018">
        <w:t xml:space="preserve">ystic </w:t>
      </w:r>
      <w:ins w:id="3017" w:author="Geri Burgert" w:date="2026-01-29T17:02:00Z" w16du:dateUtc="2026-01-29T22:02:00Z">
        <w:r w:rsidR="00041507" w:rsidRPr="00F55018">
          <w:t>f</w:t>
        </w:r>
      </w:ins>
      <w:del w:id="3018" w:author="Geri Burgert" w:date="2026-01-29T17:02:00Z" w16du:dateUtc="2026-01-29T22:02:00Z">
        <w:r w:rsidR="004170FA" w:rsidRPr="00F55018" w:rsidDel="00041507">
          <w:delText>F</w:delText>
        </w:r>
      </w:del>
      <w:r w:rsidR="004170FA" w:rsidRPr="00F55018">
        <w:t>ibrosis. Chest</w:t>
      </w:r>
      <w:del w:id="3019" w:author="Geri Burgert" w:date="2026-01-29T17:02:00Z" w16du:dateUtc="2026-01-29T22:02:00Z">
        <w:r w:rsidR="004170FA" w:rsidRPr="00F55018" w:rsidDel="00041507">
          <w:delText>.</w:delText>
        </w:r>
      </w:del>
      <w:r w:rsidR="004170FA" w:rsidRPr="00F55018">
        <w:t xml:space="preserve"> 1999;116</w:t>
      </w:r>
      <w:del w:id="3020" w:author="Geri Burgert" w:date="2026-01-29T17:02:00Z" w16du:dateUtc="2026-01-29T22:02:00Z">
        <w:r w:rsidR="004170FA" w:rsidRPr="00F55018" w:rsidDel="00041507">
          <w:delText>(3)</w:delText>
        </w:r>
      </w:del>
      <w:r w:rsidR="004170FA" w:rsidRPr="00F55018">
        <w:t>:639-46.</w:t>
      </w:r>
    </w:p>
    <w:p w14:paraId="1BF0B652" w14:textId="3D176B7B" w:rsidR="004170FA" w:rsidRPr="00F55018" w:rsidRDefault="00A5530A" w:rsidP="004170FA">
      <w:ins w:id="3021" w:author="Geri Burgert" w:date="2026-02-02T17:50:00Z" w16du:dateUtc="2026-02-02T22:50:00Z">
        <w:r>
          <w:t>63</w:t>
        </w:r>
      </w:ins>
      <w:del w:id="3022" w:author="Geri Burgert" w:date="2026-02-02T17:50:00Z" w16du:dateUtc="2026-02-02T22:50:00Z">
        <w:r w:rsidR="004170FA" w:rsidRPr="00F55018" w:rsidDel="00A5530A">
          <w:delText>55</w:delText>
        </w:r>
      </w:del>
      <w:r w:rsidR="004170FA" w:rsidRPr="00F55018">
        <w:t>.</w:t>
      </w:r>
      <w:ins w:id="3023" w:author="Geri Burgert" w:date="2026-01-29T17:02:00Z" w16du:dateUtc="2026-01-29T22:02:00Z">
        <w:r w:rsidR="00041507" w:rsidRPr="00F55018">
          <w:t xml:space="preserve"> </w:t>
        </w:r>
      </w:ins>
      <w:del w:id="3024" w:author="Geri Burgert" w:date="2026-01-29T17:02:00Z" w16du:dateUtc="2026-01-29T22:02:00Z">
        <w:r w:rsidR="004170FA" w:rsidRPr="00F55018" w:rsidDel="00041507">
          <w:tab/>
        </w:r>
      </w:del>
      <w:r w:rsidR="004170FA" w:rsidRPr="00F55018">
        <w:t>Dykewicz MS, Rodrigues JM, Slavin RG. Allergic fungal rhinosinusitis. J</w:t>
      </w:r>
      <w:del w:id="3025" w:author="Geri Burgert" w:date="2026-01-29T17:02:00Z" w16du:dateUtc="2026-01-29T22:02:00Z">
        <w:r w:rsidR="004170FA" w:rsidRPr="00F55018" w:rsidDel="00041507">
          <w:delText>ournal of</w:delText>
        </w:r>
      </w:del>
      <w:r w:rsidR="004170FA" w:rsidRPr="00F55018">
        <w:t xml:space="preserve"> Allergy </w:t>
      </w:r>
      <w:del w:id="3026" w:author="Geri Burgert" w:date="2026-01-29T17:02:00Z" w16du:dateUtc="2026-01-29T22:02:00Z">
        <w:r w:rsidR="004170FA" w:rsidRPr="00F55018" w:rsidDel="00041507">
          <w:delText xml:space="preserve">and </w:delText>
        </w:r>
      </w:del>
      <w:r w:rsidR="004170FA" w:rsidRPr="00F55018">
        <w:t>Clin</w:t>
      </w:r>
      <w:del w:id="3027" w:author="Geri Burgert" w:date="2026-01-29T17:02:00Z" w16du:dateUtc="2026-01-29T22:02:00Z">
        <w:r w:rsidR="004170FA" w:rsidRPr="00F55018" w:rsidDel="00041507">
          <w:delText>ical</w:delText>
        </w:r>
      </w:del>
      <w:r w:rsidR="004170FA" w:rsidRPr="00F55018">
        <w:t xml:space="preserve"> Immunol</w:t>
      </w:r>
      <w:del w:id="3028" w:author="Geri Burgert" w:date="2026-01-29T17:02:00Z" w16du:dateUtc="2026-01-29T22:02:00Z">
        <w:r w:rsidR="004170FA" w:rsidRPr="00F55018" w:rsidDel="00041507">
          <w:delText>ogy.</w:delText>
        </w:r>
      </w:del>
      <w:r w:rsidR="004170FA" w:rsidRPr="00F55018">
        <w:t xml:space="preserve"> 2018;142</w:t>
      </w:r>
      <w:del w:id="3029" w:author="Geri Burgert" w:date="2026-01-29T17:02:00Z" w16du:dateUtc="2026-01-29T22:02:00Z">
        <w:r w:rsidR="004170FA" w:rsidRPr="00F55018" w:rsidDel="00041507">
          <w:delText>(2)</w:delText>
        </w:r>
      </w:del>
      <w:r w:rsidR="004170FA" w:rsidRPr="00F55018">
        <w:t>:341-51.</w:t>
      </w:r>
    </w:p>
    <w:p w14:paraId="7C8F1D5C" w14:textId="4C0F4F58" w:rsidR="004170FA" w:rsidRPr="00F55018" w:rsidRDefault="00A5530A" w:rsidP="004170FA">
      <w:ins w:id="3030" w:author="Geri Burgert" w:date="2026-02-02T17:50:00Z" w16du:dateUtc="2026-02-02T22:50:00Z">
        <w:r>
          <w:t>64</w:t>
        </w:r>
      </w:ins>
      <w:del w:id="3031" w:author="Geri Burgert" w:date="2026-02-02T17:50:00Z" w16du:dateUtc="2026-02-02T22:50:00Z">
        <w:r w:rsidR="004170FA" w:rsidRPr="00F55018" w:rsidDel="00A5530A">
          <w:delText>56</w:delText>
        </w:r>
      </w:del>
      <w:r w:rsidR="004170FA" w:rsidRPr="00F55018">
        <w:t>.</w:t>
      </w:r>
      <w:ins w:id="3032" w:author="Geri Burgert" w:date="2026-01-29T17:02:00Z" w16du:dateUtc="2026-01-29T22:02:00Z">
        <w:r w:rsidR="00041507" w:rsidRPr="00F55018">
          <w:t xml:space="preserve"> </w:t>
        </w:r>
      </w:ins>
      <w:del w:id="3033" w:author="Geri Burgert" w:date="2026-01-29T17:02:00Z" w16du:dateUtc="2026-01-29T22:02:00Z">
        <w:r w:rsidR="004170FA" w:rsidRPr="00F55018" w:rsidDel="00041507">
          <w:tab/>
        </w:r>
      </w:del>
      <w:r w:rsidR="004170FA" w:rsidRPr="00F55018">
        <w:t xml:space="preserve">Muthu V, Singh P, Choudhary H, Sehgal IS, Dhooria S, Prasad KT, et al. Diagnostic </w:t>
      </w:r>
      <w:ins w:id="3034" w:author="Geri Burgert" w:date="2026-01-29T17:02:00Z" w16du:dateUtc="2026-01-29T22:02:00Z">
        <w:r w:rsidR="00041507" w:rsidRPr="00F55018">
          <w:t>c</w:t>
        </w:r>
      </w:ins>
      <w:del w:id="3035" w:author="Geri Burgert" w:date="2026-01-29T17:02:00Z" w16du:dateUtc="2026-01-29T22:02:00Z">
        <w:r w:rsidR="004170FA" w:rsidRPr="00F55018" w:rsidDel="00041507">
          <w:delText>C</w:delText>
        </w:r>
      </w:del>
      <w:r w:rsidR="004170FA" w:rsidRPr="00F55018">
        <w:t xml:space="preserve">utoffs and </w:t>
      </w:r>
      <w:ins w:id="3036" w:author="Geri Burgert" w:date="2026-01-29T17:02:00Z" w16du:dateUtc="2026-01-29T22:02:00Z">
        <w:r w:rsidR="00041507" w:rsidRPr="00F55018">
          <w:t>c</w:t>
        </w:r>
      </w:ins>
      <w:del w:id="3037" w:author="Geri Burgert" w:date="2026-01-29T17:02:00Z" w16du:dateUtc="2026-01-29T22:02:00Z">
        <w:r w:rsidR="004170FA" w:rsidRPr="00F55018" w:rsidDel="00041507">
          <w:delText>C</w:delText>
        </w:r>
      </w:del>
      <w:r w:rsidR="004170FA" w:rsidRPr="00F55018">
        <w:t xml:space="preserve">linical </w:t>
      </w:r>
      <w:ins w:id="3038" w:author="Geri Burgert" w:date="2026-01-29T17:02:00Z" w16du:dateUtc="2026-01-29T22:02:00Z">
        <w:r w:rsidR="00041507" w:rsidRPr="00F55018">
          <w:t>u</w:t>
        </w:r>
      </w:ins>
      <w:del w:id="3039" w:author="Geri Burgert" w:date="2026-01-29T17:02:00Z" w16du:dateUtc="2026-01-29T22:02:00Z">
        <w:r w:rsidR="004170FA" w:rsidRPr="00F55018" w:rsidDel="00041507">
          <w:delText>U</w:delText>
        </w:r>
      </w:del>
      <w:r w:rsidR="004170FA" w:rsidRPr="00F55018">
        <w:t xml:space="preserve">tility of </w:t>
      </w:r>
      <w:ins w:id="3040" w:author="Geri Burgert" w:date="2026-01-29T17:02:00Z" w16du:dateUtc="2026-01-29T22:02:00Z">
        <w:r w:rsidR="00041507" w:rsidRPr="00F55018">
          <w:t>r</w:t>
        </w:r>
      </w:ins>
      <w:del w:id="3041" w:author="Geri Burgert" w:date="2026-01-29T17:02:00Z" w16du:dateUtc="2026-01-29T22:02:00Z">
        <w:r w:rsidR="004170FA" w:rsidRPr="00F55018" w:rsidDel="00041507">
          <w:delText>R</w:delText>
        </w:r>
      </w:del>
      <w:r w:rsidR="004170FA" w:rsidRPr="00F55018">
        <w:t xml:space="preserve">ecombinant Aspergillus fumigatus </w:t>
      </w:r>
      <w:ins w:id="3042" w:author="Geri Burgert" w:date="2026-01-29T17:02:00Z" w16du:dateUtc="2026-01-29T22:02:00Z">
        <w:r w:rsidR="00041507" w:rsidRPr="00F55018">
          <w:t>a</w:t>
        </w:r>
      </w:ins>
      <w:del w:id="3043" w:author="Geri Burgert" w:date="2026-01-29T17:02:00Z" w16du:dateUtc="2026-01-29T22:02:00Z">
        <w:r w:rsidR="004170FA" w:rsidRPr="00F55018" w:rsidDel="00041507">
          <w:delText>A</w:delText>
        </w:r>
      </w:del>
      <w:r w:rsidR="004170FA" w:rsidRPr="00F55018">
        <w:t xml:space="preserve">ntigens in the </w:t>
      </w:r>
      <w:ins w:id="3044" w:author="Geri Burgert" w:date="2026-01-29T17:02:00Z" w16du:dateUtc="2026-01-29T22:02:00Z">
        <w:r w:rsidR="00041507" w:rsidRPr="00F55018">
          <w:t>d</w:t>
        </w:r>
      </w:ins>
      <w:del w:id="3045" w:author="Geri Burgert" w:date="2026-01-29T17:02:00Z" w16du:dateUtc="2026-01-29T22:02:00Z">
        <w:r w:rsidR="004170FA" w:rsidRPr="00F55018" w:rsidDel="00041507">
          <w:delText>D</w:delText>
        </w:r>
      </w:del>
      <w:r w:rsidR="004170FA" w:rsidRPr="00F55018">
        <w:t xml:space="preserve">iagnosis of </w:t>
      </w:r>
      <w:ins w:id="3046" w:author="Geri Burgert" w:date="2026-01-29T17:02:00Z" w16du:dateUtc="2026-01-29T22:02:00Z">
        <w:r w:rsidR="00041507" w:rsidRPr="00F55018">
          <w:t>a</w:t>
        </w:r>
      </w:ins>
      <w:del w:id="3047" w:author="Geri Burgert" w:date="2026-01-29T17:03:00Z" w16du:dateUtc="2026-01-29T22:03:00Z">
        <w:r w:rsidR="004170FA" w:rsidRPr="00F55018" w:rsidDel="00041507">
          <w:delText>A</w:delText>
        </w:r>
      </w:del>
      <w:r w:rsidR="004170FA" w:rsidRPr="00F55018">
        <w:t xml:space="preserve">llergic </w:t>
      </w:r>
      <w:ins w:id="3048" w:author="Geri Burgert" w:date="2026-01-29T17:03:00Z" w16du:dateUtc="2026-01-29T22:03:00Z">
        <w:r w:rsidR="00041507" w:rsidRPr="00F55018">
          <w:t>b</w:t>
        </w:r>
      </w:ins>
      <w:del w:id="3049" w:author="Geri Burgert" w:date="2026-01-29T17:03:00Z" w16du:dateUtc="2026-01-29T22:03:00Z">
        <w:r w:rsidR="004170FA" w:rsidRPr="00F55018" w:rsidDel="00041507">
          <w:delText>B</w:delText>
        </w:r>
      </w:del>
      <w:r w:rsidR="004170FA" w:rsidRPr="00F55018">
        <w:t xml:space="preserve">ronchopulmonary </w:t>
      </w:r>
      <w:ins w:id="3050" w:author="Geri Burgert" w:date="2026-01-29T17:03:00Z" w16du:dateUtc="2026-01-29T22:03:00Z">
        <w:r w:rsidR="00041507" w:rsidRPr="00F55018">
          <w:t>a</w:t>
        </w:r>
      </w:ins>
      <w:del w:id="3051" w:author="Geri Burgert" w:date="2026-01-29T17:03:00Z" w16du:dateUtc="2026-01-29T22:03:00Z">
        <w:r w:rsidR="004170FA" w:rsidRPr="00F55018" w:rsidDel="00041507">
          <w:delText>A</w:delText>
        </w:r>
      </w:del>
      <w:r w:rsidR="004170FA" w:rsidRPr="00F55018">
        <w:t xml:space="preserve">spergillosis. </w:t>
      </w:r>
      <w:del w:id="3052" w:author="Geri Burgert" w:date="2026-01-29T17:03:00Z" w16du:dateUtc="2026-01-29T22:03:00Z">
        <w:r w:rsidR="004170FA" w:rsidRPr="00F55018" w:rsidDel="00041507">
          <w:delText xml:space="preserve">The </w:delText>
        </w:r>
      </w:del>
      <w:r w:rsidR="004170FA" w:rsidRPr="00F55018">
        <w:t>J</w:t>
      </w:r>
      <w:del w:id="3053" w:author="Geri Burgert" w:date="2026-01-29T17:03:00Z" w16du:dateUtc="2026-01-29T22:03:00Z">
        <w:r w:rsidR="004170FA" w:rsidRPr="00F55018" w:rsidDel="00041507">
          <w:delText>ournal of</w:delText>
        </w:r>
      </w:del>
      <w:r w:rsidR="004170FA" w:rsidRPr="00F55018">
        <w:t xml:space="preserve"> Allergy </w:t>
      </w:r>
      <w:del w:id="3054" w:author="Geri Burgert" w:date="2026-01-29T17:03:00Z" w16du:dateUtc="2026-01-29T22:03:00Z">
        <w:r w:rsidR="004170FA" w:rsidRPr="00F55018" w:rsidDel="00041507">
          <w:delText xml:space="preserve">and </w:delText>
        </w:r>
      </w:del>
      <w:r w:rsidR="004170FA" w:rsidRPr="00F55018">
        <w:t>Clin</w:t>
      </w:r>
      <w:del w:id="3055" w:author="Geri Burgert" w:date="2026-01-29T17:03:00Z" w16du:dateUtc="2026-01-29T22:03:00Z">
        <w:r w:rsidR="004170FA" w:rsidRPr="00F55018" w:rsidDel="00041507">
          <w:delText>ical</w:delText>
        </w:r>
      </w:del>
      <w:r w:rsidR="004170FA" w:rsidRPr="00F55018">
        <w:t xml:space="preserve"> Immunol</w:t>
      </w:r>
      <w:del w:id="3056" w:author="Geri Burgert" w:date="2026-01-29T17:03:00Z" w16du:dateUtc="2026-01-29T22:03:00Z">
        <w:r w:rsidR="004170FA" w:rsidRPr="00F55018" w:rsidDel="00041507">
          <w:delText>ogy: In</w:delText>
        </w:r>
      </w:del>
      <w:r w:rsidR="004170FA" w:rsidRPr="00F55018">
        <w:t xml:space="preserve"> Pract</w:t>
      </w:r>
      <w:del w:id="3057" w:author="Geri Burgert" w:date="2026-01-29T17:03:00Z" w16du:dateUtc="2026-01-29T22:03:00Z">
        <w:r w:rsidR="004170FA" w:rsidRPr="00F55018" w:rsidDel="00041507">
          <w:delText>ice.</w:delText>
        </w:r>
      </w:del>
      <w:r w:rsidR="004170FA" w:rsidRPr="00F55018">
        <w:t xml:space="preserve"> 2020;8</w:t>
      </w:r>
      <w:del w:id="3058" w:author="Geri Burgert" w:date="2026-01-29T17:03:00Z" w16du:dateUtc="2026-01-29T22:03:00Z">
        <w:r w:rsidR="004170FA" w:rsidRPr="00F55018" w:rsidDel="00041507">
          <w:delText>(2)</w:delText>
        </w:r>
      </w:del>
      <w:r w:rsidR="004170FA" w:rsidRPr="00F55018">
        <w:t>:579-87.</w:t>
      </w:r>
    </w:p>
    <w:p w14:paraId="19664DC2" w14:textId="21F2D75D" w:rsidR="004170FA" w:rsidRPr="00F55018" w:rsidRDefault="00C15981" w:rsidP="004170FA">
      <w:ins w:id="3059" w:author="Geri Burgert" w:date="2026-02-02T17:50:00Z" w16du:dateUtc="2026-02-02T22:50:00Z">
        <w:r>
          <w:t>65</w:t>
        </w:r>
      </w:ins>
      <w:del w:id="3060" w:author="Geri Burgert" w:date="2026-02-02T17:50:00Z" w16du:dateUtc="2026-02-02T22:50:00Z">
        <w:r w:rsidR="004170FA" w:rsidRPr="00F55018" w:rsidDel="00C15981">
          <w:delText>57</w:delText>
        </w:r>
      </w:del>
      <w:r w:rsidR="004170FA" w:rsidRPr="00F55018">
        <w:t>.</w:t>
      </w:r>
      <w:ins w:id="3061" w:author="Geri Burgert" w:date="2026-01-29T17:03:00Z" w16du:dateUtc="2026-01-29T22:03:00Z">
        <w:r w:rsidR="000A17E7" w:rsidRPr="00F55018">
          <w:t xml:space="preserve"> </w:t>
        </w:r>
      </w:ins>
      <w:del w:id="3062" w:author="Geri Burgert" w:date="2026-01-29T17:03:00Z" w16du:dateUtc="2026-01-29T22:03:00Z">
        <w:r w:rsidR="004170FA" w:rsidRPr="00F55018" w:rsidDel="000A17E7">
          <w:tab/>
        </w:r>
      </w:del>
      <w:r w:rsidR="004170FA" w:rsidRPr="00F55018">
        <w:t xml:space="preserve">Saxena P, Choudhary H, Muthu V, Sehgal IS, Dhooria S, Prasad KT, et al. Which </w:t>
      </w:r>
      <w:ins w:id="3063" w:author="Geri Burgert" w:date="2026-01-29T17:03:00Z" w16du:dateUtc="2026-01-29T22:03:00Z">
        <w:r w:rsidR="000A17E7" w:rsidRPr="00F55018">
          <w:t>a</w:t>
        </w:r>
      </w:ins>
      <w:del w:id="3064" w:author="Geri Burgert" w:date="2026-01-29T17:03:00Z" w16du:dateUtc="2026-01-29T22:03:00Z">
        <w:r w:rsidR="004170FA" w:rsidRPr="00F55018" w:rsidDel="000A17E7">
          <w:delText>A</w:delText>
        </w:r>
      </w:del>
      <w:r w:rsidR="004170FA" w:rsidRPr="00F55018">
        <w:t xml:space="preserve">re the </w:t>
      </w:r>
      <w:ins w:id="3065" w:author="Geri Burgert" w:date="2026-01-29T17:03:00Z" w16du:dateUtc="2026-01-29T22:03:00Z">
        <w:r w:rsidR="000A17E7" w:rsidRPr="00F55018">
          <w:t>o</w:t>
        </w:r>
      </w:ins>
      <w:del w:id="3066" w:author="Geri Burgert" w:date="2026-01-29T17:03:00Z" w16du:dateUtc="2026-01-29T22:03:00Z">
        <w:r w:rsidR="004170FA" w:rsidRPr="00F55018" w:rsidDel="000A17E7">
          <w:delText>O</w:delText>
        </w:r>
      </w:del>
      <w:r w:rsidR="004170FA" w:rsidRPr="00F55018">
        <w:t xml:space="preserve">ptimal </w:t>
      </w:r>
      <w:ins w:id="3067" w:author="Geri Burgert" w:date="2026-01-29T17:03:00Z" w16du:dateUtc="2026-01-29T22:03:00Z">
        <w:r w:rsidR="000A17E7" w:rsidRPr="00F55018">
          <w:t>c</w:t>
        </w:r>
      </w:ins>
      <w:del w:id="3068" w:author="Geri Burgert" w:date="2026-01-29T17:03:00Z" w16du:dateUtc="2026-01-29T22:03:00Z">
        <w:r w:rsidR="004170FA" w:rsidRPr="00F55018" w:rsidDel="000A17E7">
          <w:delText>C</w:delText>
        </w:r>
      </w:del>
      <w:r w:rsidR="004170FA" w:rsidRPr="00F55018">
        <w:t xml:space="preserve">riteria for the </w:t>
      </w:r>
      <w:ins w:id="3069" w:author="Geri Burgert" w:date="2026-01-29T17:03:00Z" w16du:dateUtc="2026-01-29T22:03:00Z">
        <w:r w:rsidR="000A17E7" w:rsidRPr="00F55018">
          <w:t>d</w:t>
        </w:r>
      </w:ins>
      <w:del w:id="3070" w:author="Geri Burgert" w:date="2026-01-29T17:03:00Z" w16du:dateUtc="2026-01-29T22:03:00Z">
        <w:r w:rsidR="004170FA" w:rsidRPr="00F55018" w:rsidDel="000A17E7">
          <w:delText>D</w:delText>
        </w:r>
      </w:del>
      <w:r w:rsidR="004170FA" w:rsidRPr="00F55018">
        <w:t xml:space="preserve">iagnosis of </w:t>
      </w:r>
      <w:ins w:id="3071" w:author="Geri Burgert" w:date="2026-01-29T17:03:00Z" w16du:dateUtc="2026-01-29T22:03:00Z">
        <w:r w:rsidR="000A17E7" w:rsidRPr="00F55018">
          <w:t>a</w:t>
        </w:r>
      </w:ins>
      <w:del w:id="3072" w:author="Geri Burgert" w:date="2026-01-29T17:03:00Z" w16du:dateUtc="2026-01-29T22:03:00Z">
        <w:r w:rsidR="004170FA" w:rsidRPr="00F55018" w:rsidDel="000A17E7">
          <w:delText>A</w:delText>
        </w:r>
      </w:del>
      <w:r w:rsidR="004170FA" w:rsidRPr="00F55018">
        <w:t xml:space="preserve">llergic </w:t>
      </w:r>
      <w:ins w:id="3073" w:author="Geri Burgert" w:date="2026-01-29T17:03:00Z" w16du:dateUtc="2026-01-29T22:03:00Z">
        <w:r w:rsidR="000A17E7" w:rsidRPr="00F55018">
          <w:t>b</w:t>
        </w:r>
      </w:ins>
      <w:del w:id="3074" w:author="Geri Burgert" w:date="2026-01-29T17:03:00Z" w16du:dateUtc="2026-01-29T22:03:00Z">
        <w:r w:rsidR="004170FA" w:rsidRPr="00F55018" w:rsidDel="000A17E7">
          <w:delText>B</w:delText>
        </w:r>
      </w:del>
      <w:r w:rsidR="004170FA" w:rsidRPr="00F55018">
        <w:t xml:space="preserve">ronchopulmonary </w:t>
      </w:r>
      <w:ins w:id="3075" w:author="Geri Burgert" w:date="2026-01-29T17:03:00Z" w16du:dateUtc="2026-01-29T22:03:00Z">
        <w:r w:rsidR="000A17E7" w:rsidRPr="00F55018">
          <w:t>a</w:t>
        </w:r>
      </w:ins>
      <w:del w:id="3076" w:author="Geri Burgert" w:date="2026-01-29T17:03:00Z" w16du:dateUtc="2026-01-29T22:03:00Z">
        <w:r w:rsidR="004170FA" w:rsidRPr="00F55018" w:rsidDel="000A17E7">
          <w:delText>A</w:delText>
        </w:r>
      </w:del>
      <w:r w:rsidR="004170FA" w:rsidRPr="00F55018">
        <w:t xml:space="preserve">spergillosis? A </w:t>
      </w:r>
      <w:ins w:id="3077" w:author="Geri Burgert" w:date="2026-01-29T17:03:00Z" w16du:dateUtc="2026-01-29T22:03:00Z">
        <w:r w:rsidR="000A17E7" w:rsidRPr="00F55018">
          <w:t>l</w:t>
        </w:r>
      </w:ins>
      <w:del w:id="3078" w:author="Geri Burgert" w:date="2026-01-29T17:03:00Z" w16du:dateUtc="2026-01-29T22:03:00Z">
        <w:r w:rsidR="004170FA" w:rsidRPr="00F55018" w:rsidDel="000A17E7">
          <w:delText>L</w:delText>
        </w:r>
      </w:del>
      <w:r w:rsidR="004170FA" w:rsidRPr="00F55018">
        <w:t xml:space="preserve">atent </w:t>
      </w:r>
      <w:ins w:id="3079" w:author="Geri Burgert" w:date="2026-01-29T17:04:00Z" w16du:dateUtc="2026-01-29T22:04:00Z">
        <w:r w:rsidR="000A17E7" w:rsidRPr="00F55018">
          <w:t>c</w:t>
        </w:r>
      </w:ins>
      <w:del w:id="3080" w:author="Geri Burgert" w:date="2026-01-29T17:04:00Z" w16du:dateUtc="2026-01-29T22:04:00Z">
        <w:r w:rsidR="004170FA" w:rsidRPr="00F55018" w:rsidDel="000A17E7">
          <w:delText>C</w:delText>
        </w:r>
      </w:del>
      <w:r w:rsidR="004170FA" w:rsidRPr="00F55018">
        <w:t xml:space="preserve">lass </w:t>
      </w:r>
      <w:ins w:id="3081" w:author="Geri Burgert" w:date="2026-01-29T17:04:00Z" w16du:dateUtc="2026-01-29T22:04:00Z">
        <w:r w:rsidR="000A17E7" w:rsidRPr="00F55018">
          <w:t>a</w:t>
        </w:r>
      </w:ins>
      <w:del w:id="3082" w:author="Geri Burgert" w:date="2026-01-29T17:04:00Z" w16du:dateUtc="2026-01-29T22:04:00Z">
        <w:r w:rsidR="004170FA" w:rsidRPr="00F55018" w:rsidDel="000A17E7">
          <w:delText>A</w:delText>
        </w:r>
      </w:del>
      <w:r w:rsidR="004170FA" w:rsidRPr="00F55018">
        <w:t xml:space="preserve">nalysis. </w:t>
      </w:r>
      <w:del w:id="3083" w:author="Geri Burgert" w:date="2026-01-29T17:04:00Z" w16du:dateUtc="2026-01-29T22:04:00Z">
        <w:r w:rsidR="004170FA" w:rsidRPr="00F55018" w:rsidDel="000A17E7">
          <w:delText xml:space="preserve">The </w:delText>
        </w:r>
      </w:del>
      <w:r w:rsidR="004170FA" w:rsidRPr="00F55018">
        <w:t>J</w:t>
      </w:r>
      <w:del w:id="3084" w:author="Geri Burgert" w:date="2026-01-29T17:04:00Z" w16du:dateUtc="2026-01-29T22:04:00Z">
        <w:r w:rsidR="004170FA" w:rsidRPr="00F55018" w:rsidDel="000A17E7">
          <w:delText>ournal of</w:delText>
        </w:r>
      </w:del>
      <w:r w:rsidR="004170FA" w:rsidRPr="00F55018">
        <w:t xml:space="preserve"> Allergy </w:t>
      </w:r>
      <w:del w:id="3085" w:author="Geri Burgert" w:date="2026-01-29T17:04:00Z" w16du:dateUtc="2026-01-29T22:04:00Z">
        <w:r w:rsidR="004170FA" w:rsidRPr="00F55018" w:rsidDel="000A17E7">
          <w:delText xml:space="preserve">and </w:delText>
        </w:r>
      </w:del>
      <w:r w:rsidR="004170FA" w:rsidRPr="00F55018">
        <w:t>Clin</w:t>
      </w:r>
      <w:del w:id="3086" w:author="Geri Burgert" w:date="2026-01-29T17:04:00Z" w16du:dateUtc="2026-01-29T22:04:00Z">
        <w:r w:rsidR="004170FA" w:rsidRPr="00F55018" w:rsidDel="000A17E7">
          <w:delText>ical</w:delText>
        </w:r>
      </w:del>
      <w:r w:rsidR="004170FA" w:rsidRPr="00F55018">
        <w:t xml:space="preserve"> Immunol</w:t>
      </w:r>
      <w:del w:id="3087" w:author="Geri Burgert" w:date="2026-01-29T17:04:00Z" w16du:dateUtc="2026-01-29T22:04:00Z">
        <w:r w:rsidR="004170FA" w:rsidRPr="00F55018" w:rsidDel="000A17E7">
          <w:delText>ogy: In</w:delText>
        </w:r>
      </w:del>
      <w:r w:rsidR="004170FA" w:rsidRPr="00F55018">
        <w:t xml:space="preserve"> Pract</w:t>
      </w:r>
      <w:del w:id="3088" w:author="Geri Burgert" w:date="2026-01-29T17:04:00Z" w16du:dateUtc="2026-01-29T22:04:00Z">
        <w:r w:rsidR="004170FA" w:rsidRPr="00F55018" w:rsidDel="000A17E7">
          <w:delText>ice.</w:delText>
        </w:r>
      </w:del>
      <w:r w:rsidR="004170FA" w:rsidRPr="00F55018">
        <w:t xml:space="preserve"> 2021;9</w:t>
      </w:r>
      <w:del w:id="3089" w:author="Geri Burgert" w:date="2026-01-29T17:04:00Z" w16du:dateUtc="2026-01-29T22:04:00Z">
        <w:r w:rsidR="004170FA" w:rsidRPr="00F55018" w:rsidDel="000A17E7">
          <w:delText>(1)</w:delText>
        </w:r>
      </w:del>
      <w:r w:rsidR="004170FA" w:rsidRPr="00F55018">
        <w:t>:328-35.e1.</w:t>
      </w:r>
    </w:p>
    <w:p w14:paraId="04C1BE5B" w14:textId="54D29998" w:rsidR="004170FA" w:rsidRPr="00F55018" w:rsidRDefault="00C15981" w:rsidP="004170FA">
      <w:ins w:id="3090" w:author="Geri Burgert" w:date="2026-02-02T17:50:00Z" w16du:dateUtc="2026-02-02T22:50:00Z">
        <w:r>
          <w:lastRenderedPageBreak/>
          <w:t>66</w:t>
        </w:r>
      </w:ins>
      <w:del w:id="3091" w:author="Geri Burgert" w:date="2026-02-02T17:50:00Z" w16du:dateUtc="2026-02-02T22:50:00Z">
        <w:r w:rsidR="004170FA" w:rsidRPr="00F55018" w:rsidDel="00C15981">
          <w:delText>58</w:delText>
        </w:r>
      </w:del>
      <w:r w:rsidR="004170FA" w:rsidRPr="00F55018">
        <w:t>.</w:t>
      </w:r>
      <w:ins w:id="3092" w:author="Geri Burgert" w:date="2026-01-29T17:04:00Z" w16du:dateUtc="2026-01-29T22:04:00Z">
        <w:r w:rsidR="00293FA6" w:rsidRPr="00F55018">
          <w:t xml:space="preserve"> </w:t>
        </w:r>
      </w:ins>
      <w:del w:id="3093" w:author="Geri Burgert" w:date="2026-01-29T17:04:00Z" w16du:dateUtc="2026-01-29T22:04:00Z">
        <w:r w:rsidR="004170FA" w:rsidRPr="00F55018" w:rsidDel="00293FA6">
          <w:tab/>
        </w:r>
      </w:del>
      <w:r w:rsidR="004170FA" w:rsidRPr="00F55018">
        <w:t>Wark P. Pathogenesis of allergic bronchopulmonary aspergillosis and an evidence-based review of azoles in treatment. Respir</w:t>
      </w:r>
      <w:del w:id="3094" w:author="Geri Burgert" w:date="2026-01-29T17:04:00Z" w16du:dateUtc="2026-01-29T22:04:00Z">
        <w:r w:rsidR="004170FA" w:rsidRPr="00F55018" w:rsidDel="00293FA6">
          <w:delText>atory</w:delText>
        </w:r>
      </w:del>
      <w:r w:rsidR="004170FA" w:rsidRPr="00F55018">
        <w:t xml:space="preserve"> Med</w:t>
      </w:r>
      <w:del w:id="3095" w:author="Geri Burgert" w:date="2026-01-29T17:04:00Z" w16du:dateUtc="2026-01-29T22:04:00Z">
        <w:r w:rsidR="004170FA" w:rsidRPr="00F55018" w:rsidDel="00293FA6">
          <w:delText>icine.</w:delText>
        </w:r>
      </w:del>
      <w:r w:rsidR="004170FA" w:rsidRPr="00F55018">
        <w:t xml:space="preserve"> 2004;98</w:t>
      </w:r>
      <w:del w:id="3096" w:author="Geri Burgert" w:date="2026-01-29T17:04:00Z" w16du:dateUtc="2026-01-29T22:04:00Z">
        <w:r w:rsidR="004170FA" w:rsidRPr="00F55018" w:rsidDel="00293FA6">
          <w:delText>(10)</w:delText>
        </w:r>
      </w:del>
      <w:r w:rsidR="004170FA" w:rsidRPr="00F55018">
        <w:t>:915-23.</w:t>
      </w:r>
    </w:p>
    <w:p w14:paraId="17B0695A" w14:textId="47BEF3CE" w:rsidR="004170FA" w:rsidRPr="00F55018" w:rsidRDefault="00C15981" w:rsidP="004170FA">
      <w:ins w:id="3097" w:author="Geri Burgert" w:date="2026-02-02T17:51:00Z" w16du:dateUtc="2026-02-02T22:51:00Z">
        <w:r>
          <w:t>67</w:t>
        </w:r>
      </w:ins>
      <w:del w:id="3098" w:author="Geri Burgert" w:date="2026-02-02T17:50:00Z" w16du:dateUtc="2026-02-02T22:50:00Z">
        <w:r w:rsidR="004170FA" w:rsidRPr="00F55018" w:rsidDel="00C15981">
          <w:delText>59</w:delText>
        </w:r>
      </w:del>
      <w:r w:rsidR="004170FA" w:rsidRPr="00F55018">
        <w:t>.</w:t>
      </w:r>
      <w:ins w:id="3099" w:author="Geri Burgert" w:date="2026-01-29T17:04:00Z" w16du:dateUtc="2026-01-29T22:04:00Z">
        <w:r w:rsidR="00293FA6" w:rsidRPr="00F55018">
          <w:t xml:space="preserve"> </w:t>
        </w:r>
      </w:ins>
      <w:del w:id="3100" w:author="Geri Burgert" w:date="2026-01-29T17:04:00Z" w16du:dateUtc="2026-01-29T22:04:00Z">
        <w:r w:rsidR="004170FA" w:rsidRPr="00F55018" w:rsidDel="00293FA6">
          <w:tab/>
        </w:r>
      </w:del>
      <w:r w:rsidR="004170FA" w:rsidRPr="00F55018">
        <w:t xml:space="preserve">Chen X, Zhi H, Wang X, Zhou Z, Luo H, Li J, et al. Efficacy of </w:t>
      </w:r>
      <w:ins w:id="3101" w:author="Geri Burgert" w:date="2026-01-29T17:04:00Z" w16du:dateUtc="2026-01-29T22:04:00Z">
        <w:r w:rsidR="00293FA6" w:rsidRPr="00F55018">
          <w:t>b</w:t>
        </w:r>
      </w:ins>
      <w:del w:id="3102" w:author="Geri Burgert" w:date="2026-01-29T17:04:00Z" w16du:dateUtc="2026-01-29T22:04:00Z">
        <w:r w:rsidR="004170FA" w:rsidRPr="00F55018" w:rsidDel="00293FA6">
          <w:delText>B</w:delText>
        </w:r>
      </w:del>
      <w:r w:rsidR="004170FA" w:rsidRPr="00F55018">
        <w:t xml:space="preserve">iologics in </w:t>
      </w:r>
      <w:ins w:id="3103" w:author="Geri Burgert" w:date="2026-01-29T17:04:00Z" w16du:dateUtc="2026-01-29T22:04:00Z">
        <w:r w:rsidR="00293FA6" w:rsidRPr="00F55018">
          <w:t>p</w:t>
        </w:r>
      </w:ins>
      <w:del w:id="3104" w:author="Geri Burgert" w:date="2026-01-29T17:04:00Z" w16du:dateUtc="2026-01-29T22:04:00Z">
        <w:r w:rsidR="004170FA" w:rsidRPr="00F55018" w:rsidDel="00293FA6">
          <w:delText>P</w:delText>
        </w:r>
      </w:del>
      <w:r w:rsidR="004170FA" w:rsidRPr="00F55018">
        <w:t xml:space="preserve">atients with </w:t>
      </w:r>
      <w:ins w:id="3105" w:author="Geri Burgert" w:date="2026-01-29T17:04:00Z" w16du:dateUtc="2026-01-29T22:04:00Z">
        <w:r w:rsidR="00293FA6" w:rsidRPr="00F55018">
          <w:t>a</w:t>
        </w:r>
      </w:ins>
      <w:del w:id="3106" w:author="Geri Burgert" w:date="2026-01-29T17:04:00Z" w16du:dateUtc="2026-01-29T22:04:00Z">
        <w:r w:rsidR="004170FA" w:rsidRPr="00F55018" w:rsidDel="00293FA6">
          <w:delText>A</w:delText>
        </w:r>
      </w:del>
      <w:r w:rsidR="004170FA" w:rsidRPr="00F55018">
        <w:t xml:space="preserve">llergic </w:t>
      </w:r>
      <w:ins w:id="3107" w:author="Geri Burgert" w:date="2026-01-29T17:04:00Z" w16du:dateUtc="2026-01-29T22:04:00Z">
        <w:r w:rsidR="00293FA6" w:rsidRPr="00F55018">
          <w:t>b</w:t>
        </w:r>
      </w:ins>
      <w:del w:id="3108" w:author="Geri Burgert" w:date="2026-01-29T17:04:00Z" w16du:dateUtc="2026-01-29T22:04:00Z">
        <w:r w:rsidR="004170FA" w:rsidRPr="00F55018" w:rsidDel="00293FA6">
          <w:delText>B</w:delText>
        </w:r>
      </w:del>
      <w:r w:rsidR="004170FA" w:rsidRPr="00F55018">
        <w:t xml:space="preserve">ronchopulmonary </w:t>
      </w:r>
      <w:ins w:id="3109" w:author="Geri Burgert" w:date="2026-01-29T17:04:00Z" w16du:dateUtc="2026-01-29T22:04:00Z">
        <w:r w:rsidR="00293FA6" w:rsidRPr="00F55018">
          <w:t>a</w:t>
        </w:r>
      </w:ins>
      <w:del w:id="3110" w:author="Geri Burgert" w:date="2026-01-29T17:04:00Z" w16du:dateUtc="2026-01-29T22:04:00Z">
        <w:r w:rsidR="004170FA" w:rsidRPr="00F55018" w:rsidDel="00293FA6">
          <w:delText>A</w:delText>
        </w:r>
      </w:del>
      <w:r w:rsidR="004170FA" w:rsidRPr="00F55018">
        <w:t xml:space="preserve">spergillosis: </w:t>
      </w:r>
      <w:ins w:id="3111" w:author="Geri Burgert" w:date="2026-01-29T17:04:00Z" w16du:dateUtc="2026-01-29T22:04:00Z">
        <w:r w:rsidR="00293FA6" w:rsidRPr="00F55018">
          <w:t>a</w:t>
        </w:r>
      </w:ins>
      <w:del w:id="3112" w:author="Geri Burgert" w:date="2026-01-29T17:04:00Z" w16du:dateUtc="2026-01-29T22:04:00Z">
        <w:r w:rsidR="004170FA" w:rsidRPr="00F55018" w:rsidDel="00293FA6">
          <w:delText>A</w:delText>
        </w:r>
      </w:del>
      <w:r w:rsidR="004170FA" w:rsidRPr="00F55018">
        <w:t xml:space="preserve"> </w:t>
      </w:r>
      <w:ins w:id="3113" w:author="Geri Burgert" w:date="2026-01-29T17:04:00Z" w16du:dateUtc="2026-01-29T22:04:00Z">
        <w:r w:rsidR="00293FA6" w:rsidRPr="00F55018">
          <w:t>s</w:t>
        </w:r>
      </w:ins>
      <w:del w:id="3114" w:author="Geri Burgert" w:date="2026-01-29T17:04:00Z" w16du:dateUtc="2026-01-29T22:04:00Z">
        <w:r w:rsidR="004170FA" w:rsidRPr="00F55018" w:rsidDel="00293FA6">
          <w:delText>S</w:delText>
        </w:r>
      </w:del>
      <w:r w:rsidR="004170FA" w:rsidRPr="00F55018">
        <w:t xml:space="preserve">ystematic </w:t>
      </w:r>
      <w:ins w:id="3115" w:author="Geri Burgert" w:date="2026-01-29T17:04:00Z" w16du:dateUtc="2026-01-29T22:04:00Z">
        <w:r w:rsidR="00293FA6" w:rsidRPr="00F55018">
          <w:t>r</w:t>
        </w:r>
      </w:ins>
      <w:del w:id="3116" w:author="Geri Burgert" w:date="2026-01-29T17:04:00Z" w16du:dateUtc="2026-01-29T22:04:00Z">
        <w:r w:rsidR="004170FA" w:rsidRPr="00F55018" w:rsidDel="00293FA6">
          <w:delText>R</w:delText>
        </w:r>
      </w:del>
      <w:r w:rsidR="004170FA" w:rsidRPr="00F55018">
        <w:t xml:space="preserve">eview and </w:t>
      </w:r>
      <w:ins w:id="3117" w:author="Geri Burgert" w:date="2026-01-29T17:04:00Z" w16du:dateUtc="2026-01-29T22:04:00Z">
        <w:r w:rsidR="00293FA6" w:rsidRPr="00F55018">
          <w:t>m</w:t>
        </w:r>
      </w:ins>
      <w:del w:id="3118" w:author="Geri Burgert" w:date="2026-01-29T17:04:00Z" w16du:dateUtc="2026-01-29T22:04:00Z">
        <w:r w:rsidR="004170FA" w:rsidRPr="00F55018" w:rsidDel="00293FA6">
          <w:delText>M</w:delText>
        </w:r>
      </w:del>
      <w:r w:rsidR="004170FA" w:rsidRPr="00F55018">
        <w:t>eta-</w:t>
      </w:r>
      <w:ins w:id="3119" w:author="Geri Burgert" w:date="2026-01-29T17:04:00Z" w16du:dateUtc="2026-01-29T22:04:00Z">
        <w:r w:rsidR="00293FA6" w:rsidRPr="00F55018">
          <w:t>a</w:t>
        </w:r>
      </w:ins>
      <w:del w:id="3120" w:author="Geri Burgert" w:date="2026-01-29T17:04:00Z" w16du:dateUtc="2026-01-29T22:04:00Z">
        <w:r w:rsidR="004170FA" w:rsidRPr="00F55018" w:rsidDel="00293FA6">
          <w:delText>A</w:delText>
        </w:r>
      </w:del>
      <w:r w:rsidR="004170FA" w:rsidRPr="00F55018">
        <w:t>nalysis. Lung</w:t>
      </w:r>
      <w:del w:id="3121" w:author="Geri Burgert" w:date="2026-01-29T17:04:00Z" w16du:dateUtc="2026-01-29T22:04:00Z">
        <w:r w:rsidR="004170FA" w:rsidRPr="00F55018" w:rsidDel="00293FA6">
          <w:delText>.</w:delText>
        </w:r>
      </w:del>
      <w:r w:rsidR="004170FA" w:rsidRPr="00F55018">
        <w:t xml:space="preserve"> 2024;202</w:t>
      </w:r>
      <w:del w:id="3122" w:author="Geri Burgert" w:date="2026-01-29T17:04:00Z" w16du:dateUtc="2026-01-29T22:04:00Z">
        <w:r w:rsidR="004170FA" w:rsidRPr="00F55018" w:rsidDel="00293FA6">
          <w:delText>(4)</w:delText>
        </w:r>
      </w:del>
      <w:r w:rsidR="004170FA" w:rsidRPr="00F55018">
        <w:t>:367-83.</w:t>
      </w:r>
    </w:p>
    <w:p w14:paraId="65C64F53" w14:textId="1F14D905" w:rsidR="004170FA" w:rsidRPr="00F55018" w:rsidRDefault="00C15981" w:rsidP="004170FA">
      <w:ins w:id="3123" w:author="Geri Burgert" w:date="2026-02-02T17:51:00Z" w16du:dateUtc="2026-02-02T22:51:00Z">
        <w:r>
          <w:t>68</w:t>
        </w:r>
      </w:ins>
      <w:del w:id="3124" w:author="Geri Burgert" w:date="2026-02-02T17:51:00Z" w16du:dateUtc="2026-02-02T22:51:00Z">
        <w:r w:rsidR="004170FA" w:rsidRPr="00F55018" w:rsidDel="00C15981">
          <w:delText>60</w:delText>
        </w:r>
      </w:del>
      <w:r w:rsidR="004170FA" w:rsidRPr="00F55018">
        <w:t>.</w:t>
      </w:r>
      <w:ins w:id="3125" w:author="Geri Burgert" w:date="2026-01-29T17:04:00Z" w16du:dateUtc="2026-01-29T22:04:00Z">
        <w:r w:rsidR="0071129F" w:rsidRPr="00F55018">
          <w:t xml:space="preserve"> </w:t>
        </w:r>
      </w:ins>
      <w:del w:id="3126" w:author="Geri Burgert" w:date="2026-01-29T17:04:00Z" w16du:dateUtc="2026-01-29T22:04:00Z">
        <w:r w:rsidR="004170FA" w:rsidRPr="00F55018" w:rsidDel="0071129F">
          <w:tab/>
        </w:r>
      </w:del>
      <w:r w:rsidR="004170FA" w:rsidRPr="00F55018">
        <w:t xml:space="preserve">Brightling CE. Chronic </w:t>
      </w:r>
      <w:ins w:id="3127" w:author="Geri Burgert" w:date="2026-01-29T17:04:00Z" w16du:dateUtc="2026-01-29T22:04:00Z">
        <w:r w:rsidR="0071129F" w:rsidRPr="00F55018">
          <w:t>c</w:t>
        </w:r>
      </w:ins>
      <w:del w:id="3128" w:author="Geri Burgert" w:date="2026-01-29T17:04:00Z" w16du:dateUtc="2026-01-29T22:04:00Z">
        <w:r w:rsidR="004170FA" w:rsidRPr="00F55018" w:rsidDel="0071129F">
          <w:delText>C</w:delText>
        </w:r>
      </w:del>
      <w:r w:rsidR="004170FA" w:rsidRPr="00F55018">
        <w:t xml:space="preserve">ough </w:t>
      </w:r>
      <w:ins w:id="3129" w:author="Geri Burgert" w:date="2026-01-29T17:04:00Z" w16du:dateUtc="2026-01-29T22:04:00Z">
        <w:r w:rsidR="0071129F" w:rsidRPr="00F55018">
          <w:t>d</w:t>
        </w:r>
      </w:ins>
      <w:del w:id="3130" w:author="Geri Burgert" w:date="2026-01-29T17:04:00Z" w16du:dateUtc="2026-01-29T22:04:00Z">
        <w:r w:rsidR="004170FA" w:rsidRPr="00F55018" w:rsidDel="0071129F">
          <w:delText>D</w:delText>
        </w:r>
      </w:del>
      <w:r w:rsidR="004170FA" w:rsidRPr="00F55018">
        <w:t xml:space="preserve">ue to </w:t>
      </w:r>
      <w:ins w:id="3131" w:author="Geri Burgert" w:date="2026-01-29T17:05:00Z" w16du:dateUtc="2026-01-29T22:05:00Z">
        <w:r w:rsidR="0071129F" w:rsidRPr="00F55018">
          <w:t>n</w:t>
        </w:r>
      </w:ins>
      <w:del w:id="3132" w:author="Geri Burgert" w:date="2026-01-29T17:05:00Z" w16du:dateUtc="2026-01-29T22:05:00Z">
        <w:r w:rsidR="004170FA" w:rsidRPr="00F55018" w:rsidDel="0071129F">
          <w:delText>N</w:delText>
        </w:r>
      </w:del>
      <w:r w:rsidR="004170FA" w:rsidRPr="00F55018">
        <w:t xml:space="preserve">onasthmatic </w:t>
      </w:r>
      <w:ins w:id="3133" w:author="Geri Burgert" w:date="2026-01-29T17:05:00Z" w16du:dateUtc="2026-01-29T22:05:00Z">
        <w:r w:rsidR="0071129F" w:rsidRPr="00F55018">
          <w:t>e</w:t>
        </w:r>
      </w:ins>
      <w:del w:id="3134" w:author="Geri Burgert" w:date="2026-01-29T17:05:00Z" w16du:dateUtc="2026-01-29T22:05:00Z">
        <w:r w:rsidR="004170FA" w:rsidRPr="00F55018" w:rsidDel="0071129F">
          <w:delText>E</w:delText>
        </w:r>
      </w:del>
      <w:r w:rsidR="004170FA" w:rsidRPr="00F55018">
        <w:t xml:space="preserve">osinophilic </w:t>
      </w:r>
      <w:ins w:id="3135" w:author="Geri Burgert" w:date="2026-01-29T17:05:00Z" w16du:dateUtc="2026-01-29T22:05:00Z">
        <w:r w:rsidR="0071129F" w:rsidRPr="00F55018">
          <w:t>b</w:t>
        </w:r>
      </w:ins>
      <w:del w:id="3136" w:author="Geri Burgert" w:date="2026-01-29T17:05:00Z" w16du:dateUtc="2026-01-29T22:05:00Z">
        <w:r w:rsidR="004170FA" w:rsidRPr="00F55018" w:rsidDel="0071129F">
          <w:delText>B</w:delText>
        </w:r>
      </w:del>
      <w:r w:rsidR="004170FA" w:rsidRPr="00F55018">
        <w:t>ronchitis. Chest</w:t>
      </w:r>
      <w:del w:id="3137" w:author="Geri Burgert" w:date="2026-01-29T17:05:00Z" w16du:dateUtc="2026-01-29T22:05:00Z">
        <w:r w:rsidR="004170FA" w:rsidRPr="00F55018" w:rsidDel="0071129F">
          <w:delText>.</w:delText>
        </w:r>
      </w:del>
      <w:r w:rsidR="004170FA" w:rsidRPr="00F55018">
        <w:t xml:space="preserve"> 2006;129</w:t>
      </w:r>
      <w:del w:id="3138" w:author="Geri Burgert" w:date="2026-01-29T17:05:00Z" w16du:dateUtc="2026-01-29T22:05:00Z">
        <w:r w:rsidR="004170FA" w:rsidRPr="00F55018" w:rsidDel="0071129F">
          <w:delText>(1)</w:delText>
        </w:r>
      </w:del>
      <w:r w:rsidR="004170FA" w:rsidRPr="00F55018">
        <w:t>:116</w:t>
      </w:r>
      <w:del w:id="3139" w:author="Geri Burgert" w:date="2026-01-29T17:05:00Z" w16du:dateUtc="2026-01-29T22:05:00Z">
        <w:r w:rsidR="004170FA" w:rsidRPr="00F55018" w:rsidDel="0071129F">
          <w:delText>S</w:delText>
        </w:r>
      </w:del>
      <w:r w:rsidR="004170FA" w:rsidRPr="00F55018">
        <w:t>-21S.</w:t>
      </w:r>
    </w:p>
    <w:p w14:paraId="03DE14BF" w14:textId="01494A97" w:rsidR="004170FA" w:rsidRPr="00F55018" w:rsidRDefault="00C15981" w:rsidP="004170FA">
      <w:ins w:id="3140" w:author="Geri Burgert" w:date="2026-02-02T17:51:00Z" w16du:dateUtc="2026-02-02T22:51:00Z">
        <w:r>
          <w:t>69</w:t>
        </w:r>
      </w:ins>
      <w:del w:id="3141" w:author="Geri Burgert" w:date="2026-02-02T17:51:00Z" w16du:dateUtc="2026-02-02T22:51:00Z">
        <w:r w:rsidR="004170FA" w:rsidRPr="00F55018" w:rsidDel="00C15981">
          <w:delText>61</w:delText>
        </w:r>
      </w:del>
      <w:r w:rsidR="004170FA" w:rsidRPr="00F55018">
        <w:t>.</w:t>
      </w:r>
      <w:ins w:id="3142" w:author="Geri Burgert" w:date="2026-01-29T17:05:00Z" w16du:dateUtc="2026-01-29T22:05:00Z">
        <w:r w:rsidR="006778AF" w:rsidRPr="00F55018">
          <w:t xml:space="preserve"> </w:t>
        </w:r>
      </w:ins>
      <w:del w:id="3143" w:author="Geri Burgert" w:date="2026-01-29T17:05:00Z" w16du:dateUtc="2026-01-29T22:05:00Z">
        <w:r w:rsidR="004170FA" w:rsidRPr="00F55018" w:rsidDel="006778AF">
          <w:tab/>
        </w:r>
      </w:del>
      <w:r w:rsidR="004170FA" w:rsidRPr="00F55018">
        <w:t xml:space="preserve">Sadeghi MH, Morice AH. The </w:t>
      </w:r>
      <w:ins w:id="3144" w:author="Geri Burgert" w:date="2026-01-29T17:05:00Z" w16du:dateUtc="2026-01-29T22:05:00Z">
        <w:r w:rsidR="006778AF" w:rsidRPr="00F55018">
          <w:t>e</w:t>
        </w:r>
      </w:ins>
      <w:del w:id="3145" w:author="Geri Burgert" w:date="2026-01-29T17:05:00Z" w16du:dateUtc="2026-01-29T22:05:00Z">
        <w:r w:rsidR="004170FA" w:rsidRPr="00F55018" w:rsidDel="006778AF">
          <w:delText>E</w:delText>
        </w:r>
      </w:del>
      <w:r w:rsidR="004170FA" w:rsidRPr="00F55018">
        <w:t xml:space="preserve">merging </w:t>
      </w:r>
      <w:ins w:id="3146" w:author="Geri Burgert" w:date="2026-01-29T17:05:00Z" w16du:dateUtc="2026-01-29T22:05:00Z">
        <w:r w:rsidR="006778AF" w:rsidRPr="00F55018">
          <w:t>r</w:t>
        </w:r>
      </w:ins>
      <w:del w:id="3147" w:author="Geri Burgert" w:date="2026-01-29T17:05:00Z" w16du:dateUtc="2026-01-29T22:05:00Z">
        <w:r w:rsidR="004170FA" w:rsidRPr="00F55018" w:rsidDel="006778AF">
          <w:delText>R</w:delText>
        </w:r>
      </w:del>
      <w:r w:rsidR="004170FA" w:rsidRPr="00F55018">
        <w:t xml:space="preserve">ole of </w:t>
      </w:r>
      <w:ins w:id="3148" w:author="Geri Burgert" w:date="2026-01-29T17:05:00Z" w16du:dateUtc="2026-01-29T22:05:00Z">
        <w:r w:rsidR="006778AF" w:rsidRPr="00F55018">
          <w:t>t</w:t>
        </w:r>
      </w:ins>
      <w:del w:id="3149" w:author="Geri Burgert" w:date="2026-01-29T17:05:00Z" w16du:dateUtc="2026-01-29T22:05:00Z">
        <w:r w:rsidR="004170FA" w:rsidRPr="00F55018" w:rsidDel="006778AF">
          <w:delText>T</w:delText>
        </w:r>
      </w:del>
      <w:r w:rsidR="004170FA" w:rsidRPr="00F55018">
        <w:t xml:space="preserve">he </w:t>
      </w:r>
      <w:ins w:id="3150" w:author="Geri Burgert" w:date="2026-01-29T17:05:00Z" w16du:dateUtc="2026-01-29T22:05:00Z">
        <w:r w:rsidR="006778AF" w:rsidRPr="00F55018">
          <w:t>e</w:t>
        </w:r>
      </w:ins>
      <w:del w:id="3151" w:author="Geri Burgert" w:date="2026-01-29T17:05:00Z" w16du:dateUtc="2026-01-29T22:05:00Z">
        <w:r w:rsidR="004170FA" w:rsidRPr="00F55018" w:rsidDel="006778AF">
          <w:delText>E</w:delText>
        </w:r>
      </w:del>
      <w:r w:rsidR="004170FA" w:rsidRPr="00F55018">
        <w:t xml:space="preserve">osinophil and </w:t>
      </w:r>
      <w:ins w:id="3152" w:author="Geri Burgert" w:date="2026-01-29T17:05:00Z" w16du:dateUtc="2026-01-29T22:05:00Z">
        <w:r w:rsidR="006778AF" w:rsidRPr="00F55018">
          <w:t>i</w:t>
        </w:r>
      </w:ins>
      <w:del w:id="3153" w:author="Geri Burgert" w:date="2026-01-29T17:05:00Z" w16du:dateUtc="2026-01-29T22:05:00Z">
        <w:r w:rsidR="004170FA" w:rsidRPr="00F55018" w:rsidDel="006778AF">
          <w:delText>I</w:delText>
        </w:r>
      </w:del>
      <w:r w:rsidR="004170FA" w:rsidRPr="00F55018">
        <w:t xml:space="preserve">ts </w:t>
      </w:r>
      <w:ins w:id="3154" w:author="Geri Burgert" w:date="2026-01-29T17:05:00Z" w16du:dateUtc="2026-01-29T22:05:00Z">
        <w:r w:rsidR="006778AF" w:rsidRPr="00F55018">
          <w:t>m</w:t>
        </w:r>
      </w:ins>
      <w:del w:id="3155" w:author="Geri Burgert" w:date="2026-01-29T17:05:00Z" w16du:dateUtc="2026-01-29T22:05:00Z">
        <w:r w:rsidR="004170FA" w:rsidRPr="00F55018" w:rsidDel="006778AF">
          <w:delText>M</w:delText>
        </w:r>
      </w:del>
      <w:r w:rsidR="004170FA" w:rsidRPr="00F55018">
        <w:t xml:space="preserve">easurement in </w:t>
      </w:r>
      <w:ins w:id="3156" w:author="Geri Burgert" w:date="2026-01-29T17:05:00Z" w16du:dateUtc="2026-01-29T22:05:00Z">
        <w:r w:rsidR="006778AF" w:rsidRPr="00F55018">
          <w:t>c</w:t>
        </w:r>
      </w:ins>
      <w:del w:id="3157" w:author="Geri Burgert" w:date="2026-01-29T17:05:00Z" w16du:dateUtc="2026-01-29T22:05:00Z">
        <w:r w:rsidR="004170FA" w:rsidRPr="00F55018" w:rsidDel="006778AF">
          <w:delText>C</w:delText>
        </w:r>
      </w:del>
      <w:r w:rsidR="004170FA" w:rsidRPr="00F55018">
        <w:t xml:space="preserve">hronic </w:t>
      </w:r>
      <w:ins w:id="3158" w:author="Geri Burgert" w:date="2026-01-29T17:05:00Z" w16du:dateUtc="2026-01-29T22:05:00Z">
        <w:r w:rsidR="006778AF" w:rsidRPr="00F55018">
          <w:t>c</w:t>
        </w:r>
      </w:ins>
      <w:del w:id="3159" w:author="Geri Burgert" w:date="2026-01-29T17:05:00Z" w16du:dateUtc="2026-01-29T22:05:00Z">
        <w:r w:rsidR="004170FA" w:rsidRPr="00F55018" w:rsidDel="006778AF">
          <w:delText>C</w:delText>
        </w:r>
      </w:del>
      <w:r w:rsidR="004170FA" w:rsidRPr="00F55018">
        <w:t xml:space="preserve">ough. </w:t>
      </w:r>
      <w:del w:id="3160" w:author="Geri Burgert" w:date="2026-01-29T17:05:00Z" w16du:dateUtc="2026-01-29T22:05:00Z">
        <w:r w:rsidR="004170FA" w:rsidRPr="00F55018" w:rsidDel="006778AF">
          <w:delText xml:space="preserve">The </w:delText>
        </w:r>
      </w:del>
      <w:r w:rsidR="004170FA" w:rsidRPr="00F55018">
        <w:t>Open Respir</w:t>
      </w:r>
      <w:del w:id="3161" w:author="Geri Burgert" w:date="2026-01-29T17:05:00Z" w16du:dateUtc="2026-01-29T22:05:00Z">
        <w:r w:rsidR="004170FA" w:rsidRPr="00F55018" w:rsidDel="006778AF">
          <w:delText>atory</w:delText>
        </w:r>
      </w:del>
      <w:r w:rsidR="004170FA" w:rsidRPr="00F55018">
        <w:t xml:space="preserve"> Med</w:t>
      </w:r>
      <w:del w:id="3162" w:author="Geri Burgert" w:date="2026-01-29T17:05:00Z" w16du:dateUtc="2026-01-29T22:05:00Z">
        <w:r w:rsidR="004170FA" w:rsidRPr="00F55018" w:rsidDel="006778AF">
          <w:delText>icine</w:delText>
        </w:r>
      </w:del>
      <w:r w:rsidR="004170FA" w:rsidRPr="00F55018">
        <w:t xml:space="preserve"> J</w:t>
      </w:r>
      <w:del w:id="3163" w:author="Geri Burgert" w:date="2026-01-29T17:05:00Z" w16du:dateUtc="2026-01-29T22:05:00Z">
        <w:r w:rsidR="004170FA" w:rsidRPr="00F55018" w:rsidDel="006778AF">
          <w:delText>ournal.</w:delText>
        </w:r>
      </w:del>
      <w:r w:rsidR="004170FA" w:rsidRPr="00F55018">
        <w:t xml:space="preserve"> 2017;11</w:t>
      </w:r>
      <w:del w:id="3164" w:author="Geri Burgert" w:date="2026-01-29T17:05:00Z" w16du:dateUtc="2026-01-29T22:05:00Z">
        <w:r w:rsidR="004170FA" w:rsidRPr="00F55018" w:rsidDel="006778AF">
          <w:delText>(1)</w:delText>
        </w:r>
      </w:del>
      <w:r w:rsidR="004170FA" w:rsidRPr="00F55018">
        <w:t>:17-30.</w:t>
      </w:r>
    </w:p>
    <w:p w14:paraId="79CEA4F2" w14:textId="589DB04A" w:rsidR="004170FA" w:rsidRPr="00F55018" w:rsidRDefault="005742FA" w:rsidP="004170FA">
      <w:ins w:id="3165" w:author="Geri Burgert" w:date="2026-02-02T17:51:00Z" w16du:dateUtc="2026-02-02T22:51:00Z">
        <w:r>
          <w:t>70</w:t>
        </w:r>
      </w:ins>
      <w:del w:id="3166" w:author="Geri Burgert" w:date="2026-02-02T17:51:00Z" w16du:dateUtc="2026-02-02T22:51:00Z">
        <w:r w:rsidR="004170FA" w:rsidRPr="00F55018" w:rsidDel="005742FA">
          <w:delText>62</w:delText>
        </w:r>
      </w:del>
      <w:r w:rsidR="004170FA" w:rsidRPr="00F55018">
        <w:t>.</w:t>
      </w:r>
      <w:ins w:id="3167" w:author="Geri Burgert" w:date="2026-01-29T17:05:00Z" w16du:dateUtc="2026-01-29T22:05:00Z">
        <w:r w:rsidR="00E75FD7" w:rsidRPr="00F55018">
          <w:t xml:space="preserve"> </w:t>
        </w:r>
      </w:ins>
      <w:del w:id="3168" w:author="Geri Burgert" w:date="2026-01-29T17:05:00Z" w16du:dateUtc="2026-01-29T22:05:00Z">
        <w:r w:rsidR="004170FA" w:rsidRPr="00F55018" w:rsidDel="00E75FD7">
          <w:tab/>
        </w:r>
      </w:del>
      <w:r w:rsidR="004170FA" w:rsidRPr="00F55018">
        <w:t>Brightling CE. Comparison of airway immunopathology of eosinophilic bronchitis and asthma. Thorax</w:t>
      </w:r>
      <w:del w:id="3169" w:author="Geri Burgert" w:date="2026-01-29T17:05:00Z" w16du:dateUtc="2026-01-29T22:05:00Z">
        <w:r w:rsidR="004170FA" w:rsidRPr="00F55018" w:rsidDel="00E75FD7">
          <w:delText>.</w:delText>
        </w:r>
      </w:del>
      <w:r w:rsidR="004170FA" w:rsidRPr="00F55018">
        <w:t xml:space="preserve"> 2003;58</w:t>
      </w:r>
      <w:del w:id="3170" w:author="Geri Burgert" w:date="2026-01-29T17:05:00Z" w16du:dateUtc="2026-01-29T22:05:00Z">
        <w:r w:rsidR="004170FA" w:rsidRPr="00F55018" w:rsidDel="00E75FD7">
          <w:delText>(6)</w:delText>
        </w:r>
      </w:del>
      <w:r w:rsidR="004170FA" w:rsidRPr="00F55018">
        <w:t>:528-32.</w:t>
      </w:r>
    </w:p>
    <w:p w14:paraId="079AD5A6" w14:textId="140FE620" w:rsidR="004170FA" w:rsidRPr="00F55018" w:rsidRDefault="005742FA" w:rsidP="004170FA">
      <w:ins w:id="3171" w:author="Geri Burgert" w:date="2026-02-02T17:51:00Z" w16du:dateUtc="2026-02-02T22:51:00Z">
        <w:r>
          <w:t>71</w:t>
        </w:r>
      </w:ins>
      <w:del w:id="3172" w:author="Geri Burgert" w:date="2026-02-02T17:51:00Z" w16du:dateUtc="2026-02-02T22:51:00Z">
        <w:r w:rsidR="004170FA" w:rsidRPr="00F55018" w:rsidDel="005742FA">
          <w:delText>63</w:delText>
        </w:r>
      </w:del>
      <w:r w:rsidR="004170FA" w:rsidRPr="00F55018">
        <w:t>.</w:t>
      </w:r>
      <w:ins w:id="3173" w:author="Geri Burgert" w:date="2026-01-29T17:05:00Z" w16du:dateUtc="2026-01-29T22:05:00Z">
        <w:r w:rsidR="00E75FD7" w:rsidRPr="00F55018">
          <w:t xml:space="preserve"> </w:t>
        </w:r>
      </w:ins>
      <w:del w:id="3174" w:author="Geri Burgert" w:date="2026-01-29T17:05:00Z" w16du:dateUtc="2026-01-29T22:05:00Z">
        <w:r w:rsidR="004170FA" w:rsidRPr="00F55018" w:rsidDel="00E75FD7">
          <w:tab/>
        </w:r>
      </w:del>
      <w:r w:rsidR="004170FA" w:rsidRPr="00F55018">
        <w:t>Rytilä P, Metso T, Heikkinen K, Saarelainen P, Helenius IJ, Haahtela T. Airway inflammation in patients with symptoms suggesting asthma but with normal lung function. Eur</w:t>
      </w:r>
      <w:del w:id="3175" w:author="Geri Burgert" w:date="2026-01-29T17:05:00Z" w16du:dateUtc="2026-01-29T22:05:00Z">
        <w:r w:rsidR="004170FA" w:rsidRPr="00F55018" w:rsidDel="00E75FD7">
          <w:delText>opean</w:delText>
        </w:r>
      </w:del>
      <w:r w:rsidR="004170FA" w:rsidRPr="00F55018">
        <w:t xml:space="preserve"> Respir</w:t>
      </w:r>
      <w:del w:id="3176" w:author="Geri Burgert" w:date="2026-01-29T17:05:00Z" w16du:dateUtc="2026-01-29T22:05:00Z">
        <w:r w:rsidR="004170FA" w:rsidRPr="00F55018" w:rsidDel="00E75FD7">
          <w:delText>atory</w:delText>
        </w:r>
      </w:del>
      <w:r w:rsidR="004170FA" w:rsidRPr="00F55018">
        <w:t xml:space="preserve"> J</w:t>
      </w:r>
      <w:del w:id="3177" w:author="Geri Burgert" w:date="2026-01-29T17:06:00Z" w16du:dateUtc="2026-01-29T22:06:00Z">
        <w:r w:rsidR="004170FA" w:rsidRPr="00F55018" w:rsidDel="00E75FD7">
          <w:delText>ournal.</w:delText>
        </w:r>
      </w:del>
      <w:r w:rsidR="004170FA" w:rsidRPr="00F55018">
        <w:t xml:space="preserve"> 2000;16</w:t>
      </w:r>
      <w:del w:id="3178" w:author="Geri Burgert" w:date="2026-01-29T17:06:00Z" w16du:dateUtc="2026-01-29T22:06:00Z">
        <w:r w:rsidR="004170FA" w:rsidRPr="00F55018" w:rsidDel="00E75FD7">
          <w:delText>(5)</w:delText>
        </w:r>
      </w:del>
      <w:r w:rsidR="004170FA" w:rsidRPr="00F55018">
        <w:t>:824-30.</w:t>
      </w:r>
    </w:p>
    <w:p w14:paraId="5A02ECFD" w14:textId="4C7D7156" w:rsidR="004170FA" w:rsidRPr="00F55018" w:rsidRDefault="005742FA" w:rsidP="004170FA">
      <w:ins w:id="3179" w:author="Geri Burgert" w:date="2026-02-02T17:51:00Z" w16du:dateUtc="2026-02-02T22:51:00Z">
        <w:r>
          <w:t>72</w:t>
        </w:r>
      </w:ins>
      <w:del w:id="3180" w:author="Geri Burgert" w:date="2026-02-02T17:51:00Z" w16du:dateUtc="2026-02-02T22:51:00Z">
        <w:r w:rsidR="004170FA" w:rsidRPr="00F55018" w:rsidDel="005742FA">
          <w:delText>64</w:delText>
        </w:r>
      </w:del>
      <w:r w:rsidR="004170FA" w:rsidRPr="00F55018">
        <w:t>.</w:t>
      </w:r>
      <w:ins w:id="3181" w:author="Geri Burgert" w:date="2026-01-29T17:06:00Z" w16du:dateUtc="2026-01-29T22:06:00Z">
        <w:r w:rsidR="00E75FD7" w:rsidRPr="00F55018">
          <w:t xml:space="preserve"> </w:t>
        </w:r>
      </w:ins>
      <w:del w:id="3182" w:author="Geri Burgert" w:date="2026-01-29T17:06:00Z" w16du:dateUtc="2026-01-29T22:06:00Z">
        <w:r w:rsidR="004170FA" w:rsidRPr="00F55018" w:rsidDel="00E75FD7">
          <w:tab/>
        </w:r>
      </w:del>
      <w:r w:rsidR="004170FA" w:rsidRPr="00F55018">
        <w:t xml:space="preserve">Couillard S, Larivée P, Courteau J, Vanasse A. Eosinophils in COPD </w:t>
      </w:r>
      <w:ins w:id="3183" w:author="Geri Burgert" w:date="2026-01-29T17:06:00Z" w16du:dateUtc="2026-01-29T22:06:00Z">
        <w:r w:rsidR="00E75FD7" w:rsidRPr="00F55018">
          <w:t>e</w:t>
        </w:r>
      </w:ins>
      <w:del w:id="3184" w:author="Geri Burgert" w:date="2026-01-29T17:06:00Z" w16du:dateUtc="2026-01-29T22:06:00Z">
        <w:r w:rsidR="004170FA" w:rsidRPr="00F55018" w:rsidDel="00E75FD7">
          <w:delText>E</w:delText>
        </w:r>
      </w:del>
      <w:r w:rsidR="004170FA" w:rsidRPr="00F55018">
        <w:t xml:space="preserve">xacerbations </w:t>
      </w:r>
      <w:ins w:id="3185" w:author="Geri Burgert" w:date="2026-01-29T17:06:00Z" w16du:dateUtc="2026-01-29T22:06:00Z">
        <w:r w:rsidR="00E75FD7" w:rsidRPr="00F55018">
          <w:t>a</w:t>
        </w:r>
      </w:ins>
      <w:del w:id="3186" w:author="Geri Burgert" w:date="2026-01-29T17:06:00Z" w16du:dateUtc="2026-01-29T22:06:00Z">
        <w:r w:rsidR="004170FA" w:rsidRPr="00F55018" w:rsidDel="00E75FD7">
          <w:delText>A</w:delText>
        </w:r>
      </w:del>
      <w:r w:rsidR="004170FA" w:rsidRPr="00F55018">
        <w:t xml:space="preserve">re </w:t>
      </w:r>
      <w:ins w:id="3187" w:author="Geri Burgert" w:date="2026-01-29T17:06:00Z" w16du:dateUtc="2026-01-29T22:06:00Z">
        <w:r w:rsidR="00E75FD7" w:rsidRPr="00F55018">
          <w:t>a</w:t>
        </w:r>
      </w:ins>
      <w:del w:id="3188" w:author="Geri Burgert" w:date="2026-01-29T17:06:00Z" w16du:dateUtc="2026-01-29T22:06:00Z">
        <w:r w:rsidR="004170FA" w:rsidRPr="00F55018" w:rsidDel="00E75FD7">
          <w:delText>A</w:delText>
        </w:r>
      </w:del>
      <w:r w:rsidR="004170FA" w:rsidRPr="00F55018">
        <w:t xml:space="preserve">ssociated </w:t>
      </w:r>
      <w:ins w:id="3189" w:author="Geri Burgert" w:date="2026-01-29T17:06:00Z" w16du:dateUtc="2026-01-29T22:06:00Z">
        <w:r w:rsidR="00E75FD7" w:rsidRPr="00F55018">
          <w:t>w</w:t>
        </w:r>
      </w:ins>
      <w:del w:id="3190" w:author="Geri Burgert" w:date="2026-01-29T17:06:00Z" w16du:dateUtc="2026-01-29T22:06:00Z">
        <w:r w:rsidR="004170FA" w:rsidRPr="00F55018" w:rsidDel="00E75FD7">
          <w:delText>W</w:delText>
        </w:r>
      </w:del>
      <w:r w:rsidR="004170FA" w:rsidRPr="00F55018">
        <w:t xml:space="preserve">ith </w:t>
      </w:r>
      <w:ins w:id="3191" w:author="Geri Burgert" w:date="2026-01-29T17:06:00Z" w16du:dateUtc="2026-01-29T22:06:00Z">
        <w:r w:rsidR="00E75FD7" w:rsidRPr="00F55018">
          <w:t>i</w:t>
        </w:r>
      </w:ins>
      <w:del w:id="3192" w:author="Geri Burgert" w:date="2026-01-29T17:06:00Z" w16du:dateUtc="2026-01-29T22:06:00Z">
        <w:r w:rsidR="004170FA" w:rsidRPr="00F55018" w:rsidDel="00E75FD7">
          <w:delText>I</w:delText>
        </w:r>
      </w:del>
      <w:r w:rsidR="004170FA" w:rsidRPr="00F55018">
        <w:t xml:space="preserve">ncreased </w:t>
      </w:r>
      <w:ins w:id="3193" w:author="Geri Burgert" w:date="2026-01-29T17:06:00Z" w16du:dateUtc="2026-01-29T22:06:00Z">
        <w:r w:rsidR="00E75FD7" w:rsidRPr="00F55018">
          <w:t>r</w:t>
        </w:r>
      </w:ins>
      <w:del w:id="3194" w:author="Geri Burgert" w:date="2026-01-29T17:06:00Z" w16du:dateUtc="2026-01-29T22:06:00Z">
        <w:r w:rsidR="004170FA" w:rsidRPr="00F55018" w:rsidDel="00E75FD7">
          <w:delText>R</w:delText>
        </w:r>
      </w:del>
      <w:r w:rsidR="004170FA" w:rsidRPr="00F55018">
        <w:t>eadmissions. Chest</w:t>
      </w:r>
      <w:del w:id="3195" w:author="Geri Burgert" w:date="2026-01-29T17:06:00Z" w16du:dateUtc="2026-01-29T22:06:00Z">
        <w:r w:rsidR="004170FA" w:rsidRPr="00F55018" w:rsidDel="00E75FD7">
          <w:delText>.</w:delText>
        </w:r>
      </w:del>
      <w:r w:rsidR="004170FA" w:rsidRPr="00F55018">
        <w:t xml:space="preserve"> 2017;151</w:t>
      </w:r>
      <w:del w:id="3196" w:author="Geri Burgert" w:date="2026-01-29T17:06:00Z" w16du:dateUtc="2026-01-29T22:06:00Z">
        <w:r w:rsidR="004170FA" w:rsidRPr="00F55018" w:rsidDel="00E75FD7">
          <w:delText>(2)</w:delText>
        </w:r>
      </w:del>
      <w:r w:rsidR="004170FA" w:rsidRPr="00F55018">
        <w:t>:366-73.</w:t>
      </w:r>
    </w:p>
    <w:p w14:paraId="3D4A7BC7" w14:textId="6AFB51E9" w:rsidR="004170FA" w:rsidRPr="00F55018" w:rsidRDefault="005742FA" w:rsidP="004170FA">
      <w:ins w:id="3197" w:author="Geri Burgert" w:date="2026-02-02T17:51:00Z" w16du:dateUtc="2026-02-02T22:51:00Z">
        <w:r>
          <w:lastRenderedPageBreak/>
          <w:t>73</w:t>
        </w:r>
      </w:ins>
      <w:del w:id="3198" w:author="Geri Burgert" w:date="2026-02-02T17:51:00Z" w16du:dateUtc="2026-02-02T22:51:00Z">
        <w:r w:rsidR="004170FA" w:rsidRPr="00F55018" w:rsidDel="005742FA">
          <w:delText>65</w:delText>
        </w:r>
      </w:del>
      <w:r w:rsidR="004170FA" w:rsidRPr="00F55018">
        <w:t>.</w:t>
      </w:r>
      <w:ins w:id="3199" w:author="Geri Burgert" w:date="2026-01-29T17:06:00Z" w16du:dateUtc="2026-01-29T22:06:00Z">
        <w:r w:rsidR="00041F09" w:rsidRPr="00F55018">
          <w:t xml:space="preserve"> </w:t>
        </w:r>
      </w:ins>
      <w:del w:id="3200" w:author="Geri Burgert" w:date="2026-01-29T17:06:00Z" w16du:dateUtc="2026-01-29T22:06:00Z">
        <w:r w:rsidR="004170FA" w:rsidRPr="00F55018" w:rsidDel="00041F09">
          <w:tab/>
        </w:r>
      </w:del>
      <w:r w:rsidR="004170FA" w:rsidRPr="00F55018">
        <w:t xml:space="preserve">Siddiqui SH, Guasconi A, Vestbo J, Jones P, Agusti A, Paggiaro P, et al. Blood </w:t>
      </w:r>
      <w:ins w:id="3201" w:author="Geri Burgert" w:date="2026-01-29T17:06:00Z" w16du:dateUtc="2026-01-29T22:06:00Z">
        <w:r w:rsidR="00A52984" w:rsidRPr="00F55018">
          <w:t>e</w:t>
        </w:r>
      </w:ins>
      <w:del w:id="3202" w:author="Geri Burgert" w:date="2026-01-29T17:06:00Z" w16du:dateUtc="2026-01-29T22:06:00Z">
        <w:r w:rsidR="004170FA" w:rsidRPr="00F55018" w:rsidDel="00A52984">
          <w:delText>E</w:delText>
        </w:r>
      </w:del>
      <w:r w:rsidR="004170FA" w:rsidRPr="00F55018">
        <w:t xml:space="preserve">osinophils: </w:t>
      </w:r>
      <w:ins w:id="3203" w:author="Geri Burgert" w:date="2026-01-29T17:06:00Z" w16du:dateUtc="2026-01-29T22:06:00Z">
        <w:r w:rsidR="00A52984" w:rsidRPr="00F55018">
          <w:t>a</w:t>
        </w:r>
      </w:ins>
      <w:del w:id="3204" w:author="Geri Burgert" w:date="2026-01-29T17:06:00Z" w16du:dateUtc="2026-01-29T22:06:00Z">
        <w:r w:rsidR="004170FA" w:rsidRPr="00F55018" w:rsidDel="00A52984">
          <w:delText>A</w:delText>
        </w:r>
      </w:del>
      <w:r w:rsidR="004170FA" w:rsidRPr="00F55018">
        <w:t xml:space="preserve"> </w:t>
      </w:r>
      <w:ins w:id="3205" w:author="Geri Burgert" w:date="2026-01-29T17:06:00Z" w16du:dateUtc="2026-01-29T22:06:00Z">
        <w:r w:rsidR="00A52984" w:rsidRPr="00F55018">
          <w:t>b</w:t>
        </w:r>
      </w:ins>
      <w:del w:id="3206" w:author="Geri Burgert" w:date="2026-01-29T17:06:00Z" w16du:dateUtc="2026-01-29T22:06:00Z">
        <w:r w:rsidR="004170FA" w:rsidRPr="00F55018" w:rsidDel="00A52984">
          <w:delText>B</w:delText>
        </w:r>
      </w:del>
      <w:r w:rsidR="004170FA" w:rsidRPr="00F55018">
        <w:t xml:space="preserve">iomarker of </w:t>
      </w:r>
      <w:ins w:id="3207" w:author="Geri Burgert" w:date="2026-01-29T17:06:00Z" w16du:dateUtc="2026-01-29T22:06:00Z">
        <w:r w:rsidR="00A52984" w:rsidRPr="00F55018">
          <w:t>r</w:t>
        </w:r>
      </w:ins>
      <w:del w:id="3208" w:author="Geri Burgert" w:date="2026-01-29T17:06:00Z" w16du:dateUtc="2026-01-29T22:06:00Z">
        <w:r w:rsidR="004170FA" w:rsidRPr="00F55018" w:rsidDel="00A52984">
          <w:delText>R</w:delText>
        </w:r>
      </w:del>
      <w:r w:rsidR="004170FA" w:rsidRPr="00F55018">
        <w:t xml:space="preserve">esponse to </w:t>
      </w:r>
      <w:ins w:id="3209" w:author="Geri Burgert" w:date="2026-01-29T17:07:00Z" w16du:dateUtc="2026-01-29T22:07:00Z">
        <w:r w:rsidR="00A52984" w:rsidRPr="00F55018">
          <w:t>e</w:t>
        </w:r>
      </w:ins>
      <w:del w:id="3210" w:author="Geri Burgert" w:date="2026-01-29T17:07:00Z" w16du:dateUtc="2026-01-29T22:07:00Z">
        <w:r w:rsidR="004170FA" w:rsidRPr="00F55018" w:rsidDel="00A52984">
          <w:delText>E</w:delText>
        </w:r>
      </w:del>
      <w:r w:rsidR="004170FA" w:rsidRPr="00F55018">
        <w:t xml:space="preserve">xtrafine </w:t>
      </w:r>
      <w:ins w:id="3211" w:author="Geri Burgert" w:date="2026-01-29T17:07:00Z" w16du:dateUtc="2026-01-29T22:07:00Z">
        <w:r w:rsidR="00A52984" w:rsidRPr="00F55018">
          <w:t>b</w:t>
        </w:r>
      </w:ins>
      <w:del w:id="3212" w:author="Geri Burgert" w:date="2026-01-29T17:07:00Z" w16du:dateUtc="2026-01-29T22:07:00Z">
        <w:r w:rsidR="004170FA" w:rsidRPr="00F55018" w:rsidDel="00A52984">
          <w:delText>B</w:delText>
        </w:r>
      </w:del>
      <w:r w:rsidR="004170FA" w:rsidRPr="00F55018">
        <w:t>eclomethasone/</w:t>
      </w:r>
      <w:ins w:id="3213" w:author="Geri Burgert" w:date="2026-01-29T17:07:00Z" w16du:dateUtc="2026-01-29T22:07:00Z">
        <w:r w:rsidR="00A52984" w:rsidRPr="00F55018">
          <w:t>f</w:t>
        </w:r>
      </w:ins>
      <w:del w:id="3214" w:author="Geri Burgert" w:date="2026-01-29T17:07:00Z" w16du:dateUtc="2026-01-29T22:07:00Z">
        <w:r w:rsidR="004170FA" w:rsidRPr="00F55018" w:rsidDel="00A52984">
          <w:delText>F</w:delText>
        </w:r>
      </w:del>
      <w:r w:rsidR="004170FA" w:rsidRPr="00F55018">
        <w:t xml:space="preserve">ormoterol in </w:t>
      </w:r>
      <w:ins w:id="3215" w:author="Geri Burgert" w:date="2026-01-29T17:07:00Z" w16du:dateUtc="2026-01-29T22:07:00Z">
        <w:r w:rsidR="00A52984" w:rsidRPr="00F55018">
          <w:t>c</w:t>
        </w:r>
      </w:ins>
      <w:del w:id="3216" w:author="Geri Burgert" w:date="2026-01-29T17:07:00Z" w16du:dateUtc="2026-01-29T22:07:00Z">
        <w:r w:rsidR="004170FA" w:rsidRPr="00F55018" w:rsidDel="00A52984">
          <w:delText>C</w:delText>
        </w:r>
      </w:del>
      <w:r w:rsidR="004170FA" w:rsidRPr="00F55018">
        <w:t xml:space="preserve">hronic </w:t>
      </w:r>
      <w:ins w:id="3217" w:author="Geri Burgert" w:date="2026-01-29T17:07:00Z" w16du:dateUtc="2026-01-29T22:07:00Z">
        <w:r w:rsidR="00A52984" w:rsidRPr="00F55018">
          <w:t>o</w:t>
        </w:r>
      </w:ins>
      <w:del w:id="3218" w:author="Geri Burgert" w:date="2026-01-29T17:07:00Z" w16du:dateUtc="2026-01-29T22:07:00Z">
        <w:r w:rsidR="004170FA" w:rsidRPr="00F55018" w:rsidDel="00A52984">
          <w:delText>O</w:delText>
        </w:r>
      </w:del>
      <w:r w:rsidR="004170FA" w:rsidRPr="00F55018">
        <w:t xml:space="preserve">bstructive </w:t>
      </w:r>
      <w:ins w:id="3219" w:author="Geri Burgert" w:date="2026-01-29T17:07:00Z" w16du:dateUtc="2026-01-29T22:07:00Z">
        <w:r w:rsidR="00A52984" w:rsidRPr="00F55018">
          <w:t>p</w:t>
        </w:r>
      </w:ins>
      <w:del w:id="3220" w:author="Geri Burgert" w:date="2026-01-29T17:07:00Z" w16du:dateUtc="2026-01-29T22:07:00Z">
        <w:r w:rsidR="004170FA" w:rsidRPr="00F55018" w:rsidDel="00A52984">
          <w:delText>P</w:delText>
        </w:r>
      </w:del>
      <w:r w:rsidR="004170FA" w:rsidRPr="00F55018">
        <w:t xml:space="preserve">ulmonary </w:t>
      </w:r>
      <w:ins w:id="3221" w:author="Geri Burgert" w:date="2026-01-29T17:07:00Z" w16du:dateUtc="2026-01-29T22:07:00Z">
        <w:r w:rsidR="00A52984" w:rsidRPr="00F55018">
          <w:t>d</w:t>
        </w:r>
      </w:ins>
      <w:del w:id="3222" w:author="Geri Burgert" w:date="2026-01-29T17:07:00Z" w16du:dateUtc="2026-01-29T22:07:00Z">
        <w:r w:rsidR="004170FA" w:rsidRPr="00F55018" w:rsidDel="00A52984">
          <w:delText>D</w:delText>
        </w:r>
      </w:del>
      <w:r w:rsidR="004170FA" w:rsidRPr="00F55018">
        <w:t>isease. Am</w:t>
      </w:r>
      <w:del w:id="3223" w:author="Geri Burgert" w:date="2026-01-29T17:07:00Z" w16du:dateUtc="2026-01-29T22:07:00Z">
        <w:r w:rsidR="004170FA" w:rsidRPr="00F55018" w:rsidDel="00A52984">
          <w:delText>erican</w:delText>
        </w:r>
      </w:del>
      <w:r w:rsidR="004170FA" w:rsidRPr="00F55018">
        <w:t xml:space="preserve"> J</w:t>
      </w:r>
      <w:del w:id="3224" w:author="Geri Burgert" w:date="2026-01-29T17:07:00Z" w16du:dateUtc="2026-01-29T22:07:00Z">
        <w:r w:rsidR="004170FA" w:rsidRPr="00F55018" w:rsidDel="00A52984">
          <w:delText>ournal of</w:delText>
        </w:r>
      </w:del>
      <w:r w:rsidR="004170FA" w:rsidRPr="00F55018">
        <w:t xml:space="preserve"> Respir</w:t>
      </w:r>
      <w:del w:id="3225" w:author="Geri Burgert" w:date="2026-01-29T17:07:00Z" w16du:dateUtc="2026-01-29T22:07:00Z">
        <w:r w:rsidR="004170FA" w:rsidRPr="00F55018" w:rsidDel="00A52984">
          <w:delText>atory and</w:delText>
        </w:r>
      </w:del>
      <w:r w:rsidR="004170FA" w:rsidRPr="00F55018">
        <w:t xml:space="preserve"> Crit</w:t>
      </w:r>
      <w:del w:id="3226" w:author="Geri Burgert" w:date="2026-01-29T17:07:00Z" w16du:dateUtc="2026-01-29T22:07:00Z">
        <w:r w:rsidR="004170FA" w:rsidRPr="00F55018" w:rsidDel="00A52984">
          <w:delText>ical</w:delText>
        </w:r>
      </w:del>
      <w:r w:rsidR="004170FA" w:rsidRPr="00F55018">
        <w:t xml:space="preserve"> Care Med</w:t>
      </w:r>
      <w:del w:id="3227" w:author="Geri Burgert" w:date="2026-01-29T17:07:00Z" w16du:dateUtc="2026-01-29T22:07:00Z">
        <w:r w:rsidR="004170FA" w:rsidRPr="00F55018" w:rsidDel="00A52984">
          <w:delText>icine.</w:delText>
        </w:r>
      </w:del>
      <w:r w:rsidR="004170FA" w:rsidRPr="00F55018">
        <w:t xml:space="preserve"> 2015;192</w:t>
      </w:r>
      <w:del w:id="3228" w:author="Geri Burgert" w:date="2026-01-29T17:07:00Z" w16du:dateUtc="2026-01-29T22:07:00Z">
        <w:r w:rsidR="004170FA" w:rsidRPr="00F55018" w:rsidDel="00A52984">
          <w:delText>(4)</w:delText>
        </w:r>
      </w:del>
      <w:r w:rsidR="004170FA" w:rsidRPr="00F55018">
        <w:t>:523-5.</w:t>
      </w:r>
    </w:p>
    <w:p w14:paraId="6D7B6146" w14:textId="6312CAE3" w:rsidR="004170FA" w:rsidRPr="00F55018" w:rsidRDefault="005742FA" w:rsidP="004170FA">
      <w:ins w:id="3229" w:author="Geri Burgert" w:date="2026-02-02T17:51:00Z" w16du:dateUtc="2026-02-02T22:51:00Z">
        <w:r>
          <w:t>74</w:t>
        </w:r>
      </w:ins>
      <w:del w:id="3230" w:author="Geri Burgert" w:date="2026-02-02T17:51:00Z" w16du:dateUtc="2026-02-02T22:51:00Z">
        <w:r w:rsidR="004170FA" w:rsidRPr="00F55018" w:rsidDel="005742FA">
          <w:delText>66</w:delText>
        </w:r>
      </w:del>
      <w:r w:rsidR="004170FA" w:rsidRPr="00F55018">
        <w:t>.</w:t>
      </w:r>
      <w:ins w:id="3231" w:author="Geri Burgert" w:date="2026-01-29T17:07:00Z" w16du:dateUtc="2026-01-29T22:07:00Z">
        <w:r w:rsidR="00A0625C" w:rsidRPr="00F55018">
          <w:t xml:space="preserve"> </w:t>
        </w:r>
      </w:ins>
      <w:del w:id="3232" w:author="Geri Burgert" w:date="2026-01-29T17:07:00Z" w16du:dateUtc="2026-01-29T22:07:00Z">
        <w:r w:rsidR="004170FA" w:rsidRPr="00F55018" w:rsidDel="00A0625C">
          <w:tab/>
        </w:r>
      </w:del>
      <w:r w:rsidR="004170FA" w:rsidRPr="00F55018">
        <w:t xml:space="preserve">Pavord ID, Chanez P, Criner GJ, Kerstjens HAM, Korn S, Lugogo N, et al. Mepolizumab for </w:t>
      </w:r>
      <w:ins w:id="3233" w:author="Geri Burgert" w:date="2026-01-29T17:07:00Z" w16du:dateUtc="2026-01-29T22:07:00Z">
        <w:r w:rsidR="00A0625C" w:rsidRPr="00F55018">
          <w:t>e</w:t>
        </w:r>
      </w:ins>
      <w:del w:id="3234" w:author="Geri Burgert" w:date="2026-01-29T17:07:00Z" w16du:dateUtc="2026-01-29T22:07:00Z">
        <w:r w:rsidR="004170FA" w:rsidRPr="00F55018" w:rsidDel="00A0625C">
          <w:delText>E</w:delText>
        </w:r>
      </w:del>
      <w:r w:rsidR="004170FA" w:rsidRPr="00F55018">
        <w:t xml:space="preserve">osinophilic </w:t>
      </w:r>
      <w:ins w:id="3235" w:author="Geri Burgert" w:date="2026-01-29T17:07:00Z" w16du:dateUtc="2026-01-29T22:07:00Z">
        <w:r w:rsidR="00A0625C" w:rsidRPr="00F55018">
          <w:t>c</w:t>
        </w:r>
      </w:ins>
      <w:del w:id="3236" w:author="Geri Burgert" w:date="2026-01-29T17:07:00Z" w16du:dateUtc="2026-01-29T22:07:00Z">
        <w:r w:rsidR="004170FA" w:rsidRPr="00F55018" w:rsidDel="00A0625C">
          <w:delText>C</w:delText>
        </w:r>
      </w:del>
      <w:r w:rsidR="004170FA" w:rsidRPr="00F55018">
        <w:t xml:space="preserve">hronic </w:t>
      </w:r>
      <w:ins w:id="3237" w:author="Geri Burgert" w:date="2026-01-29T17:07:00Z" w16du:dateUtc="2026-01-29T22:07:00Z">
        <w:r w:rsidR="00A0625C" w:rsidRPr="00F55018">
          <w:t>o</w:t>
        </w:r>
      </w:ins>
      <w:del w:id="3238" w:author="Geri Burgert" w:date="2026-01-29T17:07:00Z" w16du:dateUtc="2026-01-29T22:07:00Z">
        <w:r w:rsidR="004170FA" w:rsidRPr="00F55018" w:rsidDel="00A0625C">
          <w:delText>O</w:delText>
        </w:r>
      </w:del>
      <w:r w:rsidR="004170FA" w:rsidRPr="00F55018">
        <w:t xml:space="preserve">bstructive </w:t>
      </w:r>
      <w:ins w:id="3239" w:author="Geri Burgert" w:date="2026-01-29T17:07:00Z" w16du:dateUtc="2026-01-29T22:07:00Z">
        <w:r w:rsidR="00A0625C" w:rsidRPr="00F55018">
          <w:t>p</w:t>
        </w:r>
      </w:ins>
      <w:del w:id="3240" w:author="Geri Burgert" w:date="2026-01-29T17:07:00Z" w16du:dateUtc="2026-01-29T22:07:00Z">
        <w:r w:rsidR="004170FA" w:rsidRPr="00F55018" w:rsidDel="00A0625C">
          <w:delText>P</w:delText>
        </w:r>
      </w:del>
      <w:r w:rsidR="004170FA" w:rsidRPr="00F55018">
        <w:t xml:space="preserve">ulmonary </w:t>
      </w:r>
      <w:ins w:id="3241" w:author="Geri Burgert" w:date="2026-01-29T17:07:00Z" w16du:dateUtc="2026-01-29T22:07:00Z">
        <w:r w:rsidR="00A0625C" w:rsidRPr="00F55018">
          <w:t>d</w:t>
        </w:r>
      </w:ins>
      <w:del w:id="3242" w:author="Geri Burgert" w:date="2026-01-29T17:07:00Z" w16du:dateUtc="2026-01-29T22:07:00Z">
        <w:r w:rsidR="004170FA" w:rsidRPr="00F55018" w:rsidDel="00A0625C">
          <w:delText>D</w:delText>
        </w:r>
      </w:del>
      <w:r w:rsidR="004170FA" w:rsidRPr="00F55018">
        <w:t>isease. N</w:t>
      </w:r>
      <w:del w:id="3243" w:author="Geri Burgert" w:date="2026-01-29T17:07:00Z" w16du:dateUtc="2026-01-29T22:07:00Z">
        <w:r w:rsidR="004170FA" w:rsidRPr="00F55018" w:rsidDel="00A0625C">
          <w:delText>ew</w:delText>
        </w:r>
      </w:del>
      <w:r w:rsidR="004170FA" w:rsidRPr="00F55018">
        <w:t xml:space="preserve"> Engl</w:t>
      </w:r>
      <w:del w:id="3244" w:author="Geri Burgert" w:date="2026-01-29T17:07:00Z" w16du:dateUtc="2026-01-29T22:07:00Z">
        <w:r w:rsidR="004170FA" w:rsidRPr="00F55018" w:rsidDel="00A0625C">
          <w:delText>and</w:delText>
        </w:r>
      </w:del>
      <w:r w:rsidR="004170FA" w:rsidRPr="00F55018">
        <w:t xml:space="preserve"> J</w:t>
      </w:r>
      <w:del w:id="3245" w:author="Geri Burgert" w:date="2026-01-29T17:07:00Z" w16du:dateUtc="2026-01-29T22:07:00Z">
        <w:r w:rsidR="004170FA" w:rsidRPr="00F55018" w:rsidDel="00A0625C">
          <w:delText>ournal of</w:delText>
        </w:r>
      </w:del>
      <w:r w:rsidR="004170FA" w:rsidRPr="00F55018">
        <w:t xml:space="preserve"> Med</w:t>
      </w:r>
      <w:del w:id="3246" w:author="Geri Burgert" w:date="2026-01-29T17:07:00Z" w16du:dateUtc="2026-01-29T22:07:00Z">
        <w:r w:rsidR="004170FA" w:rsidRPr="00F55018" w:rsidDel="00A0625C">
          <w:delText>icine.</w:delText>
        </w:r>
      </w:del>
      <w:r w:rsidR="004170FA" w:rsidRPr="00F55018">
        <w:t xml:space="preserve"> 2017;377</w:t>
      </w:r>
      <w:del w:id="3247" w:author="Geri Burgert" w:date="2026-01-29T17:07:00Z" w16du:dateUtc="2026-01-29T22:07:00Z">
        <w:r w:rsidR="004170FA" w:rsidRPr="00F55018" w:rsidDel="00A0625C">
          <w:delText>(17)</w:delText>
        </w:r>
      </w:del>
      <w:r w:rsidR="004170FA" w:rsidRPr="00F55018">
        <w:t>:1613-29.</w:t>
      </w:r>
    </w:p>
    <w:p w14:paraId="314FAE6B" w14:textId="397C48C5" w:rsidR="004170FA" w:rsidRPr="00F55018" w:rsidRDefault="005742FA" w:rsidP="004170FA">
      <w:ins w:id="3248" w:author="Geri Burgert" w:date="2026-02-02T17:51:00Z" w16du:dateUtc="2026-02-02T22:51:00Z">
        <w:r>
          <w:t>75</w:t>
        </w:r>
      </w:ins>
      <w:del w:id="3249" w:author="Geri Burgert" w:date="2026-02-02T17:51:00Z" w16du:dateUtc="2026-02-02T22:51:00Z">
        <w:r w:rsidR="004170FA" w:rsidRPr="00F55018" w:rsidDel="005742FA">
          <w:delText>67</w:delText>
        </w:r>
      </w:del>
      <w:r w:rsidR="004170FA" w:rsidRPr="00F55018">
        <w:t>.</w:t>
      </w:r>
      <w:ins w:id="3250" w:author="Geri Burgert" w:date="2026-01-29T17:08:00Z" w16du:dateUtc="2026-01-29T22:08:00Z">
        <w:r w:rsidR="008026A3" w:rsidRPr="00F55018">
          <w:t xml:space="preserve"> </w:t>
        </w:r>
      </w:ins>
      <w:del w:id="3251" w:author="Geri Burgert" w:date="2026-01-29T17:07:00Z" w16du:dateUtc="2026-01-29T22:07:00Z">
        <w:r w:rsidR="004170FA" w:rsidRPr="00F55018" w:rsidDel="008026A3">
          <w:tab/>
        </w:r>
      </w:del>
      <w:r w:rsidR="004170FA" w:rsidRPr="00F55018">
        <w:t xml:space="preserve">Criner GJ, Celli BR, Brightling CE, Agusti A, Papi A, Singh D, et al. Benralizumab for the </w:t>
      </w:r>
      <w:ins w:id="3252" w:author="Geri Burgert" w:date="2026-01-29T17:08:00Z" w16du:dateUtc="2026-01-29T22:08:00Z">
        <w:r w:rsidR="008026A3" w:rsidRPr="00F55018">
          <w:t>p</w:t>
        </w:r>
      </w:ins>
      <w:del w:id="3253" w:author="Geri Burgert" w:date="2026-01-29T17:08:00Z" w16du:dateUtc="2026-01-29T22:08:00Z">
        <w:r w:rsidR="004170FA" w:rsidRPr="00F55018" w:rsidDel="008026A3">
          <w:delText>P</w:delText>
        </w:r>
      </w:del>
      <w:r w:rsidR="004170FA" w:rsidRPr="00F55018">
        <w:t xml:space="preserve">revention of COPD </w:t>
      </w:r>
      <w:ins w:id="3254" w:author="Geri Burgert" w:date="2026-01-29T17:08:00Z" w16du:dateUtc="2026-01-29T22:08:00Z">
        <w:r w:rsidR="008026A3" w:rsidRPr="00F55018">
          <w:t>e</w:t>
        </w:r>
      </w:ins>
      <w:del w:id="3255" w:author="Geri Burgert" w:date="2026-01-29T17:08:00Z" w16du:dateUtc="2026-01-29T22:08:00Z">
        <w:r w:rsidR="004170FA" w:rsidRPr="00F55018" w:rsidDel="008026A3">
          <w:delText>E</w:delText>
        </w:r>
      </w:del>
      <w:r w:rsidR="004170FA" w:rsidRPr="00F55018">
        <w:t>xacerbations. N</w:t>
      </w:r>
      <w:del w:id="3256" w:author="Geri Burgert" w:date="2026-01-29T17:08:00Z" w16du:dateUtc="2026-01-29T22:08:00Z">
        <w:r w:rsidR="004170FA" w:rsidRPr="00F55018" w:rsidDel="008026A3">
          <w:delText>ew</w:delText>
        </w:r>
      </w:del>
      <w:r w:rsidR="004170FA" w:rsidRPr="00F55018">
        <w:t xml:space="preserve"> Engl</w:t>
      </w:r>
      <w:del w:id="3257" w:author="Geri Burgert" w:date="2026-01-29T17:08:00Z" w16du:dateUtc="2026-01-29T22:08:00Z">
        <w:r w:rsidR="004170FA" w:rsidRPr="00F55018" w:rsidDel="008026A3">
          <w:delText xml:space="preserve">and </w:delText>
        </w:r>
      </w:del>
      <w:ins w:id="3258" w:author="Geri Burgert" w:date="2026-01-29T17:08:00Z" w16du:dateUtc="2026-01-29T22:08:00Z">
        <w:r w:rsidR="008026A3" w:rsidRPr="00F55018">
          <w:t xml:space="preserve"> </w:t>
        </w:r>
      </w:ins>
      <w:r w:rsidR="004170FA" w:rsidRPr="00F55018">
        <w:t>J</w:t>
      </w:r>
      <w:del w:id="3259" w:author="Geri Burgert" w:date="2026-01-29T17:08:00Z" w16du:dateUtc="2026-01-29T22:08:00Z">
        <w:r w:rsidR="004170FA" w:rsidRPr="00F55018" w:rsidDel="008026A3">
          <w:delText>ournal of</w:delText>
        </w:r>
      </w:del>
      <w:r w:rsidR="004170FA" w:rsidRPr="00F55018">
        <w:t xml:space="preserve"> Med</w:t>
      </w:r>
      <w:del w:id="3260" w:author="Geri Burgert" w:date="2026-01-29T17:08:00Z" w16du:dateUtc="2026-01-29T22:08:00Z">
        <w:r w:rsidR="004170FA" w:rsidRPr="00F55018" w:rsidDel="008026A3">
          <w:delText>icine.</w:delText>
        </w:r>
      </w:del>
      <w:r w:rsidR="004170FA" w:rsidRPr="00F55018">
        <w:t xml:space="preserve"> 2019;381</w:t>
      </w:r>
      <w:del w:id="3261" w:author="Geri Burgert" w:date="2026-01-29T17:08:00Z" w16du:dateUtc="2026-01-29T22:08:00Z">
        <w:r w:rsidR="004170FA" w:rsidRPr="00F55018" w:rsidDel="008026A3">
          <w:delText>(11)</w:delText>
        </w:r>
      </w:del>
      <w:r w:rsidR="004170FA" w:rsidRPr="00F55018">
        <w:t>:1023-34.</w:t>
      </w:r>
    </w:p>
    <w:p w14:paraId="58E31F9A" w14:textId="602DD4CA" w:rsidR="004170FA" w:rsidRPr="00F55018" w:rsidRDefault="005742FA" w:rsidP="004170FA">
      <w:ins w:id="3262" w:author="Geri Burgert" w:date="2026-02-02T17:51:00Z" w16du:dateUtc="2026-02-02T22:51:00Z">
        <w:r>
          <w:t>76</w:t>
        </w:r>
      </w:ins>
      <w:del w:id="3263" w:author="Geri Burgert" w:date="2026-02-02T17:51:00Z" w16du:dateUtc="2026-02-02T22:51:00Z">
        <w:r w:rsidR="004170FA" w:rsidRPr="00F55018" w:rsidDel="005742FA">
          <w:delText>68</w:delText>
        </w:r>
      </w:del>
      <w:r w:rsidR="004170FA" w:rsidRPr="00F55018">
        <w:t>.</w:t>
      </w:r>
      <w:ins w:id="3264" w:author="Geri Burgert" w:date="2026-01-29T17:08:00Z" w16du:dateUtc="2026-01-29T22:08:00Z">
        <w:r w:rsidR="0032709D" w:rsidRPr="00F55018">
          <w:t xml:space="preserve"> </w:t>
        </w:r>
      </w:ins>
      <w:del w:id="3265" w:author="Geri Burgert" w:date="2026-01-29T17:08:00Z" w16du:dateUtc="2026-01-29T22:08:00Z">
        <w:r w:rsidR="004170FA" w:rsidRPr="00F55018" w:rsidDel="0032709D">
          <w:tab/>
        </w:r>
      </w:del>
      <w:r w:rsidR="004170FA" w:rsidRPr="00F55018">
        <w:t xml:space="preserve">Sciurba FC, Criner GJ, Christenson SA, Martinez FJ, Papi A, Roche N, et al. Mepolizumab to </w:t>
      </w:r>
      <w:ins w:id="3266" w:author="Geri Burgert" w:date="2026-01-29T17:08:00Z" w16du:dateUtc="2026-01-29T22:08:00Z">
        <w:r w:rsidR="0032709D" w:rsidRPr="00F55018">
          <w:t>p</w:t>
        </w:r>
      </w:ins>
      <w:del w:id="3267" w:author="Geri Burgert" w:date="2026-01-29T17:08:00Z" w16du:dateUtc="2026-01-29T22:08:00Z">
        <w:r w:rsidR="004170FA" w:rsidRPr="00F55018" w:rsidDel="0032709D">
          <w:delText>P</w:delText>
        </w:r>
      </w:del>
      <w:r w:rsidR="004170FA" w:rsidRPr="00F55018">
        <w:t xml:space="preserve">revent </w:t>
      </w:r>
      <w:ins w:id="3268" w:author="Geri Burgert" w:date="2026-01-29T17:08:00Z" w16du:dateUtc="2026-01-29T22:08:00Z">
        <w:r w:rsidR="0032709D" w:rsidRPr="00F55018">
          <w:t>e</w:t>
        </w:r>
      </w:ins>
      <w:del w:id="3269" w:author="Geri Burgert" w:date="2026-01-29T17:08:00Z" w16du:dateUtc="2026-01-29T22:08:00Z">
        <w:r w:rsidR="004170FA" w:rsidRPr="00F55018" w:rsidDel="0032709D">
          <w:delText>E</w:delText>
        </w:r>
      </w:del>
      <w:r w:rsidR="004170FA" w:rsidRPr="00F55018">
        <w:t xml:space="preserve">xacerbations of COPD with an </w:t>
      </w:r>
      <w:ins w:id="3270" w:author="Geri Burgert" w:date="2026-01-29T17:08:00Z" w16du:dateUtc="2026-01-29T22:08:00Z">
        <w:r w:rsidR="0032709D" w:rsidRPr="00F55018">
          <w:t>e</w:t>
        </w:r>
      </w:ins>
      <w:del w:id="3271" w:author="Geri Burgert" w:date="2026-01-29T17:08:00Z" w16du:dateUtc="2026-01-29T22:08:00Z">
        <w:r w:rsidR="004170FA" w:rsidRPr="00F55018" w:rsidDel="0032709D">
          <w:delText>E</w:delText>
        </w:r>
      </w:del>
      <w:r w:rsidR="004170FA" w:rsidRPr="00F55018">
        <w:t xml:space="preserve">osinophilic </w:t>
      </w:r>
      <w:ins w:id="3272" w:author="Geri Burgert" w:date="2026-01-29T17:08:00Z" w16du:dateUtc="2026-01-29T22:08:00Z">
        <w:r w:rsidR="0032709D" w:rsidRPr="00F55018">
          <w:t>p</w:t>
        </w:r>
      </w:ins>
      <w:del w:id="3273" w:author="Geri Burgert" w:date="2026-01-29T17:08:00Z" w16du:dateUtc="2026-01-29T22:08:00Z">
        <w:r w:rsidR="004170FA" w:rsidRPr="00F55018" w:rsidDel="0032709D">
          <w:delText>P</w:delText>
        </w:r>
      </w:del>
      <w:r w:rsidR="004170FA" w:rsidRPr="00F55018">
        <w:t>henotype. N</w:t>
      </w:r>
      <w:del w:id="3274" w:author="Geri Burgert" w:date="2026-01-29T17:08:00Z" w16du:dateUtc="2026-01-29T22:08:00Z">
        <w:r w:rsidR="004170FA" w:rsidRPr="00F55018" w:rsidDel="0032709D">
          <w:delText>ew</w:delText>
        </w:r>
      </w:del>
      <w:r w:rsidR="004170FA" w:rsidRPr="00F55018">
        <w:t xml:space="preserve"> Engl</w:t>
      </w:r>
      <w:del w:id="3275" w:author="Geri Burgert" w:date="2026-01-29T17:08:00Z" w16du:dateUtc="2026-01-29T22:08:00Z">
        <w:r w:rsidR="004170FA" w:rsidRPr="00F55018" w:rsidDel="0032709D">
          <w:delText>and</w:delText>
        </w:r>
      </w:del>
      <w:r w:rsidR="004170FA" w:rsidRPr="00F55018">
        <w:t xml:space="preserve"> J</w:t>
      </w:r>
      <w:del w:id="3276" w:author="Geri Burgert" w:date="2026-01-29T17:08:00Z" w16du:dateUtc="2026-01-29T22:08:00Z">
        <w:r w:rsidR="004170FA" w:rsidRPr="00F55018" w:rsidDel="0032709D">
          <w:delText>ournal of</w:delText>
        </w:r>
      </w:del>
      <w:r w:rsidR="004170FA" w:rsidRPr="00F55018">
        <w:t xml:space="preserve"> Med</w:t>
      </w:r>
      <w:del w:id="3277" w:author="Geri Burgert" w:date="2026-01-29T17:08:00Z" w16du:dateUtc="2026-01-29T22:08:00Z">
        <w:r w:rsidR="004170FA" w:rsidRPr="00F55018" w:rsidDel="0032709D">
          <w:delText>icine.</w:delText>
        </w:r>
      </w:del>
      <w:r w:rsidR="004170FA" w:rsidRPr="00F55018">
        <w:t xml:space="preserve"> 2025;392</w:t>
      </w:r>
      <w:del w:id="3278" w:author="Geri Burgert" w:date="2026-01-29T17:08:00Z" w16du:dateUtc="2026-01-29T22:08:00Z">
        <w:r w:rsidR="004170FA" w:rsidRPr="00F55018" w:rsidDel="0032709D">
          <w:delText>(17)</w:delText>
        </w:r>
      </w:del>
      <w:r w:rsidR="004170FA" w:rsidRPr="00F55018">
        <w:t>:1710-20.</w:t>
      </w:r>
    </w:p>
    <w:p w14:paraId="1C4043E5" w14:textId="5C816192" w:rsidR="004170FA" w:rsidRPr="00F55018" w:rsidRDefault="00AF793B" w:rsidP="004170FA">
      <w:ins w:id="3279" w:author="Geri Burgert" w:date="2026-02-02T17:51:00Z" w16du:dateUtc="2026-02-02T22:51:00Z">
        <w:r>
          <w:t>77</w:t>
        </w:r>
      </w:ins>
      <w:del w:id="3280" w:author="Geri Burgert" w:date="2026-02-02T17:51:00Z" w16du:dateUtc="2026-02-02T22:51:00Z">
        <w:r w:rsidR="004170FA" w:rsidRPr="00F55018" w:rsidDel="00AF793B">
          <w:delText>69</w:delText>
        </w:r>
      </w:del>
      <w:r w:rsidR="004170FA" w:rsidRPr="00F55018">
        <w:t>.</w:t>
      </w:r>
      <w:ins w:id="3281" w:author="Geri Burgert" w:date="2026-01-29T17:08:00Z" w16du:dateUtc="2026-01-29T22:08:00Z">
        <w:r w:rsidR="00040F32" w:rsidRPr="00F55018">
          <w:t xml:space="preserve"> </w:t>
        </w:r>
      </w:ins>
      <w:del w:id="3282" w:author="Geri Burgert" w:date="2026-01-29T17:08:00Z" w16du:dateUtc="2026-01-29T22:08:00Z">
        <w:r w:rsidR="004170FA" w:rsidRPr="00F55018" w:rsidDel="00040F32">
          <w:tab/>
        </w:r>
      </w:del>
      <w:r w:rsidR="004170FA" w:rsidRPr="00F55018">
        <w:t xml:space="preserve">Bhatt SP, Rabe KF, Hanania NA, Vogelmeier CF, Cole J, Bafadhel M, et al. Dupilumab for COPD with </w:t>
      </w:r>
      <w:ins w:id="3283" w:author="Geri Burgert" w:date="2026-01-29T17:08:00Z" w16du:dateUtc="2026-01-29T22:08:00Z">
        <w:r w:rsidR="00040F32" w:rsidRPr="00F55018">
          <w:t>t</w:t>
        </w:r>
      </w:ins>
      <w:del w:id="3284" w:author="Geri Burgert" w:date="2026-01-29T17:08:00Z" w16du:dateUtc="2026-01-29T22:08:00Z">
        <w:r w:rsidR="004170FA" w:rsidRPr="00F55018" w:rsidDel="00040F32">
          <w:delText>T</w:delText>
        </w:r>
      </w:del>
      <w:r w:rsidR="004170FA" w:rsidRPr="00F55018">
        <w:t xml:space="preserve">ype 2 </w:t>
      </w:r>
      <w:ins w:id="3285" w:author="Geri Burgert" w:date="2026-01-29T17:08:00Z" w16du:dateUtc="2026-01-29T22:08:00Z">
        <w:r w:rsidR="00040F32" w:rsidRPr="00F55018">
          <w:t>i</w:t>
        </w:r>
      </w:ins>
      <w:del w:id="3286" w:author="Geri Burgert" w:date="2026-01-29T17:08:00Z" w16du:dateUtc="2026-01-29T22:08:00Z">
        <w:r w:rsidR="004170FA" w:rsidRPr="00F55018" w:rsidDel="00040F32">
          <w:delText>I</w:delText>
        </w:r>
      </w:del>
      <w:r w:rsidR="004170FA" w:rsidRPr="00F55018">
        <w:t xml:space="preserve">nflammation </w:t>
      </w:r>
      <w:ins w:id="3287" w:author="Geri Burgert" w:date="2026-01-29T17:08:00Z" w16du:dateUtc="2026-01-29T22:08:00Z">
        <w:r w:rsidR="00040F32" w:rsidRPr="00F55018">
          <w:t>i</w:t>
        </w:r>
      </w:ins>
      <w:del w:id="3288" w:author="Geri Burgert" w:date="2026-01-29T17:08:00Z" w16du:dateUtc="2026-01-29T22:08:00Z">
        <w:r w:rsidR="004170FA" w:rsidRPr="00F55018" w:rsidDel="00040F32">
          <w:delText>I</w:delText>
        </w:r>
      </w:del>
      <w:r w:rsidR="004170FA" w:rsidRPr="00F55018">
        <w:t xml:space="preserve">ndicated by </w:t>
      </w:r>
      <w:ins w:id="3289" w:author="Geri Burgert" w:date="2026-01-29T17:08:00Z" w16du:dateUtc="2026-01-29T22:08:00Z">
        <w:r w:rsidR="00040F32" w:rsidRPr="00F55018">
          <w:t>e</w:t>
        </w:r>
      </w:ins>
      <w:del w:id="3290" w:author="Geri Burgert" w:date="2026-01-29T17:08:00Z" w16du:dateUtc="2026-01-29T22:08:00Z">
        <w:r w:rsidR="004170FA" w:rsidRPr="00F55018" w:rsidDel="00040F32">
          <w:delText>E</w:delText>
        </w:r>
      </w:del>
      <w:r w:rsidR="004170FA" w:rsidRPr="00F55018">
        <w:t xml:space="preserve">osinophil </w:t>
      </w:r>
      <w:ins w:id="3291" w:author="Geri Burgert" w:date="2026-01-29T17:08:00Z" w16du:dateUtc="2026-01-29T22:08:00Z">
        <w:r w:rsidR="00040F32" w:rsidRPr="00F55018">
          <w:t>c</w:t>
        </w:r>
      </w:ins>
      <w:del w:id="3292" w:author="Geri Burgert" w:date="2026-01-29T17:08:00Z" w16du:dateUtc="2026-01-29T22:08:00Z">
        <w:r w:rsidR="004170FA" w:rsidRPr="00F55018" w:rsidDel="00040F32">
          <w:delText>C</w:delText>
        </w:r>
      </w:del>
      <w:r w:rsidR="004170FA" w:rsidRPr="00F55018">
        <w:t>ounts. N</w:t>
      </w:r>
      <w:del w:id="3293" w:author="Geri Burgert" w:date="2026-01-29T17:09:00Z" w16du:dateUtc="2026-01-29T22:09:00Z">
        <w:r w:rsidR="004170FA" w:rsidRPr="00F55018" w:rsidDel="00040F32">
          <w:delText>ew</w:delText>
        </w:r>
      </w:del>
      <w:r w:rsidR="004170FA" w:rsidRPr="00F55018">
        <w:t xml:space="preserve"> Engl</w:t>
      </w:r>
      <w:del w:id="3294" w:author="Geri Burgert" w:date="2026-01-29T17:09:00Z" w16du:dateUtc="2026-01-29T22:09:00Z">
        <w:r w:rsidR="004170FA" w:rsidRPr="00F55018" w:rsidDel="00040F32">
          <w:delText>and</w:delText>
        </w:r>
      </w:del>
      <w:r w:rsidR="004170FA" w:rsidRPr="00F55018">
        <w:t xml:space="preserve"> J</w:t>
      </w:r>
      <w:del w:id="3295" w:author="Geri Burgert" w:date="2026-01-29T17:09:00Z" w16du:dateUtc="2026-01-29T22:09:00Z">
        <w:r w:rsidR="004170FA" w:rsidRPr="00F55018" w:rsidDel="00040F32">
          <w:delText>ournal of</w:delText>
        </w:r>
      </w:del>
      <w:r w:rsidR="004170FA" w:rsidRPr="00F55018">
        <w:t xml:space="preserve"> Med</w:t>
      </w:r>
      <w:del w:id="3296" w:author="Geri Burgert" w:date="2026-01-29T17:09:00Z" w16du:dateUtc="2026-01-29T22:09:00Z">
        <w:r w:rsidR="004170FA" w:rsidRPr="00F55018" w:rsidDel="00040F32">
          <w:delText>icine.</w:delText>
        </w:r>
      </w:del>
      <w:r w:rsidR="004170FA" w:rsidRPr="00F55018">
        <w:t xml:space="preserve"> 2023;389</w:t>
      </w:r>
      <w:del w:id="3297" w:author="Geri Burgert" w:date="2026-01-29T17:09:00Z" w16du:dateUtc="2026-01-29T22:09:00Z">
        <w:r w:rsidR="004170FA" w:rsidRPr="00F55018" w:rsidDel="00040F32">
          <w:delText>(3)</w:delText>
        </w:r>
      </w:del>
      <w:r w:rsidR="004170FA" w:rsidRPr="00F55018">
        <w:t>:205-14.</w:t>
      </w:r>
    </w:p>
    <w:p w14:paraId="68795FB6" w14:textId="3EDA6616" w:rsidR="004170FA" w:rsidRPr="00F55018" w:rsidRDefault="00AF793B" w:rsidP="004170FA">
      <w:ins w:id="3298" w:author="Geri Burgert" w:date="2026-02-02T17:51:00Z" w16du:dateUtc="2026-02-02T22:51:00Z">
        <w:r>
          <w:t>78</w:t>
        </w:r>
      </w:ins>
      <w:del w:id="3299" w:author="Geri Burgert" w:date="2026-02-02T17:51:00Z" w16du:dateUtc="2026-02-02T22:51:00Z">
        <w:r w:rsidR="004170FA" w:rsidRPr="00F55018" w:rsidDel="00AF793B">
          <w:delText>70</w:delText>
        </w:r>
      </w:del>
      <w:r w:rsidR="004170FA" w:rsidRPr="00F55018">
        <w:t>.</w:t>
      </w:r>
      <w:ins w:id="3300" w:author="Geri Burgert" w:date="2026-01-29T17:09:00Z" w16du:dateUtc="2026-01-29T22:09:00Z">
        <w:r w:rsidR="00742CE6" w:rsidRPr="00F55018">
          <w:t xml:space="preserve"> </w:t>
        </w:r>
      </w:ins>
      <w:del w:id="3301" w:author="Geri Burgert" w:date="2026-01-29T17:09:00Z" w16du:dateUtc="2026-01-29T22:09:00Z">
        <w:r w:rsidR="004170FA" w:rsidRPr="00F55018" w:rsidDel="00742CE6">
          <w:tab/>
        </w:r>
      </w:del>
      <w:r w:rsidR="004170FA" w:rsidRPr="00F55018">
        <w:t>Weller P, Bubley G. The idiopathic hypereosinophilic syndrome. Blood</w:t>
      </w:r>
      <w:del w:id="3302" w:author="Geri Burgert" w:date="2026-01-29T17:09:00Z" w16du:dateUtc="2026-01-29T22:09:00Z">
        <w:r w:rsidR="004170FA" w:rsidRPr="00F55018" w:rsidDel="00742CE6">
          <w:delText>.</w:delText>
        </w:r>
      </w:del>
      <w:r w:rsidR="004170FA" w:rsidRPr="00F55018">
        <w:t xml:space="preserve"> </w:t>
      </w:r>
      <w:ins w:id="3303" w:author="Geri Burgert" w:date="2026-01-29T17:09:00Z" w16du:dateUtc="2026-01-29T22:09:00Z">
        <w:r w:rsidR="00742CE6" w:rsidRPr="00F55018">
          <w:t>1994;83:2759-79</w:t>
        </w:r>
      </w:ins>
      <w:del w:id="3304" w:author="Geri Burgert" w:date="2026-01-29T17:09:00Z" w16du:dateUtc="2026-01-29T22:09:00Z">
        <w:r w:rsidR="004170FA" w:rsidRPr="00F55018" w:rsidDel="00742CE6">
          <w:delText>1994</w:delText>
        </w:r>
      </w:del>
      <w:r w:rsidR="004170FA" w:rsidRPr="00F55018">
        <w:t>.</w:t>
      </w:r>
    </w:p>
    <w:p w14:paraId="1359B9D0" w14:textId="15289F66" w:rsidR="004170FA" w:rsidRPr="00F55018" w:rsidRDefault="00AF793B" w:rsidP="004170FA">
      <w:ins w:id="3305" w:author="Geri Burgert" w:date="2026-02-02T17:52:00Z" w16du:dateUtc="2026-02-02T22:52:00Z">
        <w:r>
          <w:t>79</w:t>
        </w:r>
      </w:ins>
      <w:del w:id="3306" w:author="Geri Burgert" w:date="2026-02-02T17:52:00Z" w16du:dateUtc="2026-02-02T22:52:00Z">
        <w:r w:rsidR="004170FA" w:rsidRPr="00F55018" w:rsidDel="00AF793B">
          <w:delText>71</w:delText>
        </w:r>
      </w:del>
      <w:r w:rsidR="004170FA" w:rsidRPr="00F55018">
        <w:t>.</w:t>
      </w:r>
      <w:ins w:id="3307" w:author="Geri Burgert" w:date="2026-01-29T17:09:00Z" w16du:dateUtc="2026-01-29T22:09:00Z">
        <w:r w:rsidR="00742CE6" w:rsidRPr="00F55018">
          <w:t xml:space="preserve"> </w:t>
        </w:r>
      </w:ins>
      <w:del w:id="3308" w:author="Geri Burgert" w:date="2026-01-29T17:09:00Z" w16du:dateUtc="2026-01-29T22:09:00Z">
        <w:r w:rsidR="004170FA" w:rsidRPr="00F55018" w:rsidDel="00742CE6">
          <w:tab/>
        </w:r>
      </w:del>
      <w:r w:rsidR="004170FA" w:rsidRPr="00F55018">
        <w:t>Valent P, Klion AD, Roufosse F, Simon D, Metzgeroth G, Leiferman KM, et al. Proposed refined diagnostic criteria and classification of eosinophil disorders and related syndromes. Allergy</w:t>
      </w:r>
      <w:del w:id="3309" w:author="Geri Burgert" w:date="2026-01-29T17:09:00Z" w16du:dateUtc="2026-01-29T22:09:00Z">
        <w:r w:rsidR="004170FA" w:rsidRPr="00F55018" w:rsidDel="00CB0B3A">
          <w:delText>.</w:delText>
        </w:r>
      </w:del>
      <w:r w:rsidR="004170FA" w:rsidRPr="00F55018">
        <w:t xml:space="preserve"> 2023;78</w:t>
      </w:r>
      <w:del w:id="3310" w:author="Geri Burgert" w:date="2026-01-29T17:09:00Z" w16du:dateUtc="2026-01-29T22:09:00Z">
        <w:r w:rsidR="004170FA" w:rsidRPr="00F55018" w:rsidDel="00CB0B3A">
          <w:delText>(1)</w:delText>
        </w:r>
      </w:del>
      <w:r w:rsidR="004170FA" w:rsidRPr="00F55018">
        <w:t>:47-59.</w:t>
      </w:r>
    </w:p>
    <w:p w14:paraId="743A1B3A" w14:textId="64038268" w:rsidR="004170FA" w:rsidRPr="00F55018" w:rsidRDefault="00AF793B" w:rsidP="004170FA">
      <w:ins w:id="3311" w:author="Geri Burgert" w:date="2026-02-02T17:52:00Z" w16du:dateUtc="2026-02-02T22:52:00Z">
        <w:r>
          <w:lastRenderedPageBreak/>
          <w:t>80</w:t>
        </w:r>
      </w:ins>
      <w:del w:id="3312" w:author="Geri Burgert" w:date="2026-02-02T17:52:00Z" w16du:dateUtc="2026-02-02T22:52:00Z">
        <w:r w:rsidR="004170FA" w:rsidRPr="00F55018" w:rsidDel="00AF793B">
          <w:delText>72</w:delText>
        </w:r>
      </w:del>
      <w:r w:rsidR="004170FA" w:rsidRPr="00F55018">
        <w:t>.</w:t>
      </w:r>
      <w:ins w:id="3313" w:author="Geri Burgert" w:date="2026-01-29T17:09:00Z" w16du:dateUtc="2026-01-29T22:09:00Z">
        <w:r w:rsidR="009E5BFE" w:rsidRPr="00F55018">
          <w:t xml:space="preserve"> </w:t>
        </w:r>
      </w:ins>
      <w:del w:id="3314" w:author="Geri Burgert" w:date="2026-01-29T17:09:00Z" w16du:dateUtc="2026-01-29T22:09:00Z">
        <w:r w:rsidR="004170FA" w:rsidRPr="00F55018" w:rsidDel="009E5BFE">
          <w:tab/>
        </w:r>
      </w:del>
      <w:r w:rsidR="004170FA" w:rsidRPr="00F55018">
        <w:t>Crane MM, Chang CM, Kobayashi MG, Weller PF. Incidence of myeloproliferative hypereosinophilic syndrome in the United States and an estimate of all hypereosinophilic syndrome incidence. J</w:t>
      </w:r>
      <w:del w:id="3315" w:author="Geri Burgert" w:date="2026-01-29T17:10:00Z" w16du:dateUtc="2026-01-29T22:10:00Z">
        <w:r w:rsidR="004170FA" w:rsidRPr="00F55018" w:rsidDel="009E5BFE">
          <w:delText>ournal of</w:delText>
        </w:r>
      </w:del>
      <w:r w:rsidR="004170FA" w:rsidRPr="00F55018">
        <w:t xml:space="preserve"> Allergy </w:t>
      </w:r>
      <w:del w:id="3316" w:author="Geri Burgert" w:date="2026-01-29T17:10:00Z" w16du:dateUtc="2026-01-29T22:10:00Z">
        <w:r w:rsidR="004170FA" w:rsidRPr="00F55018" w:rsidDel="009E5BFE">
          <w:delText xml:space="preserve">and </w:delText>
        </w:r>
      </w:del>
      <w:r w:rsidR="004170FA" w:rsidRPr="00F55018">
        <w:t>Clin</w:t>
      </w:r>
      <w:del w:id="3317" w:author="Geri Burgert" w:date="2026-01-29T17:10:00Z" w16du:dateUtc="2026-01-29T22:10:00Z">
        <w:r w:rsidR="004170FA" w:rsidRPr="00F55018" w:rsidDel="009E5BFE">
          <w:delText>ical</w:delText>
        </w:r>
      </w:del>
      <w:r w:rsidR="004170FA" w:rsidRPr="00F55018">
        <w:t xml:space="preserve"> Immunol</w:t>
      </w:r>
      <w:del w:id="3318" w:author="Geri Burgert" w:date="2026-01-29T17:10:00Z" w16du:dateUtc="2026-01-29T22:10:00Z">
        <w:r w:rsidR="004170FA" w:rsidRPr="00F55018" w:rsidDel="009E5BFE">
          <w:delText>ogy.</w:delText>
        </w:r>
      </w:del>
      <w:r w:rsidR="004170FA" w:rsidRPr="00F55018">
        <w:t xml:space="preserve"> 2010;126</w:t>
      </w:r>
      <w:del w:id="3319" w:author="Geri Burgert" w:date="2026-01-29T17:10:00Z" w16du:dateUtc="2026-01-29T22:10:00Z">
        <w:r w:rsidR="004170FA" w:rsidRPr="00F55018" w:rsidDel="009E5BFE">
          <w:delText>(1)</w:delText>
        </w:r>
      </w:del>
      <w:r w:rsidR="004170FA" w:rsidRPr="00F55018">
        <w:t>:179-81.</w:t>
      </w:r>
    </w:p>
    <w:p w14:paraId="743388E3" w14:textId="604D94F8" w:rsidR="004170FA" w:rsidRPr="00F55018" w:rsidRDefault="00AF793B" w:rsidP="004170FA">
      <w:ins w:id="3320" w:author="Geri Burgert" w:date="2026-02-02T17:52:00Z" w16du:dateUtc="2026-02-02T22:52:00Z">
        <w:r>
          <w:t>81</w:t>
        </w:r>
      </w:ins>
      <w:del w:id="3321" w:author="Geri Burgert" w:date="2026-02-02T17:52:00Z" w16du:dateUtc="2026-02-02T22:52:00Z">
        <w:r w:rsidR="004170FA" w:rsidRPr="00F55018" w:rsidDel="00AF793B">
          <w:delText>73</w:delText>
        </w:r>
      </w:del>
      <w:r w:rsidR="004170FA" w:rsidRPr="00F55018">
        <w:t>.</w:t>
      </w:r>
      <w:ins w:id="3322" w:author="Geri Burgert" w:date="2026-01-29T17:10:00Z" w16du:dateUtc="2026-01-29T22:10:00Z">
        <w:r w:rsidR="009E5BFE" w:rsidRPr="00F55018">
          <w:t xml:space="preserve"> </w:t>
        </w:r>
      </w:ins>
      <w:del w:id="3323" w:author="Geri Burgert" w:date="2026-01-29T17:10:00Z" w16du:dateUtc="2026-01-29T22:10:00Z">
        <w:r w:rsidR="004170FA" w:rsidRPr="00F55018" w:rsidDel="009E5BFE">
          <w:tab/>
        </w:r>
      </w:del>
      <w:r w:rsidR="004170FA" w:rsidRPr="00F55018">
        <w:t xml:space="preserve">Kovacs N, Benjamin K, Holland-Thomas N, Moshkovich O, Nelsen LM, Ortega H, et al. Symptom assessment in hypereosinophilic syndrome: </w:t>
      </w:r>
      <w:ins w:id="3324" w:author="Geri Burgert" w:date="2026-01-29T17:10:00Z" w16du:dateUtc="2026-01-29T22:10:00Z">
        <w:r w:rsidR="00E07316" w:rsidRPr="00F55018">
          <w:t>t</w:t>
        </w:r>
      </w:ins>
      <w:del w:id="3325" w:author="Geri Burgert" w:date="2026-01-29T17:10:00Z" w16du:dateUtc="2026-01-29T22:10:00Z">
        <w:r w:rsidR="004170FA" w:rsidRPr="00F55018" w:rsidDel="00E07316">
          <w:delText>T</w:delText>
        </w:r>
      </w:del>
      <w:r w:rsidR="004170FA" w:rsidRPr="00F55018">
        <w:t xml:space="preserve">oward development of a patient-reported outcomes tool. </w:t>
      </w:r>
      <w:del w:id="3326" w:author="Geri Burgert" w:date="2026-01-29T17:10:00Z" w16du:dateUtc="2026-01-29T22:10:00Z">
        <w:r w:rsidR="004170FA" w:rsidRPr="00F55018" w:rsidDel="00E07316">
          <w:delText xml:space="preserve">The </w:delText>
        </w:r>
      </w:del>
      <w:r w:rsidR="004170FA" w:rsidRPr="00F55018">
        <w:t>J</w:t>
      </w:r>
      <w:del w:id="3327" w:author="Geri Burgert" w:date="2026-01-29T17:10:00Z" w16du:dateUtc="2026-01-29T22:10:00Z">
        <w:r w:rsidR="004170FA" w:rsidRPr="00F55018" w:rsidDel="00E07316">
          <w:delText>ournal of</w:delText>
        </w:r>
      </w:del>
      <w:r w:rsidR="004170FA" w:rsidRPr="00F55018">
        <w:t xml:space="preserve"> Allergy </w:t>
      </w:r>
      <w:del w:id="3328" w:author="Geri Burgert" w:date="2026-01-29T17:10:00Z" w16du:dateUtc="2026-01-29T22:10:00Z">
        <w:r w:rsidR="004170FA" w:rsidRPr="00F55018" w:rsidDel="00E07316">
          <w:delText xml:space="preserve">and </w:delText>
        </w:r>
      </w:del>
      <w:r w:rsidR="004170FA" w:rsidRPr="00F55018">
        <w:t>Clin</w:t>
      </w:r>
      <w:del w:id="3329" w:author="Geri Burgert" w:date="2026-01-29T17:10:00Z" w16du:dateUtc="2026-01-29T22:10:00Z">
        <w:r w:rsidR="004170FA" w:rsidRPr="00F55018" w:rsidDel="00E07316">
          <w:delText>ical</w:delText>
        </w:r>
      </w:del>
      <w:r w:rsidR="004170FA" w:rsidRPr="00F55018">
        <w:t xml:space="preserve"> Immunol</w:t>
      </w:r>
      <w:del w:id="3330" w:author="Geri Burgert" w:date="2026-01-29T17:10:00Z" w16du:dateUtc="2026-01-29T22:10:00Z">
        <w:r w:rsidR="004170FA" w:rsidRPr="00F55018" w:rsidDel="00E07316">
          <w:delText>ogy: In</w:delText>
        </w:r>
      </w:del>
      <w:r w:rsidR="004170FA" w:rsidRPr="00F55018">
        <w:t xml:space="preserve"> Pract</w:t>
      </w:r>
      <w:del w:id="3331" w:author="Geri Burgert" w:date="2026-01-29T17:10:00Z" w16du:dateUtc="2026-01-29T22:10:00Z">
        <w:r w:rsidR="004170FA" w:rsidRPr="00F55018" w:rsidDel="00E07316">
          <w:delText>ice.</w:delText>
        </w:r>
      </w:del>
      <w:r w:rsidR="004170FA" w:rsidRPr="00F55018">
        <w:t xml:space="preserve"> 2020;8</w:t>
      </w:r>
      <w:del w:id="3332" w:author="Geri Burgert" w:date="2026-01-29T17:10:00Z" w16du:dateUtc="2026-01-29T22:10:00Z">
        <w:r w:rsidR="004170FA" w:rsidRPr="00F55018" w:rsidDel="00E07316">
          <w:delText>(9)</w:delText>
        </w:r>
      </w:del>
      <w:r w:rsidR="004170FA" w:rsidRPr="00F55018">
        <w:t>:3209-12.e8.</w:t>
      </w:r>
    </w:p>
    <w:p w14:paraId="78176060" w14:textId="4C8EB0CF" w:rsidR="004170FA" w:rsidRPr="00F55018" w:rsidRDefault="00AF793B" w:rsidP="004170FA">
      <w:ins w:id="3333" w:author="Geri Burgert" w:date="2026-02-02T17:52:00Z" w16du:dateUtc="2026-02-02T22:52:00Z">
        <w:r>
          <w:t>82</w:t>
        </w:r>
      </w:ins>
      <w:del w:id="3334" w:author="Geri Burgert" w:date="2026-02-02T17:52:00Z" w16du:dateUtc="2026-02-02T22:52:00Z">
        <w:r w:rsidR="004170FA" w:rsidRPr="00F55018" w:rsidDel="00AF793B">
          <w:delText>74</w:delText>
        </w:r>
      </w:del>
      <w:r w:rsidR="004170FA" w:rsidRPr="00F55018">
        <w:t>.</w:t>
      </w:r>
      <w:ins w:id="3335" w:author="Geri Burgert" w:date="2026-01-29T17:10:00Z" w16du:dateUtc="2026-01-29T22:10:00Z">
        <w:r w:rsidR="00E07316" w:rsidRPr="00F55018">
          <w:t xml:space="preserve"> </w:t>
        </w:r>
      </w:ins>
      <w:del w:id="3336" w:author="Geri Burgert" w:date="2026-01-29T17:10:00Z" w16du:dateUtc="2026-01-29T22:10:00Z">
        <w:r w:rsidR="004170FA" w:rsidRPr="00F55018" w:rsidDel="00E07316">
          <w:tab/>
        </w:r>
      </w:del>
      <w:r w:rsidR="004170FA" w:rsidRPr="00F55018">
        <w:t>Dulohery MM, Patel RR, Schneider F, Ryu JH. Lung involvement in hypereosinophilic syndromes. Respir</w:t>
      </w:r>
      <w:del w:id="3337" w:author="Geri Burgert" w:date="2026-01-29T17:10:00Z" w16du:dateUtc="2026-01-29T22:10:00Z">
        <w:r w:rsidR="004170FA" w:rsidRPr="00F55018" w:rsidDel="00E07316">
          <w:delText>atory</w:delText>
        </w:r>
      </w:del>
      <w:r w:rsidR="004170FA" w:rsidRPr="00F55018">
        <w:t xml:space="preserve"> Med</w:t>
      </w:r>
      <w:del w:id="3338" w:author="Geri Burgert" w:date="2026-01-29T17:10:00Z" w16du:dateUtc="2026-01-29T22:10:00Z">
        <w:r w:rsidR="004170FA" w:rsidRPr="00F55018" w:rsidDel="00E07316">
          <w:delText>icine.</w:delText>
        </w:r>
      </w:del>
      <w:r w:rsidR="004170FA" w:rsidRPr="00F55018">
        <w:t xml:space="preserve"> 2011;105</w:t>
      </w:r>
      <w:del w:id="3339" w:author="Geri Burgert" w:date="2026-01-29T17:10:00Z" w16du:dateUtc="2026-01-29T22:10:00Z">
        <w:r w:rsidR="004170FA" w:rsidRPr="00F55018" w:rsidDel="00E07316">
          <w:delText>(1)</w:delText>
        </w:r>
      </w:del>
      <w:r w:rsidR="004170FA" w:rsidRPr="00F55018">
        <w:t>:114-21.</w:t>
      </w:r>
    </w:p>
    <w:p w14:paraId="33D94314" w14:textId="1E109E03" w:rsidR="004170FA" w:rsidRPr="00F55018" w:rsidRDefault="005A1135" w:rsidP="004170FA">
      <w:ins w:id="3340" w:author="Geri Burgert" w:date="2026-02-02T17:52:00Z" w16du:dateUtc="2026-02-02T22:52:00Z">
        <w:r>
          <w:t>83</w:t>
        </w:r>
      </w:ins>
      <w:del w:id="3341" w:author="Geri Burgert" w:date="2026-02-02T17:52:00Z" w16du:dateUtc="2026-02-02T22:52:00Z">
        <w:r w:rsidR="004170FA" w:rsidRPr="00F55018" w:rsidDel="005A1135">
          <w:delText>75</w:delText>
        </w:r>
      </w:del>
      <w:r w:rsidR="004170FA" w:rsidRPr="00F55018">
        <w:t>.</w:t>
      </w:r>
      <w:ins w:id="3342" w:author="Geri Burgert" w:date="2026-01-29T17:10:00Z" w16du:dateUtc="2026-01-29T22:10:00Z">
        <w:r w:rsidR="00E07316" w:rsidRPr="00F55018">
          <w:t xml:space="preserve"> </w:t>
        </w:r>
      </w:ins>
      <w:del w:id="3343" w:author="Geri Burgert" w:date="2026-01-29T17:10:00Z" w16du:dateUtc="2026-01-29T22:10:00Z">
        <w:r w:rsidR="004170FA" w:rsidRPr="00F55018" w:rsidDel="00E07316">
          <w:tab/>
        </w:r>
      </w:del>
      <w:r w:rsidR="004170FA" w:rsidRPr="00F55018">
        <w:t>Thomeer MJ, Costabe U, Rizzato G, Poletti V, M D. Comparison of registries of interstitial lung diseases in three European countries. Eur</w:t>
      </w:r>
      <w:del w:id="3344" w:author="Geri Burgert" w:date="2026-01-29T17:10:00Z" w16du:dateUtc="2026-01-29T22:10:00Z">
        <w:r w:rsidR="004170FA" w:rsidRPr="00F55018" w:rsidDel="007D784E">
          <w:delText>opean</w:delText>
        </w:r>
      </w:del>
      <w:r w:rsidR="004170FA" w:rsidRPr="00F55018">
        <w:t xml:space="preserve"> Respir</w:t>
      </w:r>
      <w:del w:id="3345" w:author="Geri Burgert" w:date="2026-01-29T17:10:00Z" w16du:dateUtc="2026-01-29T22:10:00Z">
        <w:r w:rsidR="004170FA" w:rsidRPr="00F55018" w:rsidDel="007D784E">
          <w:delText>atory</w:delText>
        </w:r>
      </w:del>
      <w:r w:rsidR="004170FA" w:rsidRPr="00F55018">
        <w:t xml:space="preserve"> J</w:t>
      </w:r>
      <w:del w:id="3346" w:author="Geri Burgert" w:date="2026-01-29T17:10:00Z" w16du:dateUtc="2026-01-29T22:10:00Z">
        <w:r w:rsidR="004170FA" w:rsidRPr="00F55018" w:rsidDel="007D784E">
          <w:delText>ournal.</w:delText>
        </w:r>
      </w:del>
      <w:ins w:id="3347" w:author="Geri Burgert" w:date="2026-01-29T17:10:00Z" w16du:dateUtc="2026-01-29T22:10:00Z">
        <w:r w:rsidR="007D784E" w:rsidRPr="00F55018">
          <w:t xml:space="preserve"> </w:t>
        </w:r>
      </w:ins>
      <w:r w:rsidR="004170FA" w:rsidRPr="00F55018">
        <w:t>32:114</w:t>
      </w:r>
      <w:del w:id="3348" w:author="Geri Burgert" w:date="2026-01-29T17:10:00Z" w16du:dateUtc="2026-01-29T22:10:00Z">
        <w:r w:rsidR="004170FA" w:rsidRPr="00F55018" w:rsidDel="007D784E">
          <w:delText>s</w:delText>
        </w:r>
      </w:del>
      <w:r w:rsidR="004170FA" w:rsidRPr="00F55018">
        <w:t>-</w:t>
      </w:r>
      <w:del w:id="3349" w:author="Geri Burgert" w:date="2026-01-29T17:10:00Z" w16du:dateUtc="2026-01-29T22:10:00Z">
        <w:r w:rsidR="004170FA" w:rsidRPr="00F55018" w:rsidDel="007D784E">
          <w:delText>11</w:delText>
        </w:r>
      </w:del>
      <w:r w:rsidR="004170FA" w:rsidRPr="00F55018">
        <w:t>8s.</w:t>
      </w:r>
    </w:p>
    <w:p w14:paraId="30EF2803" w14:textId="58AD360B" w:rsidR="004170FA" w:rsidRPr="00F55018" w:rsidRDefault="005A1135" w:rsidP="004170FA">
      <w:ins w:id="3350" w:author="Geri Burgert" w:date="2026-02-02T17:52:00Z" w16du:dateUtc="2026-02-02T22:52:00Z">
        <w:r>
          <w:t>84</w:t>
        </w:r>
      </w:ins>
      <w:del w:id="3351" w:author="Geri Burgert" w:date="2026-02-02T17:52:00Z" w16du:dateUtc="2026-02-02T22:52:00Z">
        <w:r w:rsidR="004170FA" w:rsidRPr="00F55018" w:rsidDel="005A1135">
          <w:delText>76</w:delText>
        </w:r>
      </w:del>
      <w:r w:rsidR="004170FA" w:rsidRPr="00F55018">
        <w:t>.</w:t>
      </w:r>
      <w:ins w:id="3352" w:author="Geri Burgert" w:date="2026-01-29T17:10:00Z" w16du:dateUtc="2026-01-29T22:10:00Z">
        <w:r w:rsidR="007D784E" w:rsidRPr="00F55018">
          <w:t xml:space="preserve"> </w:t>
        </w:r>
      </w:ins>
      <w:del w:id="3353" w:author="Geri Burgert" w:date="2026-01-29T17:10:00Z" w16du:dateUtc="2026-01-29T22:10:00Z">
        <w:r w:rsidR="004170FA" w:rsidRPr="00F55018" w:rsidDel="007D784E">
          <w:tab/>
        </w:r>
      </w:del>
      <w:r w:rsidR="004170FA" w:rsidRPr="00F55018">
        <w:t xml:space="preserve">Jederlinic PJ, Sicilian L, Gaensler EA. </w:t>
      </w:r>
      <w:ins w:id="3354" w:author="Geri Burgert" w:date="2026-01-29T17:11:00Z" w16du:dateUtc="2026-01-29T22:11:00Z">
        <w:r w:rsidR="001A7348" w:rsidRPr="00F55018">
          <w:t>Chronic eosinophilic pneumonia. A report of 19 cases and a review of the literature</w:t>
        </w:r>
      </w:ins>
      <w:del w:id="3355" w:author="Geri Burgert" w:date="2026-01-29T17:11:00Z" w16du:dateUtc="2026-01-29T22:11:00Z">
        <w:r w:rsidR="004170FA" w:rsidRPr="00F55018" w:rsidDel="001A7348">
          <w:delText>Chronic Eosinophilic Pneumonia A REPORT OF 19 CASES AND A REVIEW OF THE LITERATURE</w:delText>
        </w:r>
      </w:del>
      <w:r w:rsidR="004170FA" w:rsidRPr="00F55018">
        <w:t>. Medicine</w:t>
      </w:r>
      <w:del w:id="3356" w:author="Geri Burgert" w:date="2026-01-29T17:11:00Z" w16du:dateUtc="2026-01-29T22:11:00Z">
        <w:r w:rsidR="004170FA" w:rsidRPr="00F55018" w:rsidDel="001A7348">
          <w:delText>.</w:delText>
        </w:r>
      </w:del>
      <w:r w:rsidR="004170FA" w:rsidRPr="00F55018">
        <w:t xml:space="preserve"> 1988;67</w:t>
      </w:r>
      <w:del w:id="3357" w:author="Geri Burgert" w:date="2026-01-29T17:11:00Z" w16du:dateUtc="2026-01-29T22:11:00Z">
        <w:r w:rsidR="004170FA" w:rsidRPr="00F55018" w:rsidDel="001A7348">
          <w:delText>(3)</w:delText>
        </w:r>
      </w:del>
      <w:r w:rsidR="004170FA" w:rsidRPr="00F55018">
        <w:t>:154-62.</w:t>
      </w:r>
    </w:p>
    <w:p w14:paraId="61DEDB72" w14:textId="28D52D0C" w:rsidR="004170FA" w:rsidRPr="00F55018" w:rsidRDefault="00624C53" w:rsidP="004170FA">
      <w:ins w:id="3358" w:author="Geri Burgert" w:date="2026-02-02T17:52:00Z" w16du:dateUtc="2026-02-02T22:52:00Z">
        <w:r>
          <w:t>85</w:t>
        </w:r>
      </w:ins>
      <w:del w:id="3359" w:author="Geri Burgert" w:date="2026-02-02T17:52:00Z" w16du:dateUtc="2026-02-02T22:52:00Z">
        <w:r w:rsidR="004170FA" w:rsidRPr="00F55018" w:rsidDel="00624C53">
          <w:delText>77</w:delText>
        </w:r>
      </w:del>
      <w:r w:rsidR="004170FA" w:rsidRPr="00F55018">
        <w:t>.</w:t>
      </w:r>
      <w:ins w:id="3360" w:author="Geri Burgert" w:date="2026-01-29T17:11:00Z" w16du:dateUtc="2026-01-29T22:11:00Z">
        <w:r w:rsidR="001A7348" w:rsidRPr="00F55018">
          <w:t xml:space="preserve"> </w:t>
        </w:r>
      </w:ins>
      <w:del w:id="3361" w:author="Geri Burgert" w:date="2026-01-29T17:11:00Z" w16du:dateUtc="2026-01-29T22:11:00Z">
        <w:r w:rsidR="004170FA" w:rsidRPr="00F55018" w:rsidDel="001A7348">
          <w:tab/>
        </w:r>
      </w:del>
      <w:r w:rsidR="004170FA" w:rsidRPr="00F55018">
        <w:t>Marchand E, Etienne-Mastroianni B, Chanez P, Lauque D, Leclerc P, Cordier JF. Idiopathic chronic eosinophilic pneumonia and asthma: how do they influence each other? Eur</w:t>
      </w:r>
      <w:del w:id="3362" w:author="Geri Burgert" w:date="2026-01-29T17:11:00Z" w16du:dateUtc="2026-01-29T22:11:00Z">
        <w:r w:rsidR="004170FA" w:rsidRPr="00F55018" w:rsidDel="00277608">
          <w:delText>opean</w:delText>
        </w:r>
      </w:del>
      <w:r w:rsidR="004170FA" w:rsidRPr="00F55018">
        <w:t xml:space="preserve"> Respir</w:t>
      </w:r>
      <w:del w:id="3363" w:author="Geri Burgert" w:date="2026-01-29T17:11:00Z" w16du:dateUtc="2026-01-29T22:11:00Z">
        <w:r w:rsidR="004170FA" w:rsidRPr="00F55018" w:rsidDel="00277608">
          <w:delText>atory</w:delText>
        </w:r>
      </w:del>
      <w:r w:rsidR="004170FA" w:rsidRPr="00F55018">
        <w:t xml:space="preserve"> J</w:t>
      </w:r>
      <w:del w:id="3364" w:author="Geri Burgert" w:date="2026-01-29T17:11:00Z" w16du:dateUtc="2026-01-29T22:11:00Z">
        <w:r w:rsidR="004170FA" w:rsidRPr="00F55018" w:rsidDel="00277608">
          <w:delText>ournal.</w:delText>
        </w:r>
      </w:del>
      <w:r w:rsidR="004170FA" w:rsidRPr="00F55018">
        <w:t xml:space="preserve"> 2003;22</w:t>
      </w:r>
      <w:del w:id="3365" w:author="Geri Burgert" w:date="2026-01-29T17:11:00Z" w16du:dateUtc="2026-01-29T22:11:00Z">
        <w:r w:rsidR="004170FA" w:rsidRPr="00F55018" w:rsidDel="00277608">
          <w:delText>(1)</w:delText>
        </w:r>
      </w:del>
      <w:r w:rsidR="004170FA" w:rsidRPr="00F55018">
        <w:t>:8-13.</w:t>
      </w:r>
    </w:p>
    <w:p w14:paraId="3D9594E2" w14:textId="4DF4BC3A" w:rsidR="004170FA" w:rsidRPr="00F55018" w:rsidDel="00590B1B" w:rsidRDefault="004170FA" w:rsidP="004170FA">
      <w:pPr>
        <w:rPr>
          <w:del w:id="3366" w:author="Geri Burgert" w:date="2026-02-02T17:52:00Z" w16du:dateUtc="2026-02-02T22:52:00Z"/>
        </w:rPr>
      </w:pPr>
      <w:del w:id="3367" w:author="Geri Burgert" w:date="2026-02-02T17:52:00Z" w16du:dateUtc="2026-02-02T22:52:00Z">
        <w:r w:rsidRPr="00F55018" w:rsidDel="00590B1B">
          <w:lastRenderedPageBreak/>
          <w:delText>78.</w:delText>
        </w:r>
      </w:del>
      <w:del w:id="3368" w:author="Geri Burgert" w:date="2026-01-29T17:11:00Z" w16du:dateUtc="2026-01-29T22:11:00Z">
        <w:r w:rsidRPr="00F55018" w:rsidDel="00277608">
          <w:tab/>
        </w:r>
      </w:del>
      <w:del w:id="3369" w:author="Geri Burgert" w:date="2026-02-02T17:52:00Z" w16du:dateUtc="2026-02-02T22:52:00Z">
        <w:r w:rsidRPr="00F55018" w:rsidDel="00590B1B">
          <w:delText xml:space="preserve">Marchand E, Reynaud-Gaubert M, Lauque D, Durieu J, Tonnel A-B, Cordier J-F. Idiopathic </w:delText>
        </w:r>
      </w:del>
      <w:del w:id="3370" w:author="Geri Burgert" w:date="2026-01-29T17:11:00Z" w16du:dateUtc="2026-01-29T22:11:00Z">
        <w:r w:rsidRPr="00F55018" w:rsidDel="00277608">
          <w:delText>C</w:delText>
        </w:r>
      </w:del>
      <w:del w:id="3371" w:author="Geri Burgert" w:date="2026-02-02T17:52:00Z" w16du:dateUtc="2026-02-02T22:52:00Z">
        <w:r w:rsidRPr="00F55018" w:rsidDel="00590B1B">
          <w:delText xml:space="preserve">hronic </w:delText>
        </w:r>
      </w:del>
      <w:del w:id="3372" w:author="Geri Burgert" w:date="2026-01-29T17:11:00Z" w16du:dateUtc="2026-01-29T22:11:00Z">
        <w:r w:rsidRPr="00F55018" w:rsidDel="00277608">
          <w:delText>E</w:delText>
        </w:r>
      </w:del>
      <w:del w:id="3373" w:author="Geri Burgert" w:date="2026-02-02T17:52:00Z" w16du:dateUtc="2026-02-02T22:52:00Z">
        <w:r w:rsidRPr="00F55018" w:rsidDel="00590B1B">
          <w:delText xml:space="preserve">osinophilic </w:delText>
        </w:r>
      </w:del>
      <w:del w:id="3374" w:author="Geri Burgert" w:date="2026-01-29T17:11:00Z" w16du:dateUtc="2026-01-29T22:11:00Z">
        <w:r w:rsidRPr="00F55018" w:rsidDel="00277608">
          <w:delText>P</w:delText>
        </w:r>
      </w:del>
      <w:del w:id="3375" w:author="Geri Burgert" w:date="2026-02-02T17:52:00Z" w16du:dateUtc="2026-02-02T22:52:00Z">
        <w:r w:rsidRPr="00F55018" w:rsidDel="00590B1B">
          <w:delText xml:space="preserve">neumonia: </w:delText>
        </w:r>
      </w:del>
      <w:del w:id="3376" w:author="Geri Burgert" w:date="2026-01-29T17:11:00Z" w16du:dateUtc="2026-01-29T22:11:00Z">
        <w:r w:rsidRPr="00F55018" w:rsidDel="00277608">
          <w:delText>A</w:delText>
        </w:r>
      </w:del>
      <w:del w:id="3377" w:author="Geri Burgert" w:date="2026-02-02T17:52:00Z" w16du:dateUtc="2026-02-02T22:52:00Z">
        <w:r w:rsidRPr="00F55018" w:rsidDel="00590B1B">
          <w:delText xml:space="preserve"> </w:delText>
        </w:r>
      </w:del>
      <w:del w:id="3378" w:author="Geri Burgert" w:date="2026-01-29T17:12:00Z" w16du:dateUtc="2026-01-29T22:12:00Z">
        <w:r w:rsidRPr="00F55018" w:rsidDel="00277608">
          <w:delText>C</w:delText>
        </w:r>
      </w:del>
      <w:del w:id="3379" w:author="Geri Burgert" w:date="2026-02-02T17:52:00Z" w16du:dateUtc="2026-02-02T22:52:00Z">
        <w:r w:rsidRPr="00F55018" w:rsidDel="00590B1B">
          <w:delText xml:space="preserve">linical and </w:delText>
        </w:r>
      </w:del>
      <w:del w:id="3380" w:author="Geri Burgert" w:date="2026-01-29T17:12:00Z" w16du:dateUtc="2026-01-29T22:12:00Z">
        <w:r w:rsidRPr="00F55018" w:rsidDel="00277608">
          <w:delText>F</w:delText>
        </w:r>
      </w:del>
      <w:del w:id="3381" w:author="Geri Burgert" w:date="2026-02-02T17:52:00Z" w16du:dateUtc="2026-02-02T22:52:00Z">
        <w:r w:rsidRPr="00F55018" w:rsidDel="00590B1B">
          <w:delText>ollow-</w:delText>
        </w:r>
      </w:del>
      <w:del w:id="3382" w:author="Geri Burgert" w:date="2026-01-29T17:12:00Z" w16du:dateUtc="2026-01-29T22:12:00Z">
        <w:r w:rsidRPr="00F55018" w:rsidDel="00277608">
          <w:delText>U</w:delText>
        </w:r>
      </w:del>
      <w:del w:id="3383" w:author="Geri Burgert" w:date="2026-02-02T17:52:00Z" w16du:dateUtc="2026-02-02T22:52:00Z">
        <w:r w:rsidRPr="00F55018" w:rsidDel="00590B1B">
          <w:delText xml:space="preserve">p </w:delText>
        </w:r>
      </w:del>
      <w:del w:id="3384" w:author="Geri Burgert" w:date="2026-01-29T17:12:00Z" w16du:dateUtc="2026-01-29T22:12:00Z">
        <w:r w:rsidRPr="00F55018" w:rsidDel="00277608">
          <w:delText>S</w:delText>
        </w:r>
      </w:del>
      <w:del w:id="3385" w:author="Geri Burgert" w:date="2026-02-02T17:52:00Z" w16du:dateUtc="2026-02-02T22:52:00Z">
        <w:r w:rsidRPr="00F55018" w:rsidDel="00590B1B">
          <w:delText xml:space="preserve">tudy of 62 </w:delText>
        </w:r>
      </w:del>
      <w:del w:id="3386" w:author="Geri Burgert" w:date="2026-01-29T17:12:00Z" w16du:dateUtc="2026-01-29T22:12:00Z">
        <w:r w:rsidRPr="00F55018" w:rsidDel="00277608">
          <w:delText>C</w:delText>
        </w:r>
      </w:del>
      <w:del w:id="3387" w:author="Geri Burgert" w:date="2026-02-02T17:52:00Z" w16du:dateUtc="2026-02-02T22:52:00Z">
        <w:r w:rsidRPr="00F55018" w:rsidDel="00590B1B">
          <w:delText>ases. Medicine</w:delText>
        </w:r>
      </w:del>
      <w:del w:id="3388" w:author="Geri Burgert" w:date="2026-01-29T17:12:00Z" w16du:dateUtc="2026-01-29T22:12:00Z">
        <w:r w:rsidRPr="00F55018" w:rsidDel="00277608">
          <w:delText>.</w:delText>
        </w:r>
      </w:del>
      <w:del w:id="3389" w:author="Geri Burgert" w:date="2026-02-02T17:52:00Z" w16du:dateUtc="2026-02-02T22:52:00Z">
        <w:r w:rsidRPr="00F55018" w:rsidDel="00590B1B">
          <w:delText xml:space="preserve"> 1998;77</w:delText>
        </w:r>
      </w:del>
      <w:del w:id="3390" w:author="Geri Burgert" w:date="2026-01-29T17:12:00Z" w16du:dateUtc="2026-01-29T22:12:00Z">
        <w:r w:rsidRPr="00F55018" w:rsidDel="00277608">
          <w:delText>(5)</w:delText>
        </w:r>
      </w:del>
      <w:del w:id="3391" w:author="Geri Burgert" w:date="2026-02-02T17:52:00Z" w16du:dateUtc="2026-02-02T22:52:00Z">
        <w:r w:rsidRPr="00F55018" w:rsidDel="00590B1B">
          <w:delText>:299-312.</w:delText>
        </w:r>
      </w:del>
    </w:p>
    <w:p w14:paraId="2E7D6E3B" w14:textId="28FB0C56" w:rsidR="004170FA" w:rsidRPr="00F55018" w:rsidRDefault="00590B1B" w:rsidP="004170FA">
      <w:ins w:id="3392" w:author="Geri Burgert" w:date="2026-02-02T17:52:00Z" w16du:dateUtc="2026-02-02T22:52:00Z">
        <w:r>
          <w:t>86</w:t>
        </w:r>
      </w:ins>
      <w:del w:id="3393" w:author="Geri Burgert" w:date="2026-02-02T17:52:00Z" w16du:dateUtc="2026-02-02T22:52:00Z">
        <w:r w:rsidR="004170FA" w:rsidRPr="00F55018" w:rsidDel="00590B1B">
          <w:delText>79</w:delText>
        </w:r>
      </w:del>
      <w:r w:rsidR="004170FA" w:rsidRPr="00F55018">
        <w:t>.</w:t>
      </w:r>
      <w:ins w:id="3394" w:author="Geri Burgert" w:date="2026-01-29T17:12:00Z" w16du:dateUtc="2026-01-29T22:12:00Z">
        <w:r w:rsidR="005820D6" w:rsidRPr="00F55018">
          <w:t xml:space="preserve"> </w:t>
        </w:r>
      </w:ins>
      <w:del w:id="3395" w:author="Geri Burgert" w:date="2026-01-29T17:12:00Z" w16du:dateUtc="2026-01-29T22:12:00Z">
        <w:r w:rsidR="004170FA" w:rsidRPr="00F55018" w:rsidDel="005820D6">
          <w:tab/>
        </w:r>
      </w:del>
      <w:r w:rsidR="004170FA" w:rsidRPr="00F55018">
        <w:t xml:space="preserve">Matsuse H, Shimoda T, Fukushima C, Matsvo N, Sakai H, Takao A, et al. Diagnostic </w:t>
      </w:r>
      <w:ins w:id="3396" w:author="Geri Burgert" w:date="2026-01-29T17:12:00Z" w16du:dateUtc="2026-01-29T22:12:00Z">
        <w:r w:rsidR="005820D6" w:rsidRPr="00F55018">
          <w:t>p</w:t>
        </w:r>
      </w:ins>
      <w:del w:id="3397" w:author="Geri Burgert" w:date="2026-01-29T17:12:00Z" w16du:dateUtc="2026-01-29T22:12:00Z">
        <w:r w:rsidR="004170FA" w:rsidRPr="00F55018" w:rsidDel="005820D6">
          <w:delText>P</w:delText>
        </w:r>
      </w:del>
      <w:r w:rsidR="004170FA" w:rsidRPr="00F55018">
        <w:t xml:space="preserve">roblems in </w:t>
      </w:r>
      <w:ins w:id="3398" w:author="Geri Burgert" w:date="2026-01-29T17:12:00Z" w16du:dateUtc="2026-01-29T22:12:00Z">
        <w:r w:rsidR="005820D6" w:rsidRPr="00F55018">
          <w:t>c</w:t>
        </w:r>
      </w:ins>
      <w:del w:id="3399" w:author="Geri Burgert" w:date="2026-01-29T17:12:00Z" w16du:dateUtc="2026-01-29T22:12:00Z">
        <w:r w:rsidR="004170FA" w:rsidRPr="00F55018" w:rsidDel="005820D6">
          <w:delText>C</w:delText>
        </w:r>
      </w:del>
      <w:r w:rsidR="004170FA" w:rsidRPr="00F55018">
        <w:t xml:space="preserve">hronic </w:t>
      </w:r>
      <w:ins w:id="3400" w:author="Geri Burgert" w:date="2026-01-29T17:12:00Z" w16du:dateUtc="2026-01-29T22:12:00Z">
        <w:r w:rsidR="005820D6" w:rsidRPr="00F55018">
          <w:t>e</w:t>
        </w:r>
      </w:ins>
      <w:del w:id="3401" w:author="Geri Burgert" w:date="2026-01-29T17:12:00Z" w16du:dateUtc="2026-01-29T22:12:00Z">
        <w:r w:rsidR="004170FA" w:rsidRPr="00F55018" w:rsidDel="005820D6">
          <w:delText>E</w:delText>
        </w:r>
      </w:del>
      <w:r w:rsidR="004170FA" w:rsidRPr="00F55018">
        <w:t xml:space="preserve">osinophilic </w:t>
      </w:r>
      <w:ins w:id="3402" w:author="Geri Burgert" w:date="2026-01-29T17:12:00Z" w16du:dateUtc="2026-01-29T22:12:00Z">
        <w:r w:rsidR="005820D6" w:rsidRPr="00F55018">
          <w:t>p</w:t>
        </w:r>
      </w:ins>
      <w:del w:id="3403" w:author="Geri Burgert" w:date="2026-01-29T17:12:00Z" w16du:dateUtc="2026-01-29T22:12:00Z">
        <w:r w:rsidR="004170FA" w:rsidRPr="00F55018" w:rsidDel="005820D6">
          <w:delText>P</w:delText>
        </w:r>
      </w:del>
      <w:r w:rsidR="004170FA" w:rsidRPr="00F55018">
        <w:t>neumonia. J</w:t>
      </w:r>
      <w:del w:id="3404" w:author="Geri Burgert" w:date="2026-01-29T17:12:00Z" w16du:dateUtc="2026-01-29T22:12:00Z">
        <w:r w:rsidR="004170FA" w:rsidRPr="00F55018" w:rsidDel="005820D6">
          <w:delText>ournal of</w:delText>
        </w:r>
      </w:del>
      <w:r w:rsidR="004170FA" w:rsidRPr="00F55018">
        <w:t xml:space="preserve"> Int</w:t>
      </w:r>
      <w:del w:id="3405" w:author="Geri Burgert" w:date="2026-01-29T17:12:00Z" w16du:dateUtc="2026-01-29T22:12:00Z">
        <w:r w:rsidR="004170FA" w:rsidRPr="00F55018" w:rsidDel="005820D6">
          <w:delText>ernational</w:delText>
        </w:r>
      </w:del>
      <w:r w:rsidR="004170FA" w:rsidRPr="00F55018">
        <w:t xml:space="preserve"> Med</w:t>
      </w:r>
      <w:del w:id="3406" w:author="Geri Burgert" w:date="2026-01-29T17:12:00Z" w16du:dateUtc="2026-01-29T22:12:00Z">
        <w:r w:rsidR="004170FA" w:rsidRPr="00F55018" w:rsidDel="005820D6">
          <w:delText>ical</w:delText>
        </w:r>
      </w:del>
      <w:r w:rsidR="004170FA" w:rsidRPr="00F55018">
        <w:t xml:space="preserve"> Res</w:t>
      </w:r>
      <w:del w:id="3407" w:author="Geri Burgert" w:date="2026-01-29T17:12:00Z" w16du:dateUtc="2026-01-29T22:12:00Z">
        <w:r w:rsidR="004170FA" w:rsidRPr="00F55018" w:rsidDel="005820D6">
          <w:delText>earch.</w:delText>
        </w:r>
      </w:del>
      <w:r w:rsidR="004170FA" w:rsidRPr="00F55018">
        <w:t xml:space="preserve"> 1997;25</w:t>
      </w:r>
      <w:del w:id="3408" w:author="Geri Burgert" w:date="2026-01-29T17:12:00Z" w16du:dateUtc="2026-01-29T22:12:00Z">
        <w:r w:rsidR="004170FA" w:rsidRPr="00F55018" w:rsidDel="005820D6">
          <w:delText>(4)</w:delText>
        </w:r>
      </w:del>
      <w:r w:rsidR="004170FA" w:rsidRPr="00F55018">
        <w:t>:196-201.</w:t>
      </w:r>
    </w:p>
    <w:p w14:paraId="1CFA95E4" w14:textId="04DA9D64" w:rsidR="004170FA" w:rsidRPr="00F55018" w:rsidRDefault="00590B1B" w:rsidP="004170FA">
      <w:ins w:id="3409" w:author="Geri Burgert" w:date="2026-02-02T17:52:00Z" w16du:dateUtc="2026-02-02T22:52:00Z">
        <w:r>
          <w:t>87</w:t>
        </w:r>
      </w:ins>
      <w:del w:id="3410" w:author="Geri Burgert" w:date="2026-02-02T17:52:00Z" w16du:dateUtc="2026-02-02T22:52:00Z">
        <w:r w:rsidR="004170FA" w:rsidRPr="00F55018" w:rsidDel="00590B1B">
          <w:delText>80</w:delText>
        </w:r>
      </w:del>
      <w:r w:rsidR="004170FA" w:rsidRPr="00F55018">
        <w:t>.</w:t>
      </w:r>
      <w:ins w:id="3411" w:author="Geri Burgert" w:date="2026-01-29T17:12:00Z" w16du:dateUtc="2026-01-29T22:12:00Z">
        <w:r w:rsidR="00F636DF" w:rsidRPr="00F55018">
          <w:t xml:space="preserve"> </w:t>
        </w:r>
      </w:ins>
      <w:del w:id="3412" w:author="Geri Burgert" w:date="2026-01-29T17:12:00Z" w16du:dateUtc="2026-01-29T22:12:00Z">
        <w:r w:rsidR="004170FA" w:rsidRPr="00F55018" w:rsidDel="00F636DF">
          <w:tab/>
        </w:r>
      </w:del>
      <w:r w:rsidR="004170FA" w:rsidRPr="00F55018">
        <w:t xml:space="preserve">Salter B, Lacy P, Mukherjee M. Biologics in </w:t>
      </w:r>
      <w:ins w:id="3413" w:author="Geri Burgert" w:date="2026-01-29T17:12:00Z" w16du:dateUtc="2026-01-29T22:12:00Z">
        <w:r w:rsidR="00F636DF" w:rsidRPr="00F55018">
          <w:t>a</w:t>
        </w:r>
      </w:ins>
      <w:del w:id="3414" w:author="Geri Burgert" w:date="2026-01-29T17:12:00Z" w16du:dateUtc="2026-01-29T22:12:00Z">
        <w:r w:rsidR="004170FA" w:rsidRPr="00F55018" w:rsidDel="00F636DF">
          <w:delText>A</w:delText>
        </w:r>
      </w:del>
      <w:r w:rsidR="004170FA" w:rsidRPr="00F55018">
        <w:t xml:space="preserve">sthma: </w:t>
      </w:r>
      <w:ins w:id="3415" w:author="Geri Burgert" w:date="2026-01-29T17:12:00Z" w16du:dateUtc="2026-01-29T22:12:00Z">
        <w:r w:rsidR="00F636DF" w:rsidRPr="00F55018">
          <w:t>a</w:t>
        </w:r>
      </w:ins>
      <w:del w:id="3416" w:author="Geri Burgert" w:date="2026-01-29T17:12:00Z" w16du:dateUtc="2026-01-29T22:12:00Z">
        <w:r w:rsidR="004170FA" w:rsidRPr="00F55018" w:rsidDel="00F636DF">
          <w:delText>A</w:delText>
        </w:r>
      </w:del>
      <w:r w:rsidR="004170FA" w:rsidRPr="00F55018">
        <w:t xml:space="preserve"> </w:t>
      </w:r>
      <w:ins w:id="3417" w:author="Geri Burgert" w:date="2026-01-29T17:12:00Z" w16du:dateUtc="2026-01-29T22:12:00Z">
        <w:r w:rsidR="00F636DF" w:rsidRPr="00F55018">
          <w:t>m</w:t>
        </w:r>
      </w:ins>
      <w:del w:id="3418" w:author="Geri Burgert" w:date="2026-01-29T17:12:00Z" w16du:dateUtc="2026-01-29T22:12:00Z">
        <w:r w:rsidR="004170FA" w:rsidRPr="00F55018" w:rsidDel="00F636DF">
          <w:delText>M</w:delText>
        </w:r>
      </w:del>
      <w:r w:rsidR="004170FA" w:rsidRPr="00F55018">
        <w:t xml:space="preserve">olecular </w:t>
      </w:r>
      <w:ins w:id="3419" w:author="Geri Burgert" w:date="2026-01-29T17:12:00Z" w16du:dateUtc="2026-01-29T22:12:00Z">
        <w:r w:rsidR="00F636DF" w:rsidRPr="00F55018">
          <w:t>p</w:t>
        </w:r>
      </w:ins>
      <w:del w:id="3420" w:author="Geri Burgert" w:date="2026-01-29T17:12:00Z" w16du:dateUtc="2026-01-29T22:12:00Z">
        <w:r w:rsidR="004170FA" w:rsidRPr="00F55018" w:rsidDel="00F636DF">
          <w:delText>P</w:delText>
        </w:r>
      </w:del>
      <w:r w:rsidR="004170FA" w:rsidRPr="00F55018">
        <w:t xml:space="preserve">erspective to </w:t>
      </w:r>
      <w:ins w:id="3421" w:author="Geri Burgert" w:date="2026-01-29T17:14:00Z" w16du:dateUtc="2026-01-29T22:14:00Z">
        <w:r w:rsidR="00F636DF" w:rsidRPr="00F55018">
          <w:t>p</w:t>
        </w:r>
      </w:ins>
      <w:del w:id="3422" w:author="Geri Burgert" w:date="2026-01-29T17:14:00Z" w16du:dateUtc="2026-01-29T22:14:00Z">
        <w:r w:rsidR="004170FA" w:rsidRPr="00F55018" w:rsidDel="00F636DF">
          <w:delText>P</w:delText>
        </w:r>
      </w:del>
      <w:r w:rsidR="004170FA" w:rsidRPr="00F55018">
        <w:t xml:space="preserve">recision </w:t>
      </w:r>
      <w:ins w:id="3423" w:author="Geri Burgert" w:date="2026-01-29T17:14:00Z" w16du:dateUtc="2026-01-29T22:14:00Z">
        <w:r w:rsidR="00F636DF" w:rsidRPr="00F55018">
          <w:t>m</w:t>
        </w:r>
      </w:ins>
      <w:del w:id="3424" w:author="Geri Burgert" w:date="2026-01-29T17:14:00Z" w16du:dateUtc="2026-01-29T22:14:00Z">
        <w:r w:rsidR="004170FA" w:rsidRPr="00F55018" w:rsidDel="00F636DF">
          <w:delText>M</w:delText>
        </w:r>
      </w:del>
      <w:r w:rsidR="004170FA" w:rsidRPr="00F55018">
        <w:t>edicine. Front</w:t>
      </w:r>
      <w:del w:id="3425" w:author="Geri Burgert" w:date="2026-01-29T17:14:00Z" w16du:dateUtc="2026-01-29T22:14:00Z">
        <w:r w:rsidR="004170FA" w:rsidRPr="00F55018" w:rsidDel="00F636DF">
          <w:delText>iers in</w:delText>
        </w:r>
      </w:del>
      <w:r w:rsidR="004170FA" w:rsidRPr="00F55018">
        <w:t xml:space="preserve"> Pharmacol</w:t>
      </w:r>
      <w:del w:id="3426" w:author="Geri Burgert" w:date="2026-01-29T17:14:00Z" w16du:dateUtc="2026-01-29T22:14:00Z">
        <w:r w:rsidR="004170FA" w:rsidRPr="00F55018" w:rsidDel="00F636DF">
          <w:delText>ogy.</w:delText>
        </w:r>
      </w:del>
      <w:r w:rsidR="004170FA" w:rsidRPr="00F55018">
        <w:t xml:space="preserve"> 2022;12</w:t>
      </w:r>
      <w:ins w:id="3427" w:author="Geri Burgert" w:date="2026-01-29T17:15:00Z" w16du:dateUtc="2026-01-29T22:15:00Z">
        <w:r w:rsidR="00F636DF" w:rsidRPr="00F55018">
          <w:t>:793409</w:t>
        </w:r>
      </w:ins>
      <w:r w:rsidR="004170FA" w:rsidRPr="00F55018">
        <w:t>.</w:t>
      </w:r>
    </w:p>
    <w:p w14:paraId="5455181B" w14:textId="308E6CE7" w:rsidR="004170FA" w:rsidRPr="00F55018" w:rsidRDefault="00590B1B" w:rsidP="004170FA">
      <w:ins w:id="3428" w:author="Geri Burgert" w:date="2026-02-02T17:52:00Z" w16du:dateUtc="2026-02-02T22:52:00Z">
        <w:r>
          <w:t>88</w:t>
        </w:r>
      </w:ins>
      <w:del w:id="3429" w:author="Geri Burgert" w:date="2026-02-02T17:52:00Z" w16du:dateUtc="2026-02-02T22:52:00Z">
        <w:r w:rsidR="004170FA" w:rsidRPr="00F55018" w:rsidDel="00590B1B">
          <w:delText>81</w:delText>
        </w:r>
      </w:del>
      <w:r w:rsidR="004170FA" w:rsidRPr="00F55018">
        <w:t>.</w:t>
      </w:r>
      <w:ins w:id="3430" w:author="Geri Burgert" w:date="2026-01-29T17:15:00Z" w16du:dateUtc="2026-01-29T22:15:00Z">
        <w:r w:rsidR="00A948D6" w:rsidRPr="00F55018">
          <w:t xml:space="preserve"> </w:t>
        </w:r>
      </w:ins>
      <w:del w:id="3431" w:author="Geri Burgert" w:date="2026-01-29T17:15:00Z" w16du:dateUtc="2026-01-29T22:15:00Z">
        <w:r w:rsidR="004170FA" w:rsidRPr="00F55018" w:rsidDel="00A948D6">
          <w:tab/>
        </w:r>
      </w:del>
      <w:r w:rsidR="004170FA" w:rsidRPr="00F55018">
        <w:t xml:space="preserve">Bhalla A, Zhao N, Rivas D, Ho T, Perez De Llano L, Mukherjee M, et al. Exacerbations of </w:t>
      </w:r>
      <w:ins w:id="3432" w:author="Geri Burgert" w:date="2026-01-29T17:15:00Z" w16du:dateUtc="2026-01-29T22:15:00Z">
        <w:r w:rsidR="00A948D6" w:rsidRPr="00F55018">
          <w:t>s</w:t>
        </w:r>
      </w:ins>
      <w:del w:id="3433" w:author="Geri Burgert" w:date="2026-01-29T17:15:00Z" w16du:dateUtc="2026-01-29T22:15:00Z">
        <w:r w:rsidR="004170FA" w:rsidRPr="00F55018" w:rsidDel="00A948D6">
          <w:delText>S</w:delText>
        </w:r>
      </w:del>
      <w:r w:rsidR="004170FA" w:rsidRPr="00F55018">
        <w:t xml:space="preserve">evere </w:t>
      </w:r>
      <w:ins w:id="3434" w:author="Geri Burgert" w:date="2026-01-29T17:15:00Z" w16du:dateUtc="2026-01-29T22:15:00Z">
        <w:r w:rsidR="00A948D6" w:rsidRPr="00F55018">
          <w:t>a</w:t>
        </w:r>
      </w:ins>
      <w:del w:id="3435" w:author="Geri Burgert" w:date="2026-01-29T17:15:00Z" w16du:dateUtc="2026-01-29T22:15:00Z">
        <w:r w:rsidR="004170FA" w:rsidRPr="00F55018" w:rsidDel="00A948D6">
          <w:delText>A</w:delText>
        </w:r>
      </w:del>
      <w:r w:rsidR="004170FA" w:rsidRPr="00F55018">
        <w:t xml:space="preserve">sthma </w:t>
      </w:r>
      <w:ins w:id="3436" w:author="Geri Burgert" w:date="2026-01-29T17:15:00Z" w16du:dateUtc="2026-01-29T22:15:00Z">
        <w:r w:rsidR="00A948D6" w:rsidRPr="00F55018">
          <w:t>w</w:t>
        </w:r>
      </w:ins>
      <w:del w:id="3437" w:author="Geri Burgert" w:date="2026-01-29T17:15:00Z" w16du:dateUtc="2026-01-29T22:15:00Z">
        <w:r w:rsidR="004170FA" w:rsidRPr="00F55018" w:rsidDel="00A948D6">
          <w:delText>W</w:delText>
        </w:r>
      </w:del>
      <w:r w:rsidR="004170FA" w:rsidRPr="00F55018">
        <w:t xml:space="preserve">hile on </w:t>
      </w:r>
      <w:ins w:id="3438" w:author="Geri Burgert" w:date="2026-01-29T17:15:00Z" w16du:dateUtc="2026-01-29T22:15:00Z">
        <w:r w:rsidR="00A948D6" w:rsidRPr="00F55018">
          <w:t>a</w:t>
        </w:r>
      </w:ins>
      <w:del w:id="3439" w:author="Geri Burgert" w:date="2026-01-29T17:15:00Z" w16du:dateUtc="2026-01-29T22:15:00Z">
        <w:r w:rsidR="004170FA" w:rsidRPr="00F55018" w:rsidDel="00A948D6">
          <w:delText>A</w:delText>
        </w:r>
      </w:del>
      <w:r w:rsidR="004170FA" w:rsidRPr="00F55018">
        <w:t xml:space="preserve">nti–IL-5 </w:t>
      </w:r>
      <w:ins w:id="3440" w:author="Geri Burgert" w:date="2026-01-29T17:15:00Z" w16du:dateUtc="2026-01-29T22:15:00Z">
        <w:r w:rsidR="00A948D6" w:rsidRPr="00F55018">
          <w:t>b</w:t>
        </w:r>
      </w:ins>
      <w:del w:id="3441" w:author="Geri Burgert" w:date="2026-01-29T17:15:00Z" w16du:dateUtc="2026-01-29T22:15:00Z">
        <w:r w:rsidR="004170FA" w:rsidRPr="00F55018" w:rsidDel="00A948D6">
          <w:delText>B</w:delText>
        </w:r>
      </w:del>
      <w:r w:rsidR="004170FA" w:rsidRPr="00F55018">
        <w:t>iologics. J</w:t>
      </w:r>
      <w:del w:id="3442" w:author="Geri Burgert" w:date="2026-01-29T17:15:00Z" w16du:dateUtc="2026-01-29T22:15:00Z">
        <w:r w:rsidR="004170FA" w:rsidRPr="00F55018" w:rsidDel="00A948D6">
          <w:delText>ournal of</w:delText>
        </w:r>
      </w:del>
      <w:r w:rsidR="004170FA" w:rsidRPr="00F55018">
        <w:t xml:space="preserve"> Investig</w:t>
      </w:r>
      <w:del w:id="3443" w:author="Geri Burgert" w:date="2026-01-29T17:15:00Z" w16du:dateUtc="2026-01-29T22:15:00Z">
        <w:r w:rsidR="004170FA" w:rsidRPr="00F55018" w:rsidDel="00A948D6">
          <w:delText>ational</w:delText>
        </w:r>
      </w:del>
      <w:r w:rsidR="004170FA" w:rsidRPr="00F55018">
        <w:t xml:space="preserve"> Allergol</w:t>
      </w:r>
      <w:del w:id="3444" w:author="Geri Burgert" w:date="2026-01-29T17:15:00Z" w16du:dateUtc="2026-01-29T22:15:00Z">
        <w:r w:rsidR="004170FA" w:rsidRPr="00F55018" w:rsidDel="00A948D6">
          <w:delText>ogy and</w:delText>
        </w:r>
      </w:del>
      <w:r w:rsidR="004170FA" w:rsidRPr="00F55018">
        <w:t xml:space="preserve"> Clin</w:t>
      </w:r>
      <w:del w:id="3445" w:author="Geri Burgert" w:date="2026-01-29T17:15:00Z" w16du:dateUtc="2026-01-29T22:15:00Z">
        <w:r w:rsidR="004170FA" w:rsidRPr="00F55018" w:rsidDel="00A948D6">
          <w:delText>ical</w:delText>
        </w:r>
      </w:del>
      <w:r w:rsidR="004170FA" w:rsidRPr="00F55018">
        <w:t xml:space="preserve"> Immunol</w:t>
      </w:r>
      <w:del w:id="3446" w:author="Geri Burgert" w:date="2026-01-29T17:15:00Z" w16du:dateUtc="2026-01-29T22:15:00Z">
        <w:r w:rsidR="004170FA" w:rsidRPr="00F55018" w:rsidDel="00A948D6">
          <w:delText>ogy.</w:delText>
        </w:r>
      </w:del>
      <w:r w:rsidR="004170FA" w:rsidRPr="00F55018">
        <w:t xml:space="preserve"> 2020;30</w:t>
      </w:r>
      <w:del w:id="3447" w:author="Geri Burgert" w:date="2026-01-29T17:15:00Z" w16du:dateUtc="2026-01-29T22:15:00Z">
        <w:r w:rsidR="004170FA" w:rsidRPr="00F55018" w:rsidDel="00A948D6">
          <w:delText>(5)</w:delText>
        </w:r>
      </w:del>
      <w:r w:rsidR="004170FA" w:rsidRPr="00F55018">
        <w:t>:307-16.</w:t>
      </w:r>
    </w:p>
    <w:p w14:paraId="5F8A9A33" w14:textId="21A958F1" w:rsidR="004170FA" w:rsidRPr="00F55018" w:rsidRDefault="00590B1B" w:rsidP="004170FA">
      <w:ins w:id="3448" w:author="Geri Burgert" w:date="2026-02-02T17:52:00Z" w16du:dateUtc="2026-02-02T22:52:00Z">
        <w:r>
          <w:t>89</w:t>
        </w:r>
      </w:ins>
      <w:del w:id="3449" w:author="Geri Burgert" w:date="2026-02-02T17:52:00Z" w16du:dateUtc="2026-02-02T22:52:00Z">
        <w:r w:rsidR="004170FA" w:rsidRPr="00F55018" w:rsidDel="00590B1B">
          <w:delText>82</w:delText>
        </w:r>
      </w:del>
      <w:r w:rsidR="004170FA" w:rsidRPr="00F55018">
        <w:t>.</w:t>
      </w:r>
      <w:ins w:id="3450" w:author="Geri Burgert" w:date="2026-01-29T17:15:00Z" w16du:dateUtc="2026-01-29T22:15:00Z">
        <w:r w:rsidR="00A948D6" w:rsidRPr="00F55018">
          <w:t xml:space="preserve"> </w:t>
        </w:r>
      </w:ins>
      <w:del w:id="3451" w:author="Geri Burgert" w:date="2026-01-29T17:15:00Z" w16du:dateUtc="2026-01-29T22:15:00Z">
        <w:r w:rsidR="004170FA" w:rsidRPr="00F55018" w:rsidDel="00A948D6">
          <w:tab/>
        </w:r>
      </w:del>
      <w:r w:rsidR="004170FA" w:rsidRPr="00F55018">
        <w:t>Mukherjee M, Forero DF, Tran S, Boulay M-E, Bertrand M, Bhalla A, et al. Suboptimal treatment response to anti-IL-5 monoclonal antibodies in severe eosinophilic asthmatics with airway autoimmune phenomena. Eur</w:t>
      </w:r>
      <w:del w:id="3452" w:author="Geri Burgert" w:date="2026-01-29T17:15:00Z" w16du:dateUtc="2026-01-29T22:15:00Z">
        <w:r w:rsidR="004170FA" w:rsidRPr="00F55018" w:rsidDel="0041589C">
          <w:delText>opean</w:delText>
        </w:r>
      </w:del>
      <w:r w:rsidR="004170FA" w:rsidRPr="00F55018">
        <w:t xml:space="preserve"> Respir</w:t>
      </w:r>
      <w:del w:id="3453" w:author="Geri Burgert" w:date="2026-01-29T17:15:00Z" w16du:dateUtc="2026-01-29T22:15:00Z">
        <w:r w:rsidR="004170FA" w:rsidRPr="00F55018" w:rsidDel="0041589C">
          <w:delText>atory</w:delText>
        </w:r>
      </w:del>
      <w:r w:rsidR="004170FA" w:rsidRPr="00F55018">
        <w:t xml:space="preserve"> J</w:t>
      </w:r>
      <w:del w:id="3454" w:author="Geri Burgert" w:date="2026-01-29T17:16:00Z" w16du:dateUtc="2026-01-29T22:16:00Z">
        <w:r w:rsidR="004170FA" w:rsidRPr="00F55018" w:rsidDel="0041589C">
          <w:delText>ournal.</w:delText>
        </w:r>
      </w:del>
      <w:r w:rsidR="004170FA" w:rsidRPr="00F55018">
        <w:t xml:space="preserve"> 2020;56</w:t>
      </w:r>
      <w:del w:id="3455" w:author="Geri Burgert" w:date="2026-01-29T17:16:00Z" w16du:dateUtc="2026-01-29T22:16:00Z">
        <w:r w:rsidR="004170FA" w:rsidRPr="00F55018" w:rsidDel="0041589C">
          <w:delText>(4)</w:delText>
        </w:r>
      </w:del>
      <w:r w:rsidR="004170FA" w:rsidRPr="00F55018">
        <w:t>:2000117.</w:t>
      </w:r>
    </w:p>
    <w:p w14:paraId="634A80EC" w14:textId="193B103F" w:rsidR="004170FA" w:rsidRPr="00F55018" w:rsidRDefault="00590B1B" w:rsidP="004170FA">
      <w:ins w:id="3456" w:author="Geri Burgert" w:date="2026-02-02T17:52:00Z" w16du:dateUtc="2026-02-02T22:52:00Z">
        <w:r>
          <w:t>90</w:t>
        </w:r>
      </w:ins>
      <w:del w:id="3457" w:author="Geri Burgert" w:date="2026-02-02T17:52:00Z" w16du:dateUtc="2026-02-02T22:52:00Z">
        <w:r w:rsidR="004170FA" w:rsidRPr="00F55018" w:rsidDel="00590B1B">
          <w:delText>83</w:delText>
        </w:r>
      </w:del>
      <w:r w:rsidR="004170FA" w:rsidRPr="00F55018">
        <w:t>.</w:t>
      </w:r>
      <w:ins w:id="3458" w:author="Geri Burgert" w:date="2026-01-29T17:16:00Z" w16du:dateUtc="2026-01-29T22:16:00Z">
        <w:r w:rsidR="00EA10CD" w:rsidRPr="00F55018">
          <w:t xml:space="preserve"> </w:t>
        </w:r>
      </w:ins>
      <w:del w:id="3459" w:author="Geri Burgert" w:date="2026-01-29T17:16:00Z" w16du:dateUtc="2026-01-29T22:16:00Z">
        <w:r w:rsidR="004170FA" w:rsidRPr="00F55018" w:rsidDel="00EA10CD">
          <w:tab/>
        </w:r>
      </w:del>
      <w:r w:rsidR="004170FA" w:rsidRPr="00F55018">
        <w:t>Venegas Garrido C, Mukherjee M, Bhalla A, Nair P. Airway autoimmunity, asthma exacerbations, and response to biologics. Clin Exp Allergy</w:t>
      </w:r>
      <w:del w:id="3460" w:author="Geri Burgert" w:date="2026-01-29T17:16:00Z" w16du:dateUtc="2026-01-29T22:16:00Z">
        <w:r w:rsidR="004170FA" w:rsidRPr="00F55018" w:rsidDel="00EA10CD">
          <w:delText>.</w:delText>
        </w:r>
      </w:del>
      <w:r w:rsidR="004170FA" w:rsidRPr="00F55018">
        <w:t xml:space="preserve"> 2022;52</w:t>
      </w:r>
      <w:del w:id="3461" w:author="Geri Burgert" w:date="2026-01-29T17:16:00Z" w16du:dateUtc="2026-01-29T22:16:00Z">
        <w:r w:rsidR="004170FA" w:rsidRPr="00F55018" w:rsidDel="00EA10CD">
          <w:delText>(12)</w:delText>
        </w:r>
      </w:del>
      <w:r w:rsidR="004170FA" w:rsidRPr="00F55018">
        <w:t>:1365-78.</w:t>
      </w:r>
    </w:p>
    <w:p w14:paraId="3C40DB3D" w14:textId="5313867B" w:rsidR="004170FA" w:rsidRPr="00F55018" w:rsidRDefault="00346891" w:rsidP="004170FA">
      <w:ins w:id="3462" w:author="Geri Burgert" w:date="2026-02-02T17:52:00Z" w16du:dateUtc="2026-02-02T22:52:00Z">
        <w:r>
          <w:t>91</w:t>
        </w:r>
      </w:ins>
      <w:del w:id="3463" w:author="Geri Burgert" w:date="2026-02-02T17:52:00Z" w16du:dateUtc="2026-02-02T22:52:00Z">
        <w:r w:rsidR="004170FA" w:rsidRPr="00F55018" w:rsidDel="00346891">
          <w:delText>84</w:delText>
        </w:r>
      </w:del>
      <w:r w:rsidR="004170FA" w:rsidRPr="00F55018">
        <w:t>.</w:t>
      </w:r>
      <w:ins w:id="3464" w:author="Geri Burgert" w:date="2026-01-29T17:16:00Z" w16du:dateUtc="2026-01-29T22:16:00Z">
        <w:r w:rsidR="00EA10CD" w:rsidRPr="00F55018">
          <w:t xml:space="preserve"> </w:t>
        </w:r>
      </w:ins>
      <w:del w:id="3465" w:author="Geri Burgert" w:date="2026-01-29T17:16:00Z" w16du:dateUtc="2026-01-29T22:16:00Z">
        <w:r w:rsidR="004170FA" w:rsidRPr="00F55018" w:rsidDel="00EA10CD">
          <w:tab/>
        </w:r>
      </w:del>
      <w:r w:rsidR="004170FA" w:rsidRPr="00F55018">
        <w:t xml:space="preserve">Pavord ID, Chapman KR, Bafadhel M, Sciurba FC, Bradford ES, Schweiker Harris S, et al. Mepolizumab for </w:t>
      </w:r>
      <w:ins w:id="3466" w:author="Geri Burgert" w:date="2026-01-29T17:16:00Z" w16du:dateUtc="2026-01-29T22:16:00Z">
        <w:r w:rsidR="00EA10CD" w:rsidRPr="00F55018">
          <w:t>e</w:t>
        </w:r>
      </w:ins>
      <w:del w:id="3467" w:author="Geri Burgert" w:date="2026-01-29T17:16:00Z" w16du:dateUtc="2026-01-29T22:16:00Z">
        <w:r w:rsidR="004170FA" w:rsidRPr="00F55018" w:rsidDel="00EA10CD">
          <w:delText>E</w:delText>
        </w:r>
      </w:del>
      <w:r w:rsidR="004170FA" w:rsidRPr="00F55018">
        <w:t>osinophil-</w:t>
      </w:r>
      <w:ins w:id="3468" w:author="Geri Burgert" w:date="2026-01-29T17:16:00Z" w16du:dateUtc="2026-01-29T22:16:00Z">
        <w:r w:rsidR="00EA10CD" w:rsidRPr="00F55018">
          <w:t>a</w:t>
        </w:r>
      </w:ins>
      <w:del w:id="3469" w:author="Geri Burgert" w:date="2026-01-29T17:16:00Z" w16du:dateUtc="2026-01-29T22:16:00Z">
        <w:r w:rsidR="004170FA" w:rsidRPr="00F55018" w:rsidDel="00EA10CD">
          <w:delText>A</w:delText>
        </w:r>
      </w:del>
      <w:r w:rsidR="004170FA" w:rsidRPr="00F55018">
        <w:t xml:space="preserve">ssociated COPD: </w:t>
      </w:r>
      <w:ins w:id="3470" w:author="Geri Burgert" w:date="2026-01-29T17:16:00Z" w16du:dateUtc="2026-01-29T22:16:00Z">
        <w:r w:rsidR="00EA10CD" w:rsidRPr="00F55018">
          <w:t>a</w:t>
        </w:r>
      </w:ins>
      <w:del w:id="3471" w:author="Geri Burgert" w:date="2026-01-29T17:16:00Z" w16du:dateUtc="2026-01-29T22:16:00Z">
        <w:r w:rsidR="004170FA" w:rsidRPr="00F55018" w:rsidDel="00EA10CD">
          <w:delText>A</w:delText>
        </w:r>
      </w:del>
      <w:r w:rsidR="004170FA" w:rsidRPr="00F55018">
        <w:t>nalysis of METREX and METREO. Int J Chron Obstruct Pulmon Dis</w:t>
      </w:r>
      <w:del w:id="3472" w:author="Geri Burgert" w:date="2026-01-29T17:16:00Z" w16du:dateUtc="2026-01-29T22:16:00Z">
        <w:r w:rsidR="004170FA" w:rsidRPr="00F55018" w:rsidDel="00EA10CD">
          <w:delText>.</w:delText>
        </w:r>
      </w:del>
      <w:r w:rsidR="004170FA" w:rsidRPr="00F55018">
        <w:t xml:space="preserve"> 2021;16:1755-70.</w:t>
      </w:r>
    </w:p>
    <w:p w14:paraId="1F279684" w14:textId="6C484720" w:rsidR="004170FA" w:rsidRPr="00F55018" w:rsidRDefault="00346891" w:rsidP="004170FA">
      <w:ins w:id="3473" w:author="Geri Burgert" w:date="2026-02-02T17:53:00Z" w16du:dateUtc="2026-02-02T22:53:00Z">
        <w:r>
          <w:t>92</w:t>
        </w:r>
      </w:ins>
      <w:del w:id="3474" w:author="Geri Burgert" w:date="2026-02-02T17:53:00Z" w16du:dateUtc="2026-02-02T22:53:00Z">
        <w:r w:rsidR="004170FA" w:rsidRPr="00F55018" w:rsidDel="00346891">
          <w:delText>85</w:delText>
        </w:r>
      </w:del>
      <w:r w:rsidR="004170FA" w:rsidRPr="00F55018">
        <w:t>.</w:t>
      </w:r>
      <w:ins w:id="3475" w:author="Geri Burgert" w:date="2026-01-29T17:16:00Z" w16du:dateUtc="2026-01-29T22:16:00Z">
        <w:r w:rsidR="00EA10CD" w:rsidRPr="00F55018">
          <w:t xml:space="preserve"> </w:t>
        </w:r>
      </w:ins>
      <w:del w:id="3476" w:author="Geri Burgert" w:date="2026-01-29T17:16:00Z" w16du:dateUtc="2026-01-29T22:16:00Z">
        <w:r w:rsidR="004170FA" w:rsidRPr="00F55018" w:rsidDel="00EA10CD">
          <w:tab/>
        </w:r>
      </w:del>
      <w:r w:rsidR="004170FA" w:rsidRPr="00F55018">
        <w:t>Shaw DE, Sousa AR, Fowler SJ, Fleming LJ, Roberts G, Corfield J, et al. Clinical and inflammatory characteristics of the European U-BIOPRED adult severe asthma cohort. Eur</w:t>
      </w:r>
      <w:del w:id="3477" w:author="Geri Burgert" w:date="2026-01-29T17:16:00Z" w16du:dateUtc="2026-01-29T22:16:00Z">
        <w:r w:rsidR="004170FA" w:rsidRPr="00F55018" w:rsidDel="00E34812">
          <w:delText xml:space="preserve">opean </w:delText>
        </w:r>
      </w:del>
      <w:ins w:id="3478" w:author="Geri Burgert" w:date="2026-01-29T17:16:00Z" w16du:dateUtc="2026-01-29T22:16:00Z">
        <w:r w:rsidR="00E34812" w:rsidRPr="00F55018">
          <w:t xml:space="preserve"> </w:t>
        </w:r>
      </w:ins>
      <w:r w:rsidR="004170FA" w:rsidRPr="00F55018">
        <w:t>Respir</w:t>
      </w:r>
      <w:del w:id="3479" w:author="Geri Burgert" w:date="2026-01-29T17:16:00Z" w16du:dateUtc="2026-01-29T22:16:00Z">
        <w:r w:rsidR="004170FA" w:rsidRPr="00F55018" w:rsidDel="00E34812">
          <w:delText>atory</w:delText>
        </w:r>
      </w:del>
      <w:r w:rsidR="004170FA" w:rsidRPr="00F55018">
        <w:t xml:space="preserve"> J</w:t>
      </w:r>
      <w:del w:id="3480" w:author="Geri Burgert" w:date="2026-01-29T17:16:00Z" w16du:dateUtc="2026-01-29T22:16:00Z">
        <w:r w:rsidR="004170FA" w:rsidRPr="00F55018" w:rsidDel="00E34812">
          <w:delText>ournal.</w:delText>
        </w:r>
      </w:del>
      <w:r w:rsidR="004170FA" w:rsidRPr="00F55018">
        <w:t xml:space="preserve"> 2015;46</w:t>
      </w:r>
      <w:del w:id="3481" w:author="Geri Burgert" w:date="2026-01-29T17:16:00Z" w16du:dateUtc="2026-01-29T22:16:00Z">
        <w:r w:rsidR="004170FA" w:rsidRPr="00F55018" w:rsidDel="00E34812">
          <w:delText>(5)</w:delText>
        </w:r>
      </w:del>
      <w:r w:rsidR="004170FA" w:rsidRPr="00F55018">
        <w:t>:1308-21.</w:t>
      </w:r>
    </w:p>
    <w:p w14:paraId="4CC61A3F" w14:textId="4EE750E3" w:rsidR="004170FA" w:rsidRPr="00F55018" w:rsidRDefault="000772F6" w:rsidP="004170FA">
      <w:ins w:id="3482" w:author="Geri Burgert" w:date="2026-02-02T17:53:00Z" w16du:dateUtc="2026-02-02T22:53:00Z">
        <w:r>
          <w:lastRenderedPageBreak/>
          <w:t>93</w:t>
        </w:r>
      </w:ins>
      <w:del w:id="3483" w:author="Geri Burgert" w:date="2026-02-02T17:53:00Z" w16du:dateUtc="2026-02-02T22:53:00Z">
        <w:r w:rsidR="004170FA" w:rsidRPr="00F55018" w:rsidDel="000772F6">
          <w:delText>86</w:delText>
        </w:r>
      </w:del>
      <w:r w:rsidR="004170FA" w:rsidRPr="00F55018">
        <w:t>.</w:t>
      </w:r>
      <w:ins w:id="3484" w:author="Geri Burgert" w:date="2026-01-29T17:16:00Z" w16du:dateUtc="2026-01-29T22:16:00Z">
        <w:r w:rsidR="00E34812" w:rsidRPr="00F55018">
          <w:t xml:space="preserve"> </w:t>
        </w:r>
      </w:ins>
      <w:del w:id="3485" w:author="Geri Burgert" w:date="2026-01-29T17:16:00Z" w16du:dateUtc="2026-01-29T22:16:00Z">
        <w:r w:rsidR="004170FA" w:rsidRPr="00F55018" w:rsidDel="00E34812">
          <w:tab/>
        </w:r>
      </w:del>
      <w:r w:rsidR="004170FA" w:rsidRPr="00F55018">
        <w:t>McDowell PJ, Azim A, Busby J, Diver S, Yang F, Borg C, et al. Analysis of airway inflammation demonstrates a mechanism for T2-biologic failure in asthma. J</w:t>
      </w:r>
      <w:del w:id="3486" w:author="Geri Burgert" w:date="2026-01-29T17:16:00Z" w16du:dateUtc="2026-01-29T22:16:00Z">
        <w:r w:rsidR="004170FA" w:rsidRPr="00F55018" w:rsidDel="00E34812">
          <w:delText>ournal of</w:delText>
        </w:r>
      </w:del>
      <w:r w:rsidR="004170FA" w:rsidRPr="00F55018">
        <w:t xml:space="preserve"> Allergy </w:t>
      </w:r>
      <w:del w:id="3487" w:author="Geri Burgert" w:date="2026-01-29T17:16:00Z" w16du:dateUtc="2026-01-29T22:16:00Z">
        <w:r w:rsidR="004170FA" w:rsidRPr="00F55018" w:rsidDel="00E34812">
          <w:delText xml:space="preserve">and </w:delText>
        </w:r>
      </w:del>
      <w:r w:rsidR="004170FA" w:rsidRPr="00F55018">
        <w:t>Clin</w:t>
      </w:r>
      <w:del w:id="3488" w:author="Geri Burgert" w:date="2026-01-29T17:16:00Z" w16du:dateUtc="2026-01-29T22:16:00Z">
        <w:r w:rsidR="004170FA" w:rsidRPr="00F55018" w:rsidDel="00E34812">
          <w:delText>ical</w:delText>
        </w:r>
      </w:del>
      <w:r w:rsidR="004170FA" w:rsidRPr="00F55018">
        <w:t xml:space="preserve"> Immunol</w:t>
      </w:r>
      <w:del w:id="3489" w:author="Geri Burgert" w:date="2026-01-29T17:16:00Z" w16du:dateUtc="2026-01-29T22:16:00Z">
        <w:r w:rsidR="004170FA" w:rsidRPr="00F55018" w:rsidDel="00E34812">
          <w:delText>ogy.</w:delText>
        </w:r>
      </w:del>
      <w:r w:rsidR="004170FA" w:rsidRPr="00F55018">
        <w:t xml:space="preserve"> 2025;156</w:t>
      </w:r>
      <w:del w:id="3490" w:author="Geri Burgert" w:date="2026-01-29T17:16:00Z" w16du:dateUtc="2026-01-29T22:16:00Z">
        <w:r w:rsidR="004170FA" w:rsidRPr="00F55018" w:rsidDel="00E34812">
          <w:delText>(4)</w:delText>
        </w:r>
      </w:del>
      <w:r w:rsidR="004170FA" w:rsidRPr="00F55018">
        <w:t>:911-22.</w:t>
      </w:r>
    </w:p>
    <w:p w14:paraId="66E9C9FC" w14:textId="3D2F223D" w:rsidR="004170FA" w:rsidRPr="00F55018" w:rsidRDefault="000772F6" w:rsidP="004170FA">
      <w:ins w:id="3491" w:author="Geri Burgert" w:date="2026-02-02T17:53:00Z" w16du:dateUtc="2026-02-02T22:53:00Z">
        <w:r>
          <w:t>94</w:t>
        </w:r>
      </w:ins>
      <w:del w:id="3492" w:author="Geri Burgert" w:date="2026-02-02T17:53:00Z" w16du:dateUtc="2026-02-02T22:53:00Z">
        <w:r w:rsidR="004170FA" w:rsidRPr="00F55018" w:rsidDel="000772F6">
          <w:delText>87</w:delText>
        </w:r>
      </w:del>
      <w:r w:rsidR="004170FA" w:rsidRPr="00F55018">
        <w:t>.</w:t>
      </w:r>
      <w:ins w:id="3493" w:author="Geri Burgert" w:date="2026-01-29T17:17:00Z" w16du:dateUtc="2026-01-29T22:17:00Z">
        <w:r w:rsidR="003A4CF8" w:rsidRPr="00F55018">
          <w:t xml:space="preserve"> </w:t>
        </w:r>
      </w:ins>
      <w:del w:id="3494" w:author="Geri Burgert" w:date="2026-01-29T17:17:00Z" w16du:dateUtc="2026-01-29T22:17:00Z">
        <w:r w:rsidR="004170FA" w:rsidRPr="00F55018" w:rsidDel="003A4CF8">
          <w:tab/>
        </w:r>
      </w:del>
      <w:r w:rsidR="004170FA" w:rsidRPr="00F55018">
        <w:t xml:space="preserve">Bleecker ER, Fitzgerald JM, Chanez P, Papi A, Weinstein SF, Barker P, et al. Efficacy and safety of benralizumab for patients with severe asthma uncontrolled with high-dosage inhaled corticosteroids and long-acting β2-agonists (SIROCCO): a randomised, multicentre, placebo-controlled phase 3 trial. </w:t>
      </w:r>
      <w:del w:id="3495" w:author="Geri Burgert" w:date="2026-01-29T17:17:00Z" w16du:dateUtc="2026-01-29T22:17:00Z">
        <w:r w:rsidR="004170FA" w:rsidRPr="00F55018" w:rsidDel="003A4CF8">
          <w:delText xml:space="preserve">The </w:delText>
        </w:r>
      </w:del>
      <w:r w:rsidR="004170FA" w:rsidRPr="00F55018">
        <w:t>Lancet</w:t>
      </w:r>
      <w:del w:id="3496" w:author="Geri Burgert" w:date="2026-01-29T17:17:00Z" w16du:dateUtc="2026-01-29T22:17:00Z">
        <w:r w:rsidR="004170FA" w:rsidRPr="00F55018" w:rsidDel="003A4CF8">
          <w:delText>.</w:delText>
        </w:r>
      </w:del>
      <w:r w:rsidR="004170FA" w:rsidRPr="00F55018">
        <w:t xml:space="preserve"> 2016;388</w:t>
      </w:r>
      <w:del w:id="3497" w:author="Geri Burgert" w:date="2026-01-29T17:17:00Z" w16du:dateUtc="2026-01-29T22:17:00Z">
        <w:r w:rsidR="004170FA" w:rsidRPr="00F55018" w:rsidDel="003A4CF8">
          <w:delText>(10056)</w:delText>
        </w:r>
      </w:del>
      <w:r w:rsidR="004170FA" w:rsidRPr="00F55018">
        <w:t>:2115-27.</w:t>
      </w:r>
    </w:p>
    <w:p w14:paraId="669B8B8B" w14:textId="2525C9EF" w:rsidR="003B6746" w:rsidRPr="003B6746" w:rsidRDefault="003B6746" w:rsidP="003B6746">
      <w:pPr>
        <w:rPr>
          <w:ins w:id="3498" w:author="Geri Burgert" w:date="2026-02-02T17:42:00Z" w16du:dateUtc="2026-02-02T22:42:00Z"/>
          <w:highlight w:val="yellow"/>
          <w:rPrChange w:id="3499" w:author="Geri Burgert" w:date="2026-02-02T17:42:00Z" w16du:dateUtc="2026-02-02T22:42:00Z">
            <w:rPr>
              <w:ins w:id="3500" w:author="Geri Burgert" w:date="2026-02-02T17:42:00Z" w16du:dateUtc="2026-02-02T22:42:00Z"/>
            </w:rPr>
          </w:rPrChange>
        </w:rPr>
      </w:pPr>
      <w:ins w:id="3501" w:author="Geri Burgert" w:date="2026-02-02T17:42:00Z" w16du:dateUtc="2026-02-02T22:42:00Z">
        <w:r w:rsidRPr="003B6746">
          <w:rPr>
            <w:highlight w:val="yellow"/>
            <w:rPrChange w:id="3502" w:author="Geri Burgert" w:date="2026-02-02T17:42:00Z" w16du:dateUtc="2026-02-02T22:42:00Z">
              <w:rPr/>
            </w:rPrChange>
          </w:rPr>
          <w:t>95</w:t>
        </w:r>
      </w:ins>
      <w:ins w:id="3503" w:author="Geri Burgert" w:date="2026-02-02T17:53:00Z" w16du:dateUtc="2026-02-02T22:53:00Z">
        <w:r w:rsidR="00EE3853">
          <w:rPr>
            <w:highlight w:val="yellow"/>
          </w:rPr>
          <w:t>.</w:t>
        </w:r>
      </w:ins>
      <w:ins w:id="3504" w:author="Geri Burgert" w:date="2026-02-02T17:42:00Z" w16du:dateUtc="2026-02-02T22:42:00Z">
        <w:r w:rsidRPr="003B6746">
          <w:rPr>
            <w:highlight w:val="yellow"/>
            <w:rPrChange w:id="3505" w:author="Geri Burgert" w:date="2026-02-02T17:42:00Z" w16du:dateUtc="2026-02-02T22:42:00Z">
              <w:rPr/>
            </w:rPrChange>
          </w:rPr>
          <w:t xml:space="preserve"> Patel Z, Suray Tan N, Huynh A, Radford K, Calma N, Harper L, et al. A novel method to assess airway eosinophilia utilizing sputum plugs. Eur Respir J Open Res 2026;12:00604-2025.</w:t>
        </w:r>
      </w:ins>
    </w:p>
    <w:p w14:paraId="7845508C" w14:textId="1D05D0AE" w:rsidR="003B6746" w:rsidRPr="003B6746" w:rsidRDefault="003B6746" w:rsidP="003B6746">
      <w:pPr>
        <w:rPr>
          <w:ins w:id="3506" w:author="Geri Burgert" w:date="2026-02-02T17:42:00Z" w16du:dateUtc="2026-02-02T22:42:00Z"/>
          <w:highlight w:val="yellow"/>
          <w:rPrChange w:id="3507" w:author="Geri Burgert" w:date="2026-02-02T17:42:00Z" w16du:dateUtc="2026-02-02T22:42:00Z">
            <w:rPr>
              <w:ins w:id="3508" w:author="Geri Burgert" w:date="2026-02-02T17:42:00Z" w16du:dateUtc="2026-02-02T22:42:00Z"/>
            </w:rPr>
          </w:rPrChange>
        </w:rPr>
      </w:pPr>
      <w:ins w:id="3509" w:author="Geri Burgert" w:date="2026-02-02T17:42:00Z" w16du:dateUtc="2026-02-02T22:42:00Z">
        <w:r w:rsidRPr="003B6746">
          <w:rPr>
            <w:highlight w:val="yellow"/>
            <w:rPrChange w:id="3510" w:author="Geri Burgert" w:date="2026-02-02T17:42:00Z" w16du:dateUtc="2026-02-02T22:42:00Z">
              <w:rPr/>
            </w:rPrChange>
          </w:rPr>
          <w:t>96</w:t>
        </w:r>
      </w:ins>
      <w:ins w:id="3511" w:author="Geri Burgert" w:date="2026-02-02T17:53:00Z" w16du:dateUtc="2026-02-02T22:53:00Z">
        <w:r w:rsidR="00EE3853">
          <w:rPr>
            <w:highlight w:val="yellow"/>
          </w:rPr>
          <w:t>.</w:t>
        </w:r>
      </w:ins>
      <w:ins w:id="3512" w:author="Geri Burgert" w:date="2026-02-02T17:42:00Z" w16du:dateUtc="2026-02-02T22:42:00Z">
        <w:r w:rsidRPr="003B6746">
          <w:rPr>
            <w:highlight w:val="yellow"/>
            <w:rPrChange w:id="3513" w:author="Geri Burgert" w:date="2026-02-02T17:42:00Z" w16du:dateUtc="2026-02-02T22:42:00Z">
              <w:rPr/>
            </w:rPrChange>
          </w:rPr>
          <w:t xml:space="preserve"> Pignatti P, Spanevello A. Is it time for a simplified method to evaluate airway eosinophilia? ERJ Open Res 2026;12:00914-2025.</w:t>
        </w:r>
      </w:ins>
    </w:p>
    <w:p w14:paraId="16301122" w14:textId="721E986B" w:rsidR="003B6746" w:rsidRPr="003B6746" w:rsidRDefault="003B6746" w:rsidP="003B6746">
      <w:pPr>
        <w:rPr>
          <w:ins w:id="3514" w:author="Geri Burgert" w:date="2026-02-02T17:42:00Z" w16du:dateUtc="2026-02-02T22:42:00Z"/>
          <w:highlight w:val="yellow"/>
          <w:rPrChange w:id="3515" w:author="Geri Burgert" w:date="2026-02-02T17:42:00Z" w16du:dateUtc="2026-02-02T22:42:00Z">
            <w:rPr>
              <w:ins w:id="3516" w:author="Geri Burgert" w:date="2026-02-02T17:42:00Z" w16du:dateUtc="2026-02-02T22:42:00Z"/>
            </w:rPr>
          </w:rPrChange>
        </w:rPr>
      </w:pPr>
      <w:ins w:id="3517" w:author="Geri Burgert" w:date="2026-02-02T17:42:00Z" w16du:dateUtc="2026-02-02T22:42:00Z">
        <w:r w:rsidRPr="003B6746">
          <w:rPr>
            <w:highlight w:val="yellow"/>
            <w:rPrChange w:id="3518" w:author="Geri Burgert" w:date="2026-02-02T17:42:00Z" w16du:dateUtc="2026-02-02T22:42:00Z">
              <w:rPr/>
            </w:rPrChange>
          </w:rPr>
          <w:t>97</w:t>
        </w:r>
      </w:ins>
      <w:ins w:id="3519" w:author="Geri Burgert" w:date="2026-02-02T17:53:00Z" w16du:dateUtc="2026-02-02T22:53:00Z">
        <w:r w:rsidR="00EE3853">
          <w:rPr>
            <w:highlight w:val="yellow"/>
          </w:rPr>
          <w:t>.</w:t>
        </w:r>
      </w:ins>
      <w:ins w:id="3520" w:author="Geri Burgert" w:date="2026-02-02T17:42:00Z" w16du:dateUtc="2026-02-02T22:42:00Z">
        <w:r w:rsidRPr="003B6746">
          <w:rPr>
            <w:highlight w:val="yellow"/>
            <w:rPrChange w:id="3521" w:author="Geri Burgert" w:date="2026-02-02T17:42:00Z" w16du:dateUtc="2026-02-02T22:42:00Z">
              <w:rPr/>
            </w:rPrChange>
          </w:rPr>
          <w:t xml:space="preserve"> Pizzichini MM, Pizzichini E, Clelland L, Efthimiadis A, Mahony J, Dolovich J, et al. Sputum in severe exacerbations of asthma: kinetics of inflammatory indices after prednisone treatment. Am J Respir Crit Care Med 1997;155:1501-8.</w:t>
        </w:r>
      </w:ins>
    </w:p>
    <w:p w14:paraId="4D0E0C02" w14:textId="0ABFBE11" w:rsidR="003B6746" w:rsidRPr="003B6746" w:rsidRDefault="003B6746" w:rsidP="003B6746">
      <w:pPr>
        <w:rPr>
          <w:ins w:id="3522" w:author="Geri Burgert" w:date="2026-02-02T17:42:00Z" w16du:dateUtc="2026-02-02T22:42:00Z"/>
          <w:highlight w:val="yellow"/>
          <w:rPrChange w:id="3523" w:author="Geri Burgert" w:date="2026-02-02T17:42:00Z" w16du:dateUtc="2026-02-02T22:42:00Z">
            <w:rPr>
              <w:ins w:id="3524" w:author="Geri Burgert" w:date="2026-02-02T17:42:00Z" w16du:dateUtc="2026-02-02T22:42:00Z"/>
            </w:rPr>
          </w:rPrChange>
        </w:rPr>
      </w:pPr>
      <w:ins w:id="3525" w:author="Geri Burgert" w:date="2026-02-02T17:42:00Z" w16du:dateUtc="2026-02-02T22:42:00Z">
        <w:r w:rsidRPr="003B6746">
          <w:rPr>
            <w:highlight w:val="yellow"/>
            <w:rPrChange w:id="3526" w:author="Geri Burgert" w:date="2026-02-02T17:42:00Z" w16du:dateUtc="2026-02-02T22:42:00Z">
              <w:rPr/>
            </w:rPrChange>
          </w:rPr>
          <w:t>98</w:t>
        </w:r>
      </w:ins>
      <w:ins w:id="3527" w:author="Geri Burgert" w:date="2026-02-02T17:53:00Z" w16du:dateUtc="2026-02-02T22:53:00Z">
        <w:r w:rsidR="00EE3853">
          <w:rPr>
            <w:highlight w:val="yellow"/>
          </w:rPr>
          <w:t>.</w:t>
        </w:r>
      </w:ins>
      <w:ins w:id="3528" w:author="Geri Burgert" w:date="2026-02-02T17:42:00Z" w16du:dateUtc="2026-02-02T22:42:00Z">
        <w:r w:rsidRPr="003B6746">
          <w:rPr>
            <w:highlight w:val="yellow"/>
            <w:rPrChange w:id="3529" w:author="Geri Burgert" w:date="2026-02-02T17:42:00Z" w16du:dateUtc="2026-02-02T22:42:00Z">
              <w:rPr/>
            </w:rPrChange>
          </w:rPr>
          <w:t xml:space="preserve"> Kjarsgaard M, Adatia A, Bhalla A, Lavigne N, Radford K, Huang C, et al. Underestimation of airway luminal eosinophilia by quantitative sputum cytometry. Allergy Asthma Clin Immunol 2021;17:63.</w:t>
        </w:r>
      </w:ins>
    </w:p>
    <w:p w14:paraId="2EEF8D95" w14:textId="77777777" w:rsidR="003B6746" w:rsidRPr="003B6746" w:rsidRDefault="003B6746" w:rsidP="003B6746">
      <w:pPr>
        <w:rPr>
          <w:ins w:id="3530" w:author="Geri Burgert" w:date="2026-02-02T17:42:00Z" w16du:dateUtc="2026-02-02T22:42:00Z"/>
          <w:highlight w:val="yellow"/>
          <w:rPrChange w:id="3531" w:author="Geri Burgert" w:date="2026-02-02T17:42:00Z" w16du:dateUtc="2026-02-02T22:42:00Z">
            <w:rPr>
              <w:ins w:id="3532" w:author="Geri Burgert" w:date="2026-02-02T17:42:00Z" w16du:dateUtc="2026-02-02T22:42:00Z"/>
            </w:rPr>
          </w:rPrChange>
        </w:rPr>
      </w:pPr>
      <w:ins w:id="3533" w:author="Geri Burgert" w:date="2026-02-02T17:42:00Z" w16du:dateUtc="2026-02-02T22:42:00Z">
        <w:r w:rsidRPr="003B6746">
          <w:rPr>
            <w:highlight w:val="yellow"/>
            <w:rPrChange w:id="3534" w:author="Geri Burgert" w:date="2026-02-02T17:42:00Z" w16du:dateUtc="2026-02-02T22:42:00Z">
              <w:rPr/>
            </w:rPrChange>
          </w:rPr>
          <w:lastRenderedPageBreak/>
          <w:t>99. Klein  DK, Silberbrandt A, Frøssing L, Hvidtfeldt M, von Bülow A, Nair P, et al. Impact of former smoking exposure on airway eosinophilic activation and autoimmunity in patients with severe asthma. Eur Respir J 2022;60:210446.</w:t>
        </w:r>
      </w:ins>
    </w:p>
    <w:p w14:paraId="37175356" w14:textId="77777777" w:rsidR="003B6746" w:rsidRPr="003B6746" w:rsidRDefault="003B6746" w:rsidP="003B6746">
      <w:pPr>
        <w:rPr>
          <w:ins w:id="3535" w:author="Geri Burgert" w:date="2026-02-02T17:42:00Z" w16du:dateUtc="2026-02-02T22:42:00Z"/>
          <w:highlight w:val="yellow"/>
          <w:rPrChange w:id="3536" w:author="Geri Burgert" w:date="2026-02-02T17:42:00Z" w16du:dateUtc="2026-02-02T22:42:00Z">
            <w:rPr>
              <w:ins w:id="3537" w:author="Geri Burgert" w:date="2026-02-02T17:42:00Z" w16du:dateUtc="2026-02-02T22:42:00Z"/>
            </w:rPr>
          </w:rPrChange>
        </w:rPr>
      </w:pPr>
      <w:ins w:id="3538" w:author="Geri Burgert" w:date="2026-02-02T17:42:00Z" w16du:dateUtc="2026-02-02T22:42:00Z">
        <w:r w:rsidRPr="003B6746">
          <w:rPr>
            <w:highlight w:val="yellow"/>
            <w:rPrChange w:id="3539" w:author="Geri Burgert" w:date="2026-02-02T17:42:00Z" w16du:dateUtc="2026-02-02T22:42:00Z">
              <w:rPr/>
            </w:rPrChange>
          </w:rPr>
          <w:t>100. Baines KJ, Simpson JL, Wood LG, Scott RJ, Fibbens NL, Powell H, et al. Sputum gene expression signature of 6 biomarkers discriminates asthma inflammatory phenotypes. J Allergy Clin Immunol 2014;133:997-1007.</w:t>
        </w:r>
      </w:ins>
    </w:p>
    <w:p w14:paraId="14E4EBA7" w14:textId="77777777" w:rsidR="003B6746" w:rsidRPr="003B6746" w:rsidRDefault="003B6746" w:rsidP="003B6746">
      <w:pPr>
        <w:rPr>
          <w:ins w:id="3540" w:author="Geri Burgert" w:date="2026-02-02T17:42:00Z" w16du:dateUtc="2026-02-02T22:42:00Z"/>
          <w:highlight w:val="yellow"/>
          <w:rPrChange w:id="3541" w:author="Geri Burgert" w:date="2026-02-02T17:42:00Z" w16du:dateUtc="2026-02-02T22:42:00Z">
            <w:rPr>
              <w:ins w:id="3542" w:author="Geri Burgert" w:date="2026-02-02T17:42:00Z" w16du:dateUtc="2026-02-02T22:42:00Z"/>
            </w:rPr>
          </w:rPrChange>
        </w:rPr>
      </w:pPr>
      <w:ins w:id="3543" w:author="Geri Burgert" w:date="2026-02-02T17:42:00Z" w16du:dateUtc="2026-02-02T22:42:00Z">
        <w:r w:rsidRPr="003B6746">
          <w:rPr>
            <w:highlight w:val="yellow"/>
            <w:rPrChange w:id="3544" w:author="Geri Burgert" w:date="2026-02-02T17:42:00Z" w16du:dateUtc="2026-02-02T22:42:00Z">
              <w:rPr/>
            </w:rPrChange>
          </w:rPr>
          <w:t>101. Fricker M, Gibson PG, Powell H, Simpson JL, Yang IA, Upham JW, et al. A sputum 6-gene signature predicts future exacerbations of poorly controlled asthma. J Allergy Clin Immunol 2019;144:51-60.e11.</w:t>
        </w:r>
      </w:ins>
    </w:p>
    <w:p w14:paraId="2D311E3E" w14:textId="77777777" w:rsidR="003B6746" w:rsidRPr="003B6746" w:rsidRDefault="003B6746" w:rsidP="003B6746">
      <w:pPr>
        <w:rPr>
          <w:ins w:id="3545" w:author="Geri Burgert" w:date="2026-02-02T17:42:00Z" w16du:dateUtc="2026-02-02T22:42:00Z"/>
          <w:highlight w:val="yellow"/>
          <w:rPrChange w:id="3546" w:author="Geri Burgert" w:date="2026-02-02T17:42:00Z" w16du:dateUtc="2026-02-02T22:42:00Z">
            <w:rPr>
              <w:ins w:id="3547" w:author="Geri Burgert" w:date="2026-02-02T17:42:00Z" w16du:dateUtc="2026-02-02T22:42:00Z"/>
            </w:rPr>
          </w:rPrChange>
        </w:rPr>
      </w:pPr>
      <w:ins w:id="3548" w:author="Geri Burgert" w:date="2026-02-02T17:42:00Z" w16du:dateUtc="2026-02-02T22:42:00Z">
        <w:r w:rsidRPr="003B6746">
          <w:rPr>
            <w:highlight w:val="yellow"/>
            <w:rPrChange w:id="3549" w:author="Geri Burgert" w:date="2026-02-02T17:42:00Z" w16du:dateUtc="2026-02-02T22:42:00Z">
              <w:rPr/>
            </w:rPrChange>
          </w:rPr>
          <w:t>102. Ibrahim B, Basanta M, Cadden P, Singh D, Douce D, Woodcock A, et al. Non-invasive phenotyping using exhaled volatile organic compounds in asthma. Thorax 2011;66:804-9.</w:t>
        </w:r>
      </w:ins>
    </w:p>
    <w:p w14:paraId="5061E952" w14:textId="62F8B897" w:rsidR="003B6746" w:rsidRPr="003B6746" w:rsidRDefault="003B6746" w:rsidP="003B6746">
      <w:pPr>
        <w:rPr>
          <w:ins w:id="3550" w:author="Geri Burgert" w:date="2026-02-02T17:42:00Z" w16du:dateUtc="2026-02-02T22:42:00Z"/>
          <w:highlight w:val="yellow"/>
          <w:rPrChange w:id="3551" w:author="Geri Burgert" w:date="2026-02-02T17:42:00Z" w16du:dateUtc="2026-02-02T22:42:00Z">
            <w:rPr>
              <w:ins w:id="3552" w:author="Geri Burgert" w:date="2026-02-02T17:42:00Z" w16du:dateUtc="2026-02-02T22:42:00Z"/>
            </w:rPr>
          </w:rPrChange>
        </w:rPr>
      </w:pPr>
      <w:ins w:id="3553" w:author="Geri Burgert" w:date="2026-02-02T17:42:00Z" w16du:dateUtc="2026-02-02T22:42:00Z">
        <w:r w:rsidRPr="003B6746">
          <w:rPr>
            <w:highlight w:val="yellow"/>
            <w:rPrChange w:id="3554" w:author="Geri Burgert" w:date="2026-02-02T17:42:00Z" w16du:dateUtc="2026-02-02T22:42:00Z">
              <w:rPr/>
            </w:rPrChange>
          </w:rPr>
          <w:t>103</w:t>
        </w:r>
      </w:ins>
      <w:ins w:id="3555" w:author="Geri Burgert" w:date="2026-02-02T17:54:00Z" w16du:dateUtc="2026-02-02T22:54:00Z">
        <w:r w:rsidR="00EE3853">
          <w:rPr>
            <w:highlight w:val="yellow"/>
          </w:rPr>
          <w:t>.</w:t>
        </w:r>
      </w:ins>
      <w:ins w:id="3556" w:author="Geri Burgert" w:date="2026-02-02T17:42:00Z" w16du:dateUtc="2026-02-02T22:42:00Z">
        <w:r w:rsidRPr="003B6746">
          <w:rPr>
            <w:highlight w:val="yellow"/>
            <w:rPrChange w:id="3557" w:author="Geri Burgert" w:date="2026-02-02T17:42:00Z" w16du:dateUtc="2026-02-02T22:42:00Z">
              <w:rPr/>
            </w:rPrChange>
          </w:rPr>
          <w:t xml:space="preserve"> Peltrini R, Cordell RL, Wilde M, Abuhelal S, Quek E, Zounemat-Kermani N, et al. Discovery and validation of a volatile signature of eosinophilic airway inflammation in asthma. Am J Respir Crit Care Med 2024;210:1101-12.</w:t>
        </w:r>
      </w:ins>
    </w:p>
    <w:p w14:paraId="5740BC7D" w14:textId="6478C77A" w:rsidR="003B6746" w:rsidRPr="003B6746" w:rsidRDefault="003B6746" w:rsidP="003B6746">
      <w:pPr>
        <w:rPr>
          <w:ins w:id="3558" w:author="Geri Burgert" w:date="2026-02-02T17:42:00Z" w16du:dateUtc="2026-02-02T22:42:00Z"/>
          <w:highlight w:val="yellow"/>
          <w:rPrChange w:id="3559" w:author="Geri Burgert" w:date="2026-02-02T17:42:00Z" w16du:dateUtc="2026-02-02T22:42:00Z">
            <w:rPr>
              <w:ins w:id="3560" w:author="Geri Burgert" w:date="2026-02-02T17:42:00Z" w16du:dateUtc="2026-02-02T22:42:00Z"/>
            </w:rPr>
          </w:rPrChange>
        </w:rPr>
      </w:pPr>
      <w:ins w:id="3561" w:author="Geri Burgert" w:date="2026-02-02T17:42:00Z" w16du:dateUtc="2026-02-02T22:42:00Z">
        <w:r w:rsidRPr="003B6746">
          <w:rPr>
            <w:highlight w:val="yellow"/>
            <w:rPrChange w:id="3562" w:author="Geri Burgert" w:date="2026-02-02T17:42:00Z" w16du:dateUtc="2026-02-02T22:42:00Z">
              <w:rPr/>
            </w:rPrChange>
          </w:rPr>
          <w:t>104</w:t>
        </w:r>
      </w:ins>
      <w:ins w:id="3563" w:author="Geri Burgert" w:date="2026-02-02T17:54:00Z" w16du:dateUtc="2026-02-02T22:54:00Z">
        <w:r w:rsidR="00EE3853">
          <w:rPr>
            <w:highlight w:val="yellow"/>
          </w:rPr>
          <w:t>.</w:t>
        </w:r>
      </w:ins>
      <w:ins w:id="3564" w:author="Geri Burgert" w:date="2026-02-02T17:42:00Z" w16du:dateUtc="2026-02-02T22:42:00Z">
        <w:r w:rsidRPr="003B6746">
          <w:rPr>
            <w:highlight w:val="yellow"/>
            <w:rPrChange w:id="3565" w:author="Geri Burgert" w:date="2026-02-02T17:42:00Z" w16du:dateUtc="2026-02-02T22:42:00Z">
              <w:rPr/>
            </w:rPrChange>
          </w:rPr>
          <w:t xml:space="preserve"> Dragonieri S, Schot R, Mertens BJA, Le Cessie S, Gauw SA, Spanevello A, et al. An electronic nose in the discrimination of patients with asthma and controls. J Allergy Clin Immunol 2007;120:856-62.</w:t>
        </w:r>
      </w:ins>
    </w:p>
    <w:p w14:paraId="698BEF1C" w14:textId="330EA431" w:rsidR="003B6746" w:rsidRPr="003B6746" w:rsidRDefault="003B6746" w:rsidP="003B6746">
      <w:pPr>
        <w:rPr>
          <w:ins w:id="3566" w:author="Geri Burgert" w:date="2026-02-02T17:42:00Z" w16du:dateUtc="2026-02-02T22:42:00Z"/>
          <w:highlight w:val="yellow"/>
          <w:rPrChange w:id="3567" w:author="Geri Burgert" w:date="2026-02-02T17:42:00Z" w16du:dateUtc="2026-02-02T22:42:00Z">
            <w:rPr>
              <w:ins w:id="3568" w:author="Geri Burgert" w:date="2026-02-02T17:42:00Z" w16du:dateUtc="2026-02-02T22:42:00Z"/>
            </w:rPr>
          </w:rPrChange>
        </w:rPr>
      </w:pPr>
      <w:ins w:id="3569" w:author="Geri Burgert" w:date="2026-02-02T17:42:00Z" w16du:dateUtc="2026-02-02T22:42:00Z">
        <w:r w:rsidRPr="003B6746">
          <w:rPr>
            <w:highlight w:val="yellow"/>
            <w:rPrChange w:id="3570" w:author="Geri Burgert" w:date="2026-02-02T17:42:00Z" w16du:dateUtc="2026-02-02T22:42:00Z">
              <w:rPr/>
            </w:rPrChange>
          </w:rPr>
          <w:t>105</w:t>
        </w:r>
      </w:ins>
      <w:ins w:id="3571" w:author="Geri Burgert" w:date="2026-02-02T17:54:00Z" w16du:dateUtc="2026-02-02T22:54:00Z">
        <w:r w:rsidR="00EE3853">
          <w:rPr>
            <w:highlight w:val="yellow"/>
          </w:rPr>
          <w:t>.</w:t>
        </w:r>
      </w:ins>
      <w:ins w:id="3572" w:author="Geri Burgert" w:date="2026-02-02T17:42:00Z" w16du:dateUtc="2026-02-02T22:42:00Z">
        <w:r w:rsidRPr="003B6746">
          <w:rPr>
            <w:highlight w:val="yellow"/>
            <w:rPrChange w:id="3573" w:author="Geri Burgert" w:date="2026-02-02T17:42:00Z" w16du:dateUtc="2026-02-02T22:42:00Z">
              <w:rPr/>
            </w:rPrChange>
          </w:rPr>
          <w:t xml:space="preserve"> Fens N, Zwinderman AH, Van Der Schee MP, De Nijs SB, Dijkers E, Roldaan AC, et al. Exhaled breath profiling enables discrimination of chronic obstructive pulmonary disease and asthma. Am J Respir Crit Care Med 2009;180:1076-82.</w:t>
        </w:r>
      </w:ins>
    </w:p>
    <w:p w14:paraId="3860EDFF" w14:textId="10B53056" w:rsidR="003B6746" w:rsidRPr="003B6746" w:rsidRDefault="003B6746" w:rsidP="003B6746">
      <w:pPr>
        <w:rPr>
          <w:ins w:id="3574" w:author="Geri Burgert" w:date="2026-02-02T17:42:00Z" w16du:dateUtc="2026-02-02T22:42:00Z"/>
          <w:highlight w:val="yellow"/>
          <w:rPrChange w:id="3575" w:author="Geri Burgert" w:date="2026-02-02T17:42:00Z" w16du:dateUtc="2026-02-02T22:42:00Z">
            <w:rPr>
              <w:ins w:id="3576" w:author="Geri Burgert" w:date="2026-02-02T17:42:00Z" w16du:dateUtc="2026-02-02T22:42:00Z"/>
            </w:rPr>
          </w:rPrChange>
        </w:rPr>
      </w:pPr>
      <w:ins w:id="3577" w:author="Geri Burgert" w:date="2026-02-02T17:42:00Z" w16du:dateUtc="2026-02-02T22:42:00Z">
        <w:r w:rsidRPr="003B6746">
          <w:rPr>
            <w:highlight w:val="yellow"/>
            <w:rPrChange w:id="3578" w:author="Geri Burgert" w:date="2026-02-02T17:42:00Z" w16du:dateUtc="2026-02-02T22:42:00Z">
              <w:rPr/>
            </w:rPrChange>
          </w:rPr>
          <w:lastRenderedPageBreak/>
          <w:t>106</w:t>
        </w:r>
      </w:ins>
      <w:ins w:id="3579" w:author="Geri Burgert" w:date="2026-02-02T17:54:00Z" w16du:dateUtc="2026-02-02T22:54:00Z">
        <w:r w:rsidR="00EE3853">
          <w:rPr>
            <w:highlight w:val="yellow"/>
          </w:rPr>
          <w:t>.</w:t>
        </w:r>
      </w:ins>
      <w:ins w:id="3580" w:author="Geri Burgert" w:date="2026-02-02T17:42:00Z" w16du:dateUtc="2026-02-02T22:42:00Z">
        <w:r w:rsidRPr="003B6746">
          <w:rPr>
            <w:highlight w:val="yellow"/>
            <w:rPrChange w:id="3581" w:author="Geri Burgert" w:date="2026-02-02T17:42:00Z" w16du:dateUtc="2026-02-02T22:42:00Z">
              <w:rPr/>
            </w:rPrChange>
          </w:rPr>
          <w:t xml:space="preserve"> Kelly MM, Keatings V, Leigh R, Peterson C, Shute J, Venge P, et al. Analysis of fluid-phase mediators. Eur Respir J Suppl 2002;37:24-39s.</w:t>
        </w:r>
      </w:ins>
    </w:p>
    <w:p w14:paraId="79972DE5" w14:textId="515DE0F5" w:rsidR="003B6746" w:rsidRPr="003B6746" w:rsidRDefault="003B6746" w:rsidP="003B6746">
      <w:pPr>
        <w:rPr>
          <w:ins w:id="3582" w:author="Geri Burgert" w:date="2026-02-02T17:42:00Z" w16du:dateUtc="2026-02-02T22:42:00Z"/>
          <w:highlight w:val="yellow"/>
          <w:rPrChange w:id="3583" w:author="Geri Burgert" w:date="2026-02-02T17:42:00Z" w16du:dateUtc="2026-02-02T22:42:00Z">
            <w:rPr>
              <w:ins w:id="3584" w:author="Geri Burgert" w:date="2026-02-02T17:42:00Z" w16du:dateUtc="2026-02-02T22:42:00Z"/>
            </w:rPr>
          </w:rPrChange>
        </w:rPr>
      </w:pPr>
      <w:ins w:id="3585" w:author="Geri Burgert" w:date="2026-02-02T17:42:00Z" w16du:dateUtc="2026-02-02T22:42:00Z">
        <w:r w:rsidRPr="003B6746">
          <w:rPr>
            <w:highlight w:val="yellow"/>
            <w:rPrChange w:id="3586" w:author="Geri Burgert" w:date="2026-02-02T17:42:00Z" w16du:dateUtc="2026-02-02T22:42:00Z">
              <w:rPr/>
            </w:rPrChange>
          </w:rPr>
          <w:t>107</w:t>
        </w:r>
      </w:ins>
      <w:ins w:id="3587" w:author="Geri Burgert" w:date="2026-02-02T17:54:00Z" w16du:dateUtc="2026-02-02T22:54:00Z">
        <w:r w:rsidR="00EE3853">
          <w:rPr>
            <w:highlight w:val="yellow"/>
          </w:rPr>
          <w:t>.</w:t>
        </w:r>
      </w:ins>
      <w:ins w:id="3588" w:author="Geri Burgert" w:date="2026-02-02T17:42:00Z" w16du:dateUtc="2026-02-02T22:42:00Z">
        <w:r w:rsidRPr="003B6746">
          <w:rPr>
            <w:highlight w:val="yellow"/>
            <w:rPrChange w:id="3589" w:author="Geri Burgert" w:date="2026-02-02T17:42:00Z" w16du:dateUtc="2026-02-02T22:42:00Z">
              <w:rPr/>
            </w:rPrChange>
          </w:rPr>
          <w:t xml:space="preserve"> Kim LH-Y, Plaza K, Thomas SR, Draijer C, Radford K, Peters-Golden M, et al. Endogenous peroxidases in sputum interfere with horse-radish peroxidase-based ELISAs. J Immunol Methods 2018;454:76-9.</w:t>
        </w:r>
      </w:ins>
    </w:p>
    <w:p w14:paraId="37C8975D" w14:textId="32B84D16" w:rsidR="003B6746" w:rsidRPr="003B6746" w:rsidRDefault="003B6746" w:rsidP="003B6746">
      <w:pPr>
        <w:rPr>
          <w:ins w:id="3590" w:author="Geri Burgert" w:date="2026-02-02T17:42:00Z" w16du:dateUtc="2026-02-02T22:42:00Z"/>
          <w:highlight w:val="yellow"/>
          <w:rPrChange w:id="3591" w:author="Geri Burgert" w:date="2026-02-02T17:42:00Z" w16du:dateUtc="2026-02-02T22:42:00Z">
            <w:rPr>
              <w:ins w:id="3592" w:author="Geri Burgert" w:date="2026-02-02T17:42:00Z" w16du:dateUtc="2026-02-02T22:42:00Z"/>
            </w:rPr>
          </w:rPrChange>
        </w:rPr>
      </w:pPr>
      <w:ins w:id="3593" w:author="Geri Burgert" w:date="2026-02-02T17:42:00Z" w16du:dateUtc="2026-02-02T22:42:00Z">
        <w:r w:rsidRPr="003B6746">
          <w:rPr>
            <w:highlight w:val="yellow"/>
            <w:rPrChange w:id="3594" w:author="Geri Burgert" w:date="2026-02-02T17:42:00Z" w16du:dateUtc="2026-02-02T22:42:00Z">
              <w:rPr/>
            </w:rPrChange>
          </w:rPr>
          <w:t>108</w:t>
        </w:r>
      </w:ins>
      <w:ins w:id="3595" w:author="Geri Burgert" w:date="2026-02-02T17:54:00Z" w16du:dateUtc="2026-02-02T22:54:00Z">
        <w:r w:rsidR="00EE3853">
          <w:rPr>
            <w:highlight w:val="yellow"/>
          </w:rPr>
          <w:t>.</w:t>
        </w:r>
      </w:ins>
      <w:ins w:id="3596" w:author="Geri Burgert" w:date="2026-02-02T17:42:00Z" w16du:dateUtc="2026-02-02T22:42:00Z">
        <w:r w:rsidRPr="003B6746">
          <w:rPr>
            <w:highlight w:val="yellow"/>
            <w:rPrChange w:id="3597" w:author="Geri Burgert" w:date="2026-02-02T17:42:00Z" w16du:dateUtc="2026-02-02T22:42:00Z">
              <w:rPr/>
            </w:rPrChange>
          </w:rPr>
          <w:t xml:space="preserve"> Mukherjee M, Huang C, Venegas-Garrido C, Zhang K, Bhalla A, Ju X, et al. Benralizumab normalizes sputum eosinophilia in severe asthma uncontrolled by anti–IL-5 antibodies: a single-blind, placebo-controlled clinical trial. Am J Respir Crit Care Med 2023;208:1330-5.</w:t>
        </w:r>
      </w:ins>
    </w:p>
    <w:p w14:paraId="2563974A" w14:textId="26D2C157" w:rsidR="003B6746" w:rsidRPr="003B6746" w:rsidRDefault="003B6746" w:rsidP="003B6746">
      <w:pPr>
        <w:rPr>
          <w:ins w:id="3598" w:author="Geri Burgert" w:date="2026-02-02T17:42:00Z" w16du:dateUtc="2026-02-02T22:42:00Z"/>
          <w:highlight w:val="yellow"/>
          <w:rPrChange w:id="3599" w:author="Geri Burgert" w:date="2026-02-02T17:42:00Z" w16du:dateUtc="2026-02-02T22:42:00Z">
            <w:rPr>
              <w:ins w:id="3600" w:author="Geri Burgert" w:date="2026-02-02T17:42:00Z" w16du:dateUtc="2026-02-02T22:42:00Z"/>
            </w:rPr>
          </w:rPrChange>
        </w:rPr>
      </w:pPr>
      <w:ins w:id="3601" w:author="Geri Burgert" w:date="2026-02-02T17:42:00Z" w16du:dateUtc="2026-02-02T22:42:00Z">
        <w:r w:rsidRPr="003B6746">
          <w:rPr>
            <w:highlight w:val="yellow"/>
            <w:rPrChange w:id="3602" w:author="Geri Burgert" w:date="2026-02-02T17:42:00Z" w16du:dateUtc="2026-02-02T22:42:00Z">
              <w:rPr/>
            </w:rPrChange>
          </w:rPr>
          <w:t>109</w:t>
        </w:r>
      </w:ins>
      <w:ins w:id="3603" w:author="Geri Burgert" w:date="2026-02-02T17:54:00Z" w16du:dateUtc="2026-02-02T22:54:00Z">
        <w:r w:rsidR="00EE3853">
          <w:rPr>
            <w:highlight w:val="yellow"/>
          </w:rPr>
          <w:t>.</w:t>
        </w:r>
      </w:ins>
      <w:ins w:id="3604" w:author="Geri Burgert" w:date="2026-02-02T17:42:00Z" w16du:dateUtc="2026-02-02T22:42:00Z">
        <w:r w:rsidRPr="003B6746">
          <w:rPr>
            <w:highlight w:val="yellow"/>
            <w:rPrChange w:id="3605" w:author="Geri Burgert" w:date="2026-02-02T17:42:00Z" w16du:dateUtc="2026-02-02T22:42:00Z">
              <w:rPr/>
            </w:rPrChange>
          </w:rPr>
          <w:t xml:space="preserve"> Hekking PP, Zhang K, Garrido CPV, Lopez‐Rodriguez R, Kjarsgaard M, Mukherjee M, et al. Sputum cytokines associated with raised FeNO after anti‐IL5 biologic therapy in severe asthma. Allergy 2024;79:2244-7.</w:t>
        </w:r>
      </w:ins>
    </w:p>
    <w:p w14:paraId="78AFB6D0" w14:textId="4C805CD6" w:rsidR="003B6746" w:rsidRPr="003B6746" w:rsidRDefault="003B6746" w:rsidP="003B6746">
      <w:pPr>
        <w:rPr>
          <w:ins w:id="3606" w:author="Geri Burgert" w:date="2026-02-02T17:42:00Z" w16du:dateUtc="2026-02-02T22:42:00Z"/>
          <w:highlight w:val="yellow"/>
          <w:rPrChange w:id="3607" w:author="Geri Burgert" w:date="2026-02-02T17:42:00Z" w16du:dateUtc="2026-02-02T22:42:00Z">
            <w:rPr>
              <w:ins w:id="3608" w:author="Geri Burgert" w:date="2026-02-02T17:42:00Z" w16du:dateUtc="2026-02-02T22:42:00Z"/>
            </w:rPr>
          </w:rPrChange>
        </w:rPr>
      </w:pPr>
      <w:ins w:id="3609" w:author="Geri Burgert" w:date="2026-02-02T17:42:00Z" w16du:dateUtc="2026-02-02T22:42:00Z">
        <w:r w:rsidRPr="003B6746">
          <w:rPr>
            <w:highlight w:val="yellow"/>
            <w:rPrChange w:id="3610" w:author="Geri Burgert" w:date="2026-02-02T17:42:00Z" w16du:dateUtc="2026-02-02T22:42:00Z">
              <w:rPr/>
            </w:rPrChange>
          </w:rPr>
          <w:t>110</w:t>
        </w:r>
      </w:ins>
      <w:ins w:id="3611" w:author="Geri Burgert" w:date="2026-02-02T17:54:00Z" w16du:dateUtc="2026-02-02T22:54:00Z">
        <w:r w:rsidR="00EE3853">
          <w:rPr>
            <w:highlight w:val="yellow"/>
          </w:rPr>
          <w:t>.</w:t>
        </w:r>
      </w:ins>
      <w:ins w:id="3612" w:author="Geri Burgert" w:date="2026-02-02T17:42:00Z" w16du:dateUtc="2026-02-02T22:42:00Z">
        <w:r w:rsidRPr="003B6746">
          <w:rPr>
            <w:highlight w:val="yellow"/>
            <w:rPrChange w:id="3613" w:author="Geri Burgert" w:date="2026-02-02T17:42:00Z" w16du:dateUtc="2026-02-02T22:42:00Z">
              <w:rPr/>
            </w:rPrChange>
          </w:rPr>
          <w:t xml:space="preserve"> Svenningsen S, Kjarsgaard M, Zhang K, Serajeddini H, Venegas Garrido C, Bhalla A. Effect of dupilumab on sputum eosinophils in patients with moderate-to-severe asthma. Allergy 2024;79:509-13.</w:t>
        </w:r>
      </w:ins>
    </w:p>
    <w:p w14:paraId="08054DF7" w14:textId="037F48F1" w:rsidR="003B6746" w:rsidRPr="003B6746" w:rsidRDefault="003B6746" w:rsidP="003B6746">
      <w:pPr>
        <w:rPr>
          <w:ins w:id="3614" w:author="Geri Burgert" w:date="2026-02-02T17:42:00Z" w16du:dateUtc="2026-02-02T22:42:00Z"/>
          <w:highlight w:val="yellow"/>
          <w:rPrChange w:id="3615" w:author="Geri Burgert" w:date="2026-02-02T17:42:00Z" w16du:dateUtc="2026-02-02T22:42:00Z">
            <w:rPr>
              <w:ins w:id="3616" w:author="Geri Burgert" w:date="2026-02-02T17:42:00Z" w16du:dateUtc="2026-02-02T22:42:00Z"/>
            </w:rPr>
          </w:rPrChange>
        </w:rPr>
      </w:pPr>
      <w:ins w:id="3617" w:author="Geri Burgert" w:date="2026-02-02T17:42:00Z" w16du:dateUtc="2026-02-02T22:42:00Z">
        <w:r w:rsidRPr="003B6746">
          <w:rPr>
            <w:highlight w:val="yellow"/>
            <w:rPrChange w:id="3618" w:author="Geri Burgert" w:date="2026-02-02T17:42:00Z" w16du:dateUtc="2026-02-02T22:42:00Z">
              <w:rPr/>
            </w:rPrChange>
          </w:rPr>
          <w:t>111</w:t>
        </w:r>
      </w:ins>
      <w:ins w:id="3619" w:author="Geri Burgert" w:date="2026-02-02T17:54:00Z" w16du:dateUtc="2026-02-02T22:54:00Z">
        <w:r w:rsidR="00EE3853">
          <w:rPr>
            <w:highlight w:val="yellow"/>
          </w:rPr>
          <w:t>.</w:t>
        </w:r>
      </w:ins>
      <w:ins w:id="3620" w:author="Geri Burgert" w:date="2026-02-02T17:42:00Z" w16du:dateUtc="2026-02-02T22:42:00Z">
        <w:r w:rsidRPr="003B6746">
          <w:rPr>
            <w:highlight w:val="yellow"/>
            <w:rPrChange w:id="3621" w:author="Geri Burgert" w:date="2026-02-02T17:42:00Z" w16du:dateUtc="2026-02-02T22:42:00Z">
              <w:rPr/>
            </w:rPrChange>
          </w:rPr>
          <w:t xml:space="preserve"> Nair P, Ochkur SI, Protheroe C, Radford K, Efthimiadis A, Lee NA, et al. Eosinophil peroxidase in sputum represents a unique biomarker of airway eosinophilia. Allergy 2013;68:1177-84.</w:t>
        </w:r>
      </w:ins>
    </w:p>
    <w:p w14:paraId="4E8CAEB5" w14:textId="559F46E5" w:rsidR="003B6746" w:rsidRPr="003B6746" w:rsidRDefault="003B6746" w:rsidP="003B6746">
      <w:pPr>
        <w:rPr>
          <w:ins w:id="3622" w:author="Geri Burgert" w:date="2026-02-02T17:42:00Z" w16du:dateUtc="2026-02-02T22:42:00Z"/>
          <w:highlight w:val="yellow"/>
          <w:rPrChange w:id="3623" w:author="Geri Burgert" w:date="2026-02-02T17:42:00Z" w16du:dateUtc="2026-02-02T22:42:00Z">
            <w:rPr>
              <w:ins w:id="3624" w:author="Geri Burgert" w:date="2026-02-02T17:42:00Z" w16du:dateUtc="2026-02-02T22:42:00Z"/>
            </w:rPr>
          </w:rPrChange>
        </w:rPr>
      </w:pPr>
      <w:ins w:id="3625" w:author="Geri Burgert" w:date="2026-02-02T17:42:00Z" w16du:dateUtc="2026-02-02T22:42:00Z">
        <w:r w:rsidRPr="003B6746">
          <w:rPr>
            <w:highlight w:val="yellow"/>
            <w:rPrChange w:id="3626" w:author="Geri Burgert" w:date="2026-02-02T17:42:00Z" w16du:dateUtc="2026-02-02T22:42:00Z">
              <w:rPr/>
            </w:rPrChange>
          </w:rPr>
          <w:lastRenderedPageBreak/>
          <w:t>112</w:t>
        </w:r>
      </w:ins>
      <w:ins w:id="3627" w:author="Geri Burgert" w:date="2026-02-02T17:54:00Z" w16du:dateUtc="2026-02-02T22:54:00Z">
        <w:r w:rsidR="00EE3853">
          <w:rPr>
            <w:highlight w:val="yellow"/>
          </w:rPr>
          <w:t>.</w:t>
        </w:r>
      </w:ins>
      <w:ins w:id="3628" w:author="Geri Burgert" w:date="2026-02-02T17:42:00Z" w16du:dateUtc="2026-02-02T22:42:00Z">
        <w:r w:rsidRPr="003B6746">
          <w:rPr>
            <w:highlight w:val="yellow"/>
            <w:rPrChange w:id="3629" w:author="Geri Burgert" w:date="2026-02-02T17:42:00Z" w16du:dateUtc="2026-02-02T22:42:00Z">
              <w:rPr/>
            </w:rPrChange>
          </w:rPr>
          <w:t xml:space="preserve"> Wolfe MG, Mukherjee M, Radford K, Brennan JD, Nair P. Rapid quantification of sputum eosinophil peroxidase on a lateral flow test strip. Allergy 2019;74:1176-8.</w:t>
        </w:r>
      </w:ins>
    </w:p>
    <w:p w14:paraId="06173584" w14:textId="6FBCB157" w:rsidR="003B6746" w:rsidRPr="003B6746" w:rsidRDefault="003B6746" w:rsidP="003B6746">
      <w:pPr>
        <w:rPr>
          <w:ins w:id="3630" w:author="Geri Burgert" w:date="2026-02-02T17:42:00Z" w16du:dateUtc="2026-02-02T22:42:00Z"/>
          <w:highlight w:val="yellow"/>
          <w:rPrChange w:id="3631" w:author="Geri Burgert" w:date="2026-02-02T17:42:00Z" w16du:dateUtc="2026-02-02T22:42:00Z">
            <w:rPr>
              <w:ins w:id="3632" w:author="Geri Burgert" w:date="2026-02-02T17:42:00Z" w16du:dateUtc="2026-02-02T22:42:00Z"/>
            </w:rPr>
          </w:rPrChange>
        </w:rPr>
      </w:pPr>
      <w:ins w:id="3633" w:author="Geri Burgert" w:date="2026-02-02T17:42:00Z" w16du:dateUtc="2026-02-02T22:42:00Z">
        <w:r w:rsidRPr="003B6746">
          <w:rPr>
            <w:highlight w:val="yellow"/>
            <w:rPrChange w:id="3634" w:author="Geri Burgert" w:date="2026-02-02T17:42:00Z" w16du:dateUtc="2026-02-02T22:42:00Z">
              <w:rPr/>
            </w:rPrChange>
          </w:rPr>
          <w:t>113</w:t>
        </w:r>
      </w:ins>
      <w:ins w:id="3635" w:author="Geri Burgert" w:date="2026-02-02T17:54:00Z" w16du:dateUtc="2026-02-02T22:54:00Z">
        <w:r w:rsidR="00EE3853">
          <w:rPr>
            <w:highlight w:val="yellow"/>
          </w:rPr>
          <w:t>.</w:t>
        </w:r>
      </w:ins>
      <w:ins w:id="3636" w:author="Geri Burgert" w:date="2026-02-02T17:42:00Z" w16du:dateUtc="2026-02-02T22:42:00Z">
        <w:r w:rsidRPr="003B6746">
          <w:rPr>
            <w:highlight w:val="yellow"/>
            <w:rPrChange w:id="3637" w:author="Geri Burgert" w:date="2026-02-02T17:42:00Z" w16du:dateUtc="2026-02-02T22:42:00Z">
              <w:rPr/>
            </w:rPrChange>
          </w:rPr>
          <w:t xml:space="preserve"> Ali MM, Mukherjee M, Radford K, Patel Z, Capretta A, P Nair, et al. A rapid sputum-based lateral flow assay for airway eosinophilia using an RNA-cleaving DNAzyme selected for eosinophil peroxidase. Angew Chem Int Ed Engl 2023;62:e202307451.</w:t>
        </w:r>
      </w:ins>
    </w:p>
    <w:p w14:paraId="436CC1AD" w14:textId="68F0403B" w:rsidR="003B6746" w:rsidRPr="003B6746" w:rsidRDefault="003B6746" w:rsidP="003B6746">
      <w:pPr>
        <w:rPr>
          <w:ins w:id="3638" w:author="Geri Burgert" w:date="2026-02-02T17:42:00Z" w16du:dateUtc="2026-02-02T22:42:00Z"/>
          <w:highlight w:val="yellow"/>
          <w:rPrChange w:id="3639" w:author="Geri Burgert" w:date="2026-02-02T17:42:00Z" w16du:dateUtc="2026-02-02T22:42:00Z">
            <w:rPr>
              <w:ins w:id="3640" w:author="Geri Burgert" w:date="2026-02-02T17:42:00Z" w16du:dateUtc="2026-02-02T22:42:00Z"/>
            </w:rPr>
          </w:rPrChange>
        </w:rPr>
      </w:pPr>
      <w:ins w:id="3641" w:author="Geri Burgert" w:date="2026-02-02T17:42:00Z" w16du:dateUtc="2026-02-02T22:42:00Z">
        <w:r w:rsidRPr="003B6746">
          <w:rPr>
            <w:highlight w:val="yellow"/>
            <w:rPrChange w:id="3642" w:author="Geri Burgert" w:date="2026-02-02T17:42:00Z" w16du:dateUtc="2026-02-02T22:42:00Z">
              <w:rPr/>
            </w:rPrChange>
          </w:rPr>
          <w:t>114</w:t>
        </w:r>
      </w:ins>
      <w:ins w:id="3643" w:author="Geri Burgert" w:date="2026-02-02T17:54:00Z" w16du:dateUtc="2026-02-02T22:54:00Z">
        <w:r w:rsidR="00EE3853">
          <w:rPr>
            <w:highlight w:val="yellow"/>
          </w:rPr>
          <w:t>.</w:t>
        </w:r>
      </w:ins>
      <w:ins w:id="3644" w:author="Geri Burgert" w:date="2026-02-02T17:42:00Z" w16du:dateUtc="2026-02-02T22:42:00Z">
        <w:r w:rsidRPr="003B6746">
          <w:rPr>
            <w:highlight w:val="yellow"/>
            <w:rPrChange w:id="3645" w:author="Geri Burgert" w:date="2026-02-02T17:42:00Z" w16du:dateUtc="2026-02-02T22:42:00Z">
              <w:rPr/>
            </w:rPrChange>
          </w:rPr>
          <w:t xml:space="preserve"> Dor PJ, Ackerman SJ, Gleich GJ. Charcot-Leyden crystal protein and eosinophil granule major basic protein in sputum of patients with respiratory diseases. Am Rev Respir Dis 1984;130:1072-7.</w:t>
        </w:r>
      </w:ins>
    </w:p>
    <w:p w14:paraId="3E4ED095" w14:textId="3FCCA053" w:rsidR="003B6746" w:rsidRPr="003B6746" w:rsidRDefault="003B6746" w:rsidP="003B6746">
      <w:pPr>
        <w:rPr>
          <w:ins w:id="3646" w:author="Geri Burgert" w:date="2026-02-02T17:42:00Z" w16du:dateUtc="2026-02-02T22:42:00Z"/>
          <w:highlight w:val="yellow"/>
          <w:rPrChange w:id="3647" w:author="Geri Burgert" w:date="2026-02-02T17:42:00Z" w16du:dateUtc="2026-02-02T22:42:00Z">
            <w:rPr>
              <w:ins w:id="3648" w:author="Geri Burgert" w:date="2026-02-02T17:42:00Z" w16du:dateUtc="2026-02-02T22:42:00Z"/>
            </w:rPr>
          </w:rPrChange>
        </w:rPr>
      </w:pPr>
      <w:ins w:id="3649" w:author="Geri Burgert" w:date="2026-02-02T17:42:00Z" w16du:dateUtc="2026-02-02T22:42:00Z">
        <w:r w:rsidRPr="003B6746">
          <w:rPr>
            <w:highlight w:val="yellow"/>
            <w:rPrChange w:id="3650" w:author="Geri Burgert" w:date="2026-02-02T17:42:00Z" w16du:dateUtc="2026-02-02T22:42:00Z">
              <w:rPr/>
            </w:rPrChange>
          </w:rPr>
          <w:t>115</w:t>
        </w:r>
      </w:ins>
      <w:ins w:id="3651" w:author="Geri Burgert" w:date="2026-02-02T17:54:00Z" w16du:dateUtc="2026-02-02T22:54:00Z">
        <w:r w:rsidR="00EE3853">
          <w:rPr>
            <w:highlight w:val="yellow"/>
          </w:rPr>
          <w:t>.</w:t>
        </w:r>
      </w:ins>
      <w:ins w:id="3652" w:author="Geri Burgert" w:date="2026-02-02T17:42:00Z" w16du:dateUtc="2026-02-02T22:42:00Z">
        <w:r w:rsidRPr="003B6746">
          <w:rPr>
            <w:highlight w:val="yellow"/>
            <w:rPrChange w:id="3653" w:author="Geri Burgert" w:date="2026-02-02T17:42:00Z" w16du:dateUtc="2026-02-02T22:42:00Z">
              <w:rPr/>
            </w:rPrChange>
          </w:rPr>
          <w:t xml:space="preserve"> Dvorak AM, Letourneau L, Login GR, Weller PF, Ackerman SJ. Ultrastructural localization of the Charcot-Leyden crystal protein (lysophospholipase) to a distinct crystalloid-free granule population in mature human eosinophils. Blood 1988;72:150-8.</w:t>
        </w:r>
      </w:ins>
    </w:p>
    <w:p w14:paraId="70A4A996" w14:textId="40A2AC3C" w:rsidR="003B6746" w:rsidRPr="003B6746" w:rsidRDefault="003B6746" w:rsidP="003B6746">
      <w:pPr>
        <w:rPr>
          <w:ins w:id="3654" w:author="Geri Burgert" w:date="2026-02-02T17:42:00Z" w16du:dateUtc="2026-02-02T22:42:00Z"/>
          <w:highlight w:val="yellow"/>
          <w:rPrChange w:id="3655" w:author="Geri Burgert" w:date="2026-02-02T17:42:00Z" w16du:dateUtc="2026-02-02T22:42:00Z">
            <w:rPr>
              <w:ins w:id="3656" w:author="Geri Burgert" w:date="2026-02-02T17:42:00Z" w16du:dateUtc="2026-02-02T22:42:00Z"/>
            </w:rPr>
          </w:rPrChange>
        </w:rPr>
      </w:pPr>
      <w:ins w:id="3657" w:author="Geri Burgert" w:date="2026-02-02T17:42:00Z" w16du:dateUtc="2026-02-02T22:42:00Z">
        <w:r w:rsidRPr="003B6746">
          <w:rPr>
            <w:highlight w:val="yellow"/>
            <w:rPrChange w:id="3658" w:author="Geri Burgert" w:date="2026-02-02T17:42:00Z" w16du:dateUtc="2026-02-02T22:42:00Z">
              <w:rPr/>
            </w:rPrChange>
          </w:rPr>
          <w:t>116</w:t>
        </w:r>
      </w:ins>
      <w:ins w:id="3659" w:author="Geri Burgert" w:date="2026-02-02T17:54:00Z" w16du:dateUtc="2026-02-02T22:54:00Z">
        <w:r w:rsidR="00EE3853">
          <w:rPr>
            <w:highlight w:val="yellow"/>
          </w:rPr>
          <w:t>.</w:t>
        </w:r>
      </w:ins>
      <w:ins w:id="3660" w:author="Geri Burgert" w:date="2026-02-02T17:42:00Z" w16du:dateUtc="2026-02-02T22:42:00Z">
        <w:r w:rsidRPr="003B6746">
          <w:rPr>
            <w:highlight w:val="yellow"/>
            <w:rPrChange w:id="3661" w:author="Geri Burgert" w:date="2026-02-02T17:42:00Z" w16du:dateUtc="2026-02-02T22:42:00Z">
              <w:rPr/>
            </w:rPrChange>
          </w:rPr>
          <w:t xml:space="preserve"> Persson EK, Verstraete K, Heyndrickx I, Gevaert E, Aegerter H, J-M Percier, et al. Protein crystallization promotes type 2 immunity and is reversible by antibody treatment. Science 2019;364:eaaw4295.</w:t>
        </w:r>
      </w:ins>
    </w:p>
    <w:p w14:paraId="780AC7F0" w14:textId="1BC1F946" w:rsidR="003B6746" w:rsidRPr="003B6746" w:rsidRDefault="003B6746" w:rsidP="003B6746">
      <w:pPr>
        <w:rPr>
          <w:ins w:id="3662" w:author="Geri Burgert" w:date="2026-02-02T17:42:00Z" w16du:dateUtc="2026-02-02T22:42:00Z"/>
          <w:highlight w:val="yellow"/>
          <w:rPrChange w:id="3663" w:author="Geri Burgert" w:date="2026-02-02T17:42:00Z" w16du:dateUtc="2026-02-02T22:42:00Z">
            <w:rPr>
              <w:ins w:id="3664" w:author="Geri Burgert" w:date="2026-02-02T17:42:00Z" w16du:dateUtc="2026-02-02T22:42:00Z"/>
            </w:rPr>
          </w:rPrChange>
        </w:rPr>
      </w:pPr>
      <w:ins w:id="3665" w:author="Geri Burgert" w:date="2026-02-02T17:42:00Z" w16du:dateUtc="2026-02-02T22:42:00Z">
        <w:r w:rsidRPr="003B6746">
          <w:rPr>
            <w:highlight w:val="yellow"/>
            <w:rPrChange w:id="3666" w:author="Geri Burgert" w:date="2026-02-02T17:42:00Z" w16du:dateUtc="2026-02-02T22:42:00Z">
              <w:rPr/>
            </w:rPrChange>
          </w:rPr>
          <w:t>117</w:t>
        </w:r>
      </w:ins>
      <w:ins w:id="3667" w:author="Geri Burgert" w:date="2026-02-02T17:54:00Z" w16du:dateUtc="2026-02-02T22:54:00Z">
        <w:r w:rsidR="00EE3853">
          <w:rPr>
            <w:highlight w:val="yellow"/>
          </w:rPr>
          <w:t>.</w:t>
        </w:r>
      </w:ins>
      <w:ins w:id="3668" w:author="Geri Burgert" w:date="2026-02-02T17:42:00Z" w16du:dateUtc="2026-02-02T22:42:00Z">
        <w:r w:rsidRPr="003B6746">
          <w:rPr>
            <w:highlight w:val="yellow"/>
            <w:rPrChange w:id="3669" w:author="Geri Burgert" w:date="2026-02-02T17:42:00Z" w16du:dateUtc="2026-02-02T22:42:00Z">
              <w:rPr/>
            </w:rPrChange>
          </w:rPr>
          <w:t xml:space="preserve"> Nyenhuis SM, Alumkal P, Du J, Maybruck BT, Vinicky M, Ackerman SJ. Charcot-Leyden crystal protein/galectin-10 is a surrogate biomarker of eosinophilic airway inflammation in asthma. Biomark Med 2019;13:715-24.</w:t>
        </w:r>
      </w:ins>
    </w:p>
    <w:p w14:paraId="50A54A7B" w14:textId="60CF152C" w:rsidR="003B6746" w:rsidRPr="003B6746" w:rsidRDefault="003B6746" w:rsidP="003B6746">
      <w:pPr>
        <w:rPr>
          <w:ins w:id="3670" w:author="Geri Burgert" w:date="2026-02-02T17:42:00Z" w16du:dateUtc="2026-02-02T22:42:00Z"/>
          <w:highlight w:val="yellow"/>
          <w:rPrChange w:id="3671" w:author="Geri Burgert" w:date="2026-02-02T17:42:00Z" w16du:dateUtc="2026-02-02T22:42:00Z">
            <w:rPr>
              <w:ins w:id="3672" w:author="Geri Burgert" w:date="2026-02-02T17:42:00Z" w16du:dateUtc="2026-02-02T22:42:00Z"/>
            </w:rPr>
          </w:rPrChange>
        </w:rPr>
      </w:pPr>
      <w:ins w:id="3673" w:author="Geri Burgert" w:date="2026-02-02T17:42:00Z" w16du:dateUtc="2026-02-02T22:42:00Z">
        <w:r w:rsidRPr="003B6746">
          <w:rPr>
            <w:highlight w:val="yellow"/>
            <w:rPrChange w:id="3674" w:author="Geri Burgert" w:date="2026-02-02T17:42:00Z" w16du:dateUtc="2026-02-02T22:42:00Z">
              <w:rPr/>
            </w:rPrChange>
          </w:rPr>
          <w:lastRenderedPageBreak/>
          <w:t>118</w:t>
        </w:r>
      </w:ins>
      <w:ins w:id="3675" w:author="Geri Burgert" w:date="2026-02-02T17:54:00Z" w16du:dateUtc="2026-02-02T22:54:00Z">
        <w:r w:rsidR="00EE3853">
          <w:rPr>
            <w:highlight w:val="yellow"/>
          </w:rPr>
          <w:t>.</w:t>
        </w:r>
      </w:ins>
      <w:ins w:id="3676" w:author="Geri Burgert" w:date="2026-02-02T17:42:00Z" w16du:dateUtc="2026-02-02T22:42:00Z">
        <w:r w:rsidRPr="003B6746">
          <w:rPr>
            <w:highlight w:val="yellow"/>
            <w:rPrChange w:id="3677" w:author="Geri Burgert" w:date="2026-02-02T17:42:00Z" w16du:dateUtc="2026-02-02T22:42:00Z">
              <w:rPr/>
            </w:rPrChange>
          </w:rPr>
          <w:t xml:space="preserve"> Hastie ST, Moore WC, Meyers DA, Vestal PL, Li H, Peters SP, et al. Analyses of asthma severity phenotypes and inflammatory proteins in subjects stratified by sputum granulocytes. J Allergy Clin Immunol 2010;125:1028-36.e13.</w:t>
        </w:r>
      </w:ins>
    </w:p>
    <w:p w14:paraId="70273A1B" w14:textId="1A5138B0" w:rsidR="003B6746" w:rsidRPr="003B6746" w:rsidRDefault="003B6746" w:rsidP="003B6746">
      <w:pPr>
        <w:rPr>
          <w:ins w:id="3678" w:author="Geri Burgert" w:date="2026-02-02T17:42:00Z" w16du:dateUtc="2026-02-02T22:42:00Z"/>
          <w:highlight w:val="yellow"/>
          <w:rPrChange w:id="3679" w:author="Geri Burgert" w:date="2026-02-02T17:42:00Z" w16du:dateUtc="2026-02-02T22:42:00Z">
            <w:rPr>
              <w:ins w:id="3680" w:author="Geri Burgert" w:date="2026-02-02T17:42:00Z" w16du:dateUtc="2026-02-02T22:42:00Z"/>
            </w:rPr>
          </w:rPrChange>
        </w:rPr>
      </w:pPr>
      <w:ins w:id="3681" w:author="Geri Burgert" w:date="2026-02-02T17:42:00Z" w16du:dateUtc="2026-02-02T22:42:00Z">
        <w:r w:rsidRPr="003B6746">
          <w:rPr>
            <w:highlight w:val="yellow"/>
            <w:rPrChange w:id="3682" w:author="Geri Burgert" w:date="2026-02-02T17:42:00Z" w16du:dateUtc="2026-02-02T22:42:00Z">
              <w:rPr/>
            </w:rPrChange>
          </w:rPr>
          <w:t>119</w:t>
        </w:r>
      </w:ins>
      <w:ins w:id="3683" w:author="Geri Burgert" w:date="2026-02-02T17:54:00Z" w16du:dateUtc="2026-02-02T22:54:00Z">
        <w:r w:rsidR="00EE3853">
          <w:rPr>
            <w:highlight w:val="yellow"/>
          </w:rPr>
          <w:t>.</w:t>
        </w:r>
      </w:ins>
      <w:ins w:id="3684" w:author="Geri Burgert" w:date="2026-02-02T17:42:00Z" w16du:dateUtc="2026-02-02T22:42:00Z">
        <w:r w:rsidRPr="003B6746">
          <w:rPr>
            <w:highlight w:val="yellow"/>
            <w:rPrChange w:id="3685" w:author="Geri Burgert" w:date="2026-02-02T17:42:00Z" w16du:dateUtc="2026-02-02T22:42:00Z">
              <w:rPr/>
            </w:rPrChange>
          </w:rPr>
          <w:t xml:space="preserve"> Lin K, Wang T, Tang Q, Chen T, Lin M, Jin J, et al. IL18R1-Related molecules as biomarkers for asthma severity and prognostic markers for idiopathic pulmonary fibrosis. J Proteome Res 2023;22:3320-31.</w:t>
        </w:r>
      </w:ins>
    </w:p>
    <w:p w14:paraId="2BED0D74" w14:textId="08E8890F" w:rsidR="003B6746" w:rsidRPr="003B6746" w:rsidRDefault="003B6746" w:rsidP="003B6746">
      <w:pPr>
        <w:rPr>
          <w:ins w:id="3686" w:author="Geri Burgert" w:date="2026-02-02T17:42:00Z" w16du:dateUtc="2026-02-02T22:42:00Z"/>
          <w:highlight w:val="yellow"/>
          <w:rPrChange w:id="3687" w:author="Geri Burgert" w:date="2026-02-02T17:42:00Z" w16du:dateUtc="2026-02-02T22:42:00Z">
            <w:rPr>
              <w:ins w:id="3688" w:author="Geri Burgert" w:date="2026-02-02T17:42:00Z" w16du:dateUtc="2026-02-02T22:42:00Z"/>
            </w:rPr>
          </w:rPrChange>
        </w:rPr>
      </w:pPr>
      <w:ins w:id="3689" w:author="Geri Burgert" w:date="2026-02-02T17:42:00Z" w16du:dateUtc="2026-02-02T22:42:00Z">
        <w:r w:rsidRPr="003B6746">
          <w:rPr>
            <w:highlight w:val="yellow"/>
            <w:rPrChange w:id="3690" w:author="Geri Burgert" w:date="2026-02-02T17:42:00Z" w16du:dateUtc="2026-02-02T22:42:00Z">
              <w:rPr/>
            </w:rPrChange>
          </w:rPr>
          <w:t>120</w:t>
        </w:r>
      </w:ins>
      <w:ins w:id="3691" w:author="Geri Burgert" w:date="2026-02-02T17:54:00Z" w16du:dateUtc="2026-02-02T22:54:00Z">
        <w:r w:rsidR="00EE3853">
          <w:rPr>
            <w:highlight w:val="yellow"/>
          </w:rPr>
          <w:t>.</w:t>
        </w:r>
      </w:ins>
      <w:ins w:id="3692" w:author="Geri Burgert" w:date="2026-02-02T17:42:00Z" w16du:dateUtc="2026-02-02T22:42:00Z">
        <w:r w:rsidRPr="003B6746">
          <w:rPr>
            <w:highlight w:val="yellow"/>
            <w:rPrChange w:id="3693" w:author="Geri Burgert" w:date="2026-02-02T17:42:00Z" w16du:dateUtc="2026-02-02T22:42:00Z">
              <w:rPr/>
            </w:rPrChange>
          </w:rPr>
          <w:t xml:space="preserve"> Diaz AA, Young TP, Maselli DJ, Martinez CH, Gill R, Nardelli P, et al. Quantitative CT measures of bronchiectasis in smokers. Chest 2017;151:1255-62.</w:t>
        </w:r>
      </w:ins>
    </w:p>
    <w:p w14:paraId="4029E77E" w14:textId="2F34FAD1" w:rsidR="003B6746" w:rsidRPr="003B6746" w:rsidRDefault="003B6746" w:rsidP="003B6746">
      <w:pPr>
        <w:rPr>
          <w:ins w:id="3694" w:author="Geri Burgert" w:date="2026-02-02T17:42:00Z" w16du:dateUtc="2026-02-02T22:42:00Z"/>
          <w:highlight w:val="yellow"/>
          <w:rPrChange w:id="3695" w:author="Geri Burgert" w:date="2026-02-02T17:42:00Z" w16du:dateUtc="2026-02-02T22:42:00Z">
            <w:rPr>
              <w:ins w:id="3696" w:author="Geri Burgert" w:date="2026-02-02T17:42:00Z" w16du:dateUtc="2026-02-02T22:42:00Z"/>
            </w:rPr>
          </w:rPrChange>
        </w:rPr>
      </w:pPr>
      <w:ins w:id="3697" w:author="Geri Burgert" w:date="2026-02-02T17:42:00Z" w16du:dateUtc="2026-02-02T22:42:00Z">
        <w:r w:rsidRPr="003B6746">
          <w:rPr>
            <w:highlight w:val="yellow"/>
            <w:rPrChange w:id="3698" w:author="Geri Burgert" w:date="2026-02-02T17:42:00Z" w16du:dateUtc="2026-02-02T22:42:00Z">
              <w:rPr/>
            </w:rPrChange>
          </w:rPr>
          <w:t>121</w:t>
        </w:r>
      </w:ins>
      <w:ins w:id="3699" w:author="Geri Burgert" w:date="2026-02-02T17:54:00Z" w16du:dateUtc="2026-02-02T22:54:00Z">
        <w:r w:rsidR="00EE3853">
          <w:rPr>
            <w:highlight w:val="yellow"/>
          </w:rPr>
          <w:t>.</w:t>
        </w:r>
      </w:ins>
      <w:ins w:id="3700" w:author="Geri Burgert" w:date="2026-02-02T17:42:00Z" w16du:dateUtc="2026-02-02T22:42:00Z">
        <w:r w:rsidRPr="003B6746">
          <w:rPr>
            <w:highlight w:val="yellow"/>
            <w:rPrChange w:id="3701" w:author="Geri Burgert" w:date="2026-02-02T17:42:00Z" w16du:dateUtc="2026-02-02T22:42:00Z">
              <w:rPr/>
            </w:rPrChange>
          </w:rPr>
          <w:t xml:space="preserve"> Bhatt SP, Nakhmani A, Sthanam V, Kizhakke Puliyakote A, Reinhardt JM, Bodduluri S. PiSlope: A new CT metric for quantifying airway remodeling in chronic obstructive pulmonary disease. Radiology 2024;313:e240717.</w:t>
        </w:r>
      </w:ins>
    </w:p>
    <w:p w14:paraId="22A2AA23" w14:textId="54CB84E2" w:rsidR="003B6746" w:rsidRPr="003B6746" w:rsidRDefault="003B6746" w:rsidP="003B6746">
      <w:pPr>
        <w:rPr>
          <w:ins w:id="3702" w:author="Geri Burgert" w:date="2026-02-02T17:42:00Z" w16du:dateUtc="2026-02-02T22:42:00Z"/>
          <w:highlight w:val="yellow"/>
          <w:rPrChange w:id="3703" w:author="Geri Burgert" w:date="2026-02-02T17:42:00Z" w16du:dateUtc="2026-02-02T22:42:00Z">
            <w:rPr>
              <w:ins w:id="3704" w:author="Geri Burgert" w:date="2026-02-02T17:42:00Z" w16du:dateUtc="2026-02-02T22:42:00Z"/>
            </w:rPr>
          </w:rPrChange>
        </w:rPr>
      </w:pPr>
      <w:ins w:id="3705" w:author="Geri Burgert" w:date="2026-02-02T17:42:00Z" w16du:dateUtc="2026-02-02T22:42:00Z">
        <w:r w:rsidRPr="003B6746">
          <w:rPr>
            <w:highlight w:val="yellow"/>
            <w:rPrChange w:id="3706" w:author="Geri Burgert" w:date="2026-02-02T17:42:00Z" w16du:dateUtc="2026-02-02T22:42:00Z">
              <w:rPr/>
            </w:rPrChange>
          </w:rPr>
          <w:t>122</w:t>
        </w:r>
      </w:ins>
      <w:ins w:id="3707" w:author="Geri Burgert" w:date="2026-02-02T17:54:00Z" w16du:dateUtc="2026-02-02T22:54:00Z">
        <w:r w:rsidR="00EE3853">
          <w:rPr>
            <w:highlight w:val="yellow"/>
          </w:rPr>
          <w:t>.</w:t>
        </w:r>
      </w:ins>
      <w:ins w:id="3708" w:author="Geri Burgert" w:date="2026-02-02T17:42:00Z" w16du:dateUtc="2026-02-02T22:42:00Z">
        <w:r w:rsidRPr="003B6746">
          <w:rPr>
            <w:highlight w:val="yellow"/>
            <w:rPrChange w:id="3709" w:author="Geri Burgert" w:date="2026-02-02T17:42:00Z" w16du:dateUtc="2026-02-02T22:42:00Z">
              <w:rPr/>
            </w:rPrChange>
          </w:rPr>
          <w:t xml:space="preserve"> Dunican EM, Elicker BM, Gierada DS, Nagle SK, Schiebler ML, Newell JD, et al. Mucus plugs in patients with asthma linked to eosinophilia and airflow obstruction. J Clin Invest 2018;128:997-1009.</w:t>
        </w:r>
      </w:ins>
    </w:p>
    <w:p w14:paraId="5565C0A1" w14:textId="1A3E0C23" w:rsidR="003B6746" w:rsidRPr="003B6746" w:rsidRDefault="003B6746" w:rsidP="003B6746">
      <w:pPr>
        <w:rPr>
          <w:ins w:id="3710" w:author="Geri Burgert" w:date="2026-02-02T17:42:00Z" w16du:dateUtc="2026-02-02T22:42:00Z"/>
          <w:highlight w:val="yellow"/>
          <w:rPrChange w:id="3711" w:author="Geri Burgert" w:date="2026-02-02T17:42:00Z" w16du:dateUtc="2026-02-02T22:42:00Z">
            <w:rPr>
              <w:ins w:id="3712" w:author="Geri Burgert" w:date="2026-02-02T17:42:00Z" w16du:dateUtc="2026-02-02T22:42:00Z"/>
            </w:rPr>
          </w:rPrChange>
        </w:rPr>
      </w:pPr>
      <w:ins w:id="3713" w:author="Geri Burgert" w:date="2026-02-02T17:42:00Z" w16du:dateUtc="2026-02-02T22:42:00Z">
        <w:r w:rsidRPr="003B6746">
          <w:rPr>
            <w:highlight w:val="yellow"/>
            <w:rPrChange w:id="3714" w:author="Geri Burgert" w:date="2026-02-02T17:42:00Z" w16du:dateUtc="2026-02-02T22:42:00Z">
              <w:rPr/>
            </w:rPrChange>
          </w:rPr>
          <w:t>123</w:t>
        </w:r>
      </w:ins>
      <w:ins w:id="3715" w:author="Geri Burgert" w:date="2026-02-02T17:54:00Z" w16du:dateUtc="2026-02-02T22:54:00Z">
        <w:r w:rsidR="00EE3853">
          <w:rPr>
            <w:highlight w:val="yellow"/>
          </w:rPr>
          <w:t>.</w:t>
        </w:r>
      </w:ins>
      <w:ins w:id="3716" w:author="Geri Burgert" w:date="2026-02-02T17:42:00Z" w16du:dateUtc="2026-02-02T22:42:00Z">
        <w:r w:rsidRPr="003B6746">
          <w:rPr>
            <w:highlight w:val="yellow"/>
            <w:rPrChange w:id="3717" w:author="Geri Burgert" w:date="2026-02-02T17:42:00Z" w16du:dateUtc="2026-02-02T22:42:00Z">
              <w:rPr/>
            </w:rPrChange>
          </w:rPr>
          <w:t xml:space="preserve"> Götschke J, Walter J, Leuschner G, Gerckens M, Götschke M, Mertsch P. Mucus plug score predicts clinical and pulmonary function response to biologic therapy in patients with severe asthma. 2025;13:1110-22.e1</w:t>
        </w:r>
      </w:ins>
    </w:p>
    <w:p w14:paraId="3B9BB801" w14:textId="071240F1" w:rsidR="003B6746" w:rsidRPr="003B6746" w:rsidRDefault="003B6746" w:rsidP="003B6746">
      <w:pPr>
        <w:rPr>
          <w:ins w:id="3718" w:author="Geri Burgert" w:date="2026-02-02T17:42:00Z" w16du:dateUtc="2026-02-02T22:42:00Z"/>
          <w:highlight w:val="yellow"/>
          <w:rPrChange w:id="3719" w:author="Geri Burgert" w:date="2026-02-02T17:42:00Z" w16du:dateUtc="2026-02-02T22:42:00Z">
            <w:rPr>
              <w:ins w:id="3720" w:author="Geri Burgert" w:date="2026-02-02T17:42:00Z" w16du:dateUtc="2026-02-02T22:42:00Z"/>
            </w:rPr>
          </w:rPrChange>
        </w:rPr>
      </w:pPr>
      <w:ins w:id="3721" w:author="Geri Burgert" w:date="2026-02-02T17:42:00Z" w16du:dateUtc="2026-02-02T22:42:00Z">
        <w:r w:rsidRPr="003B6746">
          <w:rPr>
            <w:highlight w:val="yellow"/>
            <w:rPrChange w:id="3722" w:author="Geri Burgert" w:date="2026-02-02T17:42:00Z" w16du:dateUtc="2026-02-02T22:42:00Z">
              <w:rPr/>
            </w:rPrChange>
          </w:rPr>
          <w:t>124</w:t>
        </w:r>
      </w:ins>
      <w:ins w:id="3723" w:author="Geri Burgert" w:date="2026-02-02T17:54:00Z" w16du:dateUtc="2026-02-02T22:54:00Z">
        <w:r w:rsidR="00EE3853">
          <w:rPr>
            <w:highlight w:val="yellow"/>
          </w:rPr>
          <w:t>.</w:t>
        </w:r>
      </w:ins>
      <w:ins w:id="3724" w:author="Geri Burgert" w:date="2026-02-02T17:42:00Z" w16du:dateUtc="2026-02-02T22:42:00Z">
        <w:r w:rsidRPr="003B6746">
          <w:rPr>
            <w:highlight w:val="yellow"/>
            <w:rPrChange w:id="3725" w:author="Geri Burgert" w:date="2026-02-02T17:42:00Z" w16du:dateUtc="2026-02-02T22:42:00Z">
              <w:rPr/>
            </w:rPrChange>
          </w:rPr>
          <w:t xml:space="preserve"> Roos JE, McAdams HP, Kaushik SS, Driehuys B. Hyperpolarized gas MR imaging: techniques and applications. Magn Reson Imaging Clin N Am 2015;23:217-29.</w:t>
        </w:r>
      </w:ins>
    </w:p>
    <w:p w14:paraId="5FEEDE32" w14:textId="529C6418" w:rsidR="003B6746" w:rsidRPr="003B6746" w:rsidRDefault="003B6746" w:rsidP="003B6746">
      <w:pPr>
        <w:rPr>
          <w:ins w:id="3726" w:author="Geri Burgert" w:date="2026-02-02T17:42:00Z" w16du:dateUtc="2026-02-02T22:42:00Z"/>
          <w:highlight w:val="yellow"/>
          <w:rPrChange w:id="3727" w:author="Geri Burgert" w:date="2026-02-02T17:42:00Z" w16du:dateUtc="2026-02-02T22:42:00Z">
            <w:rPr>
              <w:ins w:id="3728" w:author="Geri Burgert" w:date="2026-02-02T17:42:00Z" w16du:dateUtc="2026-02-02T22:42:00Z"/>
            </w:rPr>
          </w:rPrChange>
        </w:rPr>
      </w:pPr>
      <w:ins w:id="3729" w:author="Geri Burgert" w:date="2026-02-02T17:42:00Z" w16du:dateUtc="2026-02-02T22:42:00Z">
        <w:r w:rsidRPr="003B6746">
          <w:rPr>
            <w:highlight w:val="yellow"/>
            <w:rPrChange w:id="3730" w:author="Geri Burgert" w:date="2026-02-02T17:42:00Z" w16du:dateUtc="2026-02-02T22:42:00Z">
              <w:rPr/>
            </w:rPrChange>
          </w:rPr>
          <w:lastRenderedPageBreak/>
          <w:t>125</w:t>
        </w:r>
      </w:ins>
      <w:ins w:id="3731" w:author="Geri Burgert" w:date="2026-02-02T17:54:00Z" w16du:dateUtc="2026-02-02T22:54:00Z">
        <w:r w:rsidR="00EE3853">
          <w:rPr>
            <w:highlight w:val="yellow"/>
          </w:rPr>
          <w:t>.</w:t>
        </w:r>
      </w:ins>
      <w:ins w:id="3732" w:author="Geri Burgert" w:date="2026-02-02T17:42:00Z" w16du:dateUtc="2026-02-02T22:42:00Z">
        <w:r w:rsidRPr="003B6746">
          <w:rPr>
            <w:highlight w:val="yellow"/>
            <w:rPrChange w:id="3733" w:author="Geri Burgert" w:date="2026-02-02T17:42:00Z" w16du:dateUtc="2026-02-02T22:42:00Z">
              <w:rPr/>
            </w:rPrChange>
          </w:rPr>
          <w:t xml:space="preserve"> McIntosh MJ, Biancaniello A, Kooner HK, Bhalla A, Serajeddini H, Yamashita C, et al. 129Xe MRI ventilation defects in asthma: what is the upper limit of normal and minimal clinically important difference? Acad Radiol 2023;30:3114-23.</w:t>
        </w:r>
      </w:ins>
    </w:p>
    <w:p w14:paraId="69CF0A37" w14:textId="74B8FC1F" w:rsidR="003B6746" w:rsidRPr="003B6746" w:rsidRDefault="003B6746" w:rsidP="003B6746">
      <w:pPr>
        <w:rPr>
          <w:ins w:id="3734" w:author="Geri Burgert" w:date="2026-02-02T17:42:00Z" w16du:dateUtc="2026-02-02T22:42:00Z"/>
          <w:highlight w:val="yellow"/>
          <w:rPrChange w:id="3735" w:author="Geri Burgert" w:date="2026-02-02T17:42:00Z" w16du:dateUtc="2026-02-02T22:42:00Z">
            <w:rPr>
              <w:ins w:id="3736" w:author="Geri Burgert" w:date="2026-02-02T17:42:00Z" w16du:dateUtc="2026-02-02T22:42:00Z"/>
            </w:rPr>
          </w:rPrChange>
        </w:rPr>
      </w:pPr>
      <w:ins w:id="3737" w:author="Geri Burgert" w:date="2026-02-02T17:42:00Z" w16du:dateUtc="2026-02-02T22:42:00Z">
        <w:r w:rsidRPr="003B6746">
          <w:rPr>
            <w:highlight w:val="yellow"/>
            <w:rPrChange w:id="3738" w:author="Geri Burgert" w:date="2026-02-02T17:42:00Z" w16du:dateUtc="2026-02-02T22:42:00Z">
              <w:rPr/>
            </w:rPrChange>
          </w:rPr>
          <w:t>126</w:t>
        </w:r>
      </w:ins>
      <w:ins w:id="3739" w:author="Geri Burgert" w:date="2026-02-02T17:54:00Z" w16du:dateUtc="2026-02-02T22:54:00Z">
        <w:r w:rsidR="00EE3853">
          <w:rPr>
            <w:highlight w:val="yellow"/>
          </w:rPr>
          <w:t>.</w:t>
        </w:r>
      </w:ins>
      <w:ins w:id="3740" w:author="Geri Burgert" w:date="2026-02-02T17:42:00Z" w16du:dateUtc="2026-02-02T22:42:00Z">
        <w:r w:rsidRPr="003B6746">
          <w:rPr>
            <w:highlight w:val="yellow"/>
            <w:rPrChange w:id="3741" w:author="Geri Burgert" w:date="2026-02-02T17:42:00Z" w16du:dateUtc="2026-02-02T22:42:00Z">
              <w:rPr/>
            </w:rPrChange>
          </w:rPr>
          <w:t xml:space="preserve"> Hahn AD, Carey KJ, Barton GP, Torres LA, Kammerman J, Cadman RV, et al. Hyperpolarized 129Xe MR spectroscopy in the lung shows 1-year reduced function in idiopathic pulmonary fibrosis. Radiology 2022;305:688-96.</w:t>
        </w:r>
      </w:ins>
    </w:p>
    <w:p w14:paraId="46C7C8F4" w14:textId="45A0128C" w:rsidR="003B6746" w:rsidRPr="003B6746" w:rsidRDefault="003B6746" w:rsidP="003B6746">
      <w:pPr>
        <w:rPr>
          <w:ins w:id="3742" w:author="Geri Burgert" w:date="2026-02-02T17:42:00Z" w16du:dateUtc="2026-02-02T22:42:00Z"/>
          <w:highlight w:val="yellow"/>
          <w:rPrChange w:id="3743" w:author="Geri Burgert" w:date="2026-02-02T17:42:00Z" w16du:dateUtc="2026-02-02T22:42:00Z">
            <w:rPr>
              <w:ins w:id="3744" w:author="Geri Burgert" w:date="2026-02-02T17:42:00Z" w16du:dateUtc="2026-02-02T22:42:00Z"/>
            </w:rPr>
          </w:rPrChange>
        </w:rPr>
      </w:pPr>
      <w:ins w:id="3745" w:author="Geri Burgert" w:date="2026-02-02T17:42:00Z" w16du:dateUtc="2026-02-02T22:42:00Z">
        <w:r w:rsidRPr="003B6746">
          <w:rPr>
            <w:highlight w:val="yellow"/>
            <w:rPrChange w:id="3746" w:author="Geri Burgert" w:date="2026-02-02T17:42:00Z" w16du:dateUtc="2026-02-02T22:42:00Z">
              <w:rPr/>
            </w:rPrChange>
          </w:rPr>
          <w:t>127</w:t>
        </w:r>
      </w:ins>
      <w:ins w:id="3747" w:author="Geri Burgert" w:date="2026-02-02T17:54:00Z" w16du:dateUtc="2026-02-02T22:54:00Z">
        <w:r w:rsidR="00EE3853">
          <w:rPr>
            <w:highlight w:val="yellow"/>
          </w:rPr>
          <w:t>.</w:t>
        </w:r>
      </w:ins>
      <w:ins w:id="3748" w:author="Geri Burgert" w:date="2026-02-02T17:42:00Z" w16du:dateUtc="2026-02-02T22:42:00Z">
        <w:r w:rsidRPr="003B6746">
          <w:rPr>
            <w:highlight w:val="yellow"/>
            <w:rPrChange w:id="3749" w:author="Geri Burgert" w:date="2026-02-02T17:42:00Z" w16du:dateUtc="2026-02-02T22:42:00Z">
              <w:rPr/>
            </w:rPrChange>
          </w:rPr>
          <w:t xml:space="preserve"> Pippard BJ, Neal MA, Holland CW, Maunder AM, Forrest I, Lawson RA, et al. Assessing lung ventilation and bronchodilator response in asthma and chronic obstructive pulmonary disease with 19F MRI. Radiology 2024;313:e240949.</w:t>
        </w:r>
      </w:ins>
    </w:p>
    <w:p w14:paraId="797524D5" w14:textId="23B940F1" w:rsidR="003B6746" w:rsidRPr="003B6746" w:rsidRDefault="003B6746" w:rsidP="003B6746">
      <w:pPr>
        <w:rPr>
          <w:ins w:id="3750" w:author="Geri Burgert" w:date="2026-02-02T17:42:00Z" w16du:dateUtc="2026-02-02T22:42:00Z"/>
          <w:highlight w:val="yellow"/>
          <w:rPrChange w:id="3751" w:author="Geri Burgert" w:date="2026-02-02T17:42:00Z" w16du:dateUtc="2026-02-02T22:42:00Z">
            <w:rPr>
              <w:ins w:id="3752" w:author="Geri Burgert" w:date="2026-02-02T17:42:00Z" w16du:dateUtc="2026-02-02T22:42:00Z"/>
            </w:rPr>
          </w:rPrChange>
        </w:rPr>
      </w:pPr>
      <w:commentRangeStart w:id="3753"/>
      <w:ins w:id="3754" w:author="Geri Burgert" w:date="2026-02-02T17:42:00Z" w16du:dateUtc="2026-02-02T22:42:00Z">
        <w:r w:rsidRPr="003B6746">
          <w:rPr>
            <w:highlight w:val="yellow"/>
            <w:rPrChange w:id="3755" w:author="Geri Burgert" w:date="2026-02-02T17:42:00Z" w16du:dateUtc="2026-02-02T22:42:00Z">
              <w:rPr/>
            </w:rPrChange>
          </w:rPr>
          <w:t>128</w:t>
        </w:r>
      </w:ins>
      <w:ins w:id="3756" w:author="Geri Burgert" w:date="2026-02-02T17:54:00Z" w16du:dateUtc="2026-02-02T22:54:00Z">
        <w:r w:rsidR="00EE3853">
          <w:rPr>
            <w:highlight w:val="yellow"/>
          </w:rPr>
          <w:t>.</w:t>
        </w:r>
      </w:ins>
      <w:ins w:id="3757" w:author="Geri Burgert" w:date="2026-02-02T17:42:00Z" w16du:dateUtc="2026-02-02T22:42:00Z">
        <w:r w:rsidRPr="003B6746">
          <w:rPr>
            <w:highlight w:val="yellow"/>
            <w:rPrChange w:id="3758" w:author="Geri Burgert" w:date="2026-02-02T17:42:00Z" w16du:dateUtc="2026-02-02T22:42:00Z">
              <w:rPr/>
            </w:rPrChange>
          </w:rPr>
          <w:t xml:space="preserve"> Voskrebenzev A</w:t>
        </w:r>
      </w:ins>
      <w:ins w:id="3759" w:author="Geri Burgert" w:date="2026-02-02T17:55:00Z" w16du:dateUtc="2026-02-02T22:55:00Z">
        <w:r w:rsidR="00EE3853">
          <w:rPr>
            <w:highlight w:val="yellow"/>
          </w:rPr>
          <w:t>,</w:t>
        </w:r>
      </w:ins>
      <w:ins w:id="3760" w:author="Geri Burgert" w:date="2026-02-02T17:42:00Z" w16du:dateUtc="2026-02-02T22:42:00Z">
        <w:r w:rsidRPr="003B6746">
          <w:rPr>
            <w:highlight w:val="yellow"/>
            <w:rPrChange w:id="3761" w:author="Geri Burgert" w:date="2026-02-02T17:42:00Z" w16du:dateUtc="2026-02-02T22:42:00Z">
              <w:rPr/>
            </w:rPrChange>
          </w:rPr>
          <w:t xml:space="preserve"> et al. Magn Reson Med 2018;79:1092-105.</w:t>
        </w:r>
      </w:ins>
      <w:commentRangeEnd w:id="3753"/>
      <w:ins w:id="3762" w:author="Geri Burgert" w:date="2026-02-02T17:55:00Z" w16du:dateUtc="2026-02-02T22:55:00Z">
        <w:r w:rsidR="00EE3853">
          <w:rPr>
            <w:rStyle w:val="CommentReference"/>
          </w:rPr>
          <w:commentReference w:id="3753"/>
        </w:r>
      </w:ins>
    </w:p>
    <w:p w14:paraId="1E130AAC" w14:textId="14CE339A" w:rsidR="003B6746" w:rsidRPr="003B6746" w:rsidRDefault="003B6746" w:rsidP="003B6746">
      <w:pPr>
        <w:rPr>
          <w:ins w:id="3763" w:author="Geri Burgert" w:date="2026-02-02T17:42:00Z" w16du:dateUtc="2026-02-02T22:42:00Z"/>
          <w:highlight w:val="yellow"/>
          <w:rPrChange w:id="3764" w:author="Geri Burgert" w:date="2026-02-02T17:42:00Z" w16du:dateUtc="2026-02-02T22:42:00Z">
            <w:rPr>
              <w:ins w:id="3765" w:author="Geri Burgert" w:date="2026-02-02T17:42:00Z" w16du:dateUtc="2026-02-02T22:42:00Z"/>
            </w:rPr>
          </w:rPrChange>
        </w:rPr>
      </w:pPr>
      <w:ins w:id="3766" w:author="Geri Burgert" w:date="2026-02-02T17:42:00Z" w16du:dateUtc="2026-02-02T22:42:00Z">
        <w:r w:rsidRPr="003B6746">
          <w:rPr>
            <w:highlight w:val="yellow"/>
            <w:rPrChange w:id="3767" w:author="Geri Burgert" w:date="2026-02-02T17:42:00Z" w16du:dateUtc="2026-02-02T22:42:00Z">
              <w:rPr/>
            </w:rPrChange>
          </w:rPr>
          <w:t>129</w:t>
        </w:r>
      </w:ins>
      <w:ins w:id="3768" w:author="Geri Burgert" w:date="2026-02-02T17:54:00Z" w16du:dateUtc="2026-02-02T22:54:00Z">
        <w:r w:rsidR="00EE3853">
          <w:rPr>
            <w:highlight w:val="yellow"/>
          </w:rPr>
          <w:t>.</w:t>
        </w:r>
      </w:ins>
      <w:ins w:id="3769" w:author="Geri Burgert" w:date="2026-02-02T17:42:00Z" w16du:dateUtc="2026-02-02T22:42:00Z">
        <w:r w:rsidRPr="003B6746">
          <w:rPr>
            <w:highlight w:val="yellow"/>
            <w:rPrChange w:id="3770" w:author="Geri Burgert" w:date="2026-02-02T17:42:00Z" w16du:dateUtc="2026-02-02T22:42:00Z">
              <w:rPr/>
            </w:rPrChange>
          </w:rPr>
          <w:t xml:space="preserve"> Voskrebenzev A, Gutberlet M, Klimeš F, Kaireit TF, Schönfeld C, Rotärmel A, et al. Feasibility of quantitative regional ventilation and perfusion mapping with phase‐resolved functional lung (PREFUL) MRI in healthy volunteers and COPD, CTEPH, and CF patients. Magn Reson Med 2018;79:2306-14.</w:t>
        </w:r>
      </w:ins>
    </w:p>
    <w:p w14:paraId="5B8D35BC" w14:textId="046FAAA1" w:rsidR="003B6746" w:rsidRPr="003B6746" w:rsidRDefault="003B6746" w:rsidP="003B6746">
      <w:pPr>
        <w:rPr>
          <w:ins w:id="3771" w:author="Geri Burgert" w:date="2026-02-02T17:42:00Z" w16du:dateUtc="2026-02-02T22:42:00Z"/>
          <w:highlight w:val="yellow"/>
          <w:rPrChange w:id="3772" w:author="Geri Burgert" w:date="2026-02-02T17:42:00Z" w16du:dateUtc="2026-02-02T22:42:00Z">
            <w:rPr>
              <w:ins w:id="3773" w:author="Geri Burgert" w:date="2026-02-02T17:42:00Z" w16du:dateUtc="2026-02-02T22:42:00Z"/>
            </w:rPr>
          </w:rPrChange>
        </w:rPr>
      </w:pPr>
      <w:ins w:id="3774" w:author="Geri Burgert" w:date="2026-02-02T17:42:00Z" w16du:dateUtc="2026-02-02T22:42:00Z">
        <w:r w:rsidRPr="003B6746">
          <w:rPr>
            <w:highlight w:val="yellow"/>
            <w:rPrChange w:id="3775" w:author="Geri Burgert" w:date="2026-02-02T17:42:00Z" w16du:dateUtc="2026-02-02T22:42:00Z">
              <w:rPr/>
            </w:rPrChange>
          </w:rPr>
          <w:t>130</w:t>
        </w:r>
      </w:ins>
      <w:ins w:id="3776" w:author="Geri Burgert" w:date="2026-02-02T17:55:00Z" w16du:dateUtc="2026-02-02T22:55:00Z">
        <w:r w:rsidR="00402C3D">
          <w:rPr>
            <w:highlight w:val="yellow"/>
          </w:rPr>
          <w:t>.</w:t>
        </w:r>
      </w:ins>
      <w:ins w:id="3777" w:author="Geri Burgert" w:date="2026-02-02T17:42:00Z" w16du:dateUtc="2026-02-02T22:42:00Z">
        <w:r w:rsidRPr="003B6746">
          <w:rPr>
            <w:highlight w:val="yellow"/>
            <w:rPrChange w:id="3778" w:author="Geri Burgert" w:date="2026-02-02T17:42:00Z" w16du:dateUtc="2026-02-02T22:42:00Z">
              <w:rPr/>
            </w:rPrChange>
          </w:rPr>
          <w:t xml:space="preserve"> Kaireit TF, Kern A, Voskrebenzev A, Pöhler GH, Klimes F, Behrendt L, et al. Flow volume loop and regional ventilation assessment using phase‐resolved functional lung (PREFUL) MRI: comparison with 129xenon ventilation MRI and lung function testing. J Magn Reson Imaging 2021;53:1092-105.</w:t>
        </w:r>
      </w:ins>
    </w:p>
    <w:p w14:paraId="5353518D" w14:textId="0FF1C253" w:rsidR="003B6746" w:rsidRPr="003B6746" w:rsidRDefault="003B6746" w:rsidP="003B6746">
      <w:pPr>
        <w:rPr>
          <w:ins w:id="3779" w:author="Geri Burgert" w:date="2026-02-02T17:42:00Z" w16du:dateUtc="2026-02-02T22:42:00Z"/>
          <w:highlight w:val="yellow"/>
          <w:rPrChange w:id="3780" w:author="Geri Burgert" w:date="2026-02-02T17:42:00Z" w16du:dateUtc="2026-02-02T22:42:00Z">
            <w:rPr>
              <w:ins w:id="3781" w:author="Geri Burgert" w:date="2026-02-02T17:42:00Z" w16du:dateUtc="2026-02-02T22:42:00Z"/>
            </w:rPr>
          </w:rPrChange>
        </w:rPr>
      </w:pPr>
      <w:ins w:id="3782" w:author="Geri Burgert" w:date="2026-02-02T17:42:00Z" w16du:dateUtc="2026-02-02T22:42:00Z">
        <w:r w:rsidRPr="003B6746">
          <w:rPr>
            <w:highlight w:val="yellow"/>
            <w:rPrChange w:id="3783" w:author="Geri Burgert" w:date="2026-02-02T17:42:00Z" w16du:dateUtc="2026-02-02T22:42:00Z">
              <w:rPr/>
            </w:rPrChange>
          </w:rPr>
          <w:lastRenderedPageBreak/>
          <w:t>131</w:t>
        </w:r>
      </w:ins>
      <w:ins w:id="3784" w:author="Geri Burgert" w:date="2026-02-02T17:55:00Z" w16du:dateUtc="2026-02-02T22:55:00Z">
        <w:r w:rsidR="00402C3D">
          <w:rPr>
            <w:highlight w:val="yellow"/>
          </w:rPr>
          <w:t>.</w:t>
        </w:r>
      </w:ins>
      <w:ins w:id="3785" w:author="Geri Burgert" w:date="2026-02-02T17:42:00Z" w16du:dateUtc="2026-02-02T22:42:00Z">
        <w:r w:rsidRPr="003B6746">
          <w:rPr>
            <w:highlight w:val="yellow"/>
            <w:rPrChange w:id="3786" w:author="Geri Burgert" w:date="2026-02-02T17:42:00Z" w16du:dateUtc="2026-02-02T22:42:00Z">
              <w:rPr/>
            </w:rPrChange>
          </w:rPr>
          <w:t xml:space="preserve"> Friedlander Y, Munidasa S, Thakar A, Ragunayakam N, Venegas C, Kjarsgaard M, et al. Phase-resolved functional lung (PREFUL) MRI to quantify ventilation: feasibility and physiological relevance in severe asthma. Acad Radiol 2024;31:3416-26.</w:t>
        </w:r>
      </w:ins>
    </w:p>
    <w:p w14:paraId="3E6C6969" w14:textId="2A362749" w:rsidR="003B6746" w:rsidRPr="003B6746" w:rsidRDefault="003B6746" w:rsidP="003B6746">
      <w:pPr>
        <w:rPr>
          <w:ins w:id="3787" w:author="Geri Burgert" w:date="2026-02-02T17:42:00Z" w16du:dateUtc="2026-02-02T22:42:00Z"/>
          <w:highlight w:val="yellow"/>
          <w:rPrChange w:id="3788" w:author="Geri Burgert" w:date="2026-02-02T17:42:00Z" w16du:dateUtc="2026-02-02T22:42:00Z">
            <w:rPr>
              <w:ins w:id="3789" w:author="Geri Burgert" w:date="2026-02-02T17:42:00Z" w16du:dateUtc="2026-02-02T22:42:00Z"/>
            </w:rPr>
          </w:rPrChange>
        </w:rPr>
      </w:pPr>
      <w:ins w:id="3790" w:author="Geri Burgert" w:date="2026-02-02T17:42:00Z" w16du:dateUtc="2026-02-02T22:42:00Z">
        <w:r w:rsidRPr="003B6746">
          <w:rPr>
            <w:highlight w:val="yellow"/>
            <w:rPrChange w:id="3791" w:author="Geri Burgert" w:date="2026-02-02T17:42:00Z" w16du:dateUtc="2026-02-02T22:42:00Z">
              <w:rPr/>
            </w:rPrChange>
          </w:rPr>
          <w:t>132</w:t>
        </w:r>
      </w:ins>
      <w:ins w:id="3792" w:author="Geri Burgert" w:date="2026-02-02T17:55:00Z" w16du:dateUtc="2026-02-02T22:55:00Z">
        <w:r w:rsidR="00402C3D">
          <w:rPr>
            <w:highlight w:val="yellow"/>
          </w:rPr>
          <w:t>.</w:t>
        </w:r>
      </w:ins>
      <w:ins w:id="3793" w:author="Geri Burgert" w:date="2026-02-02T17:42:00Z" w16du:dateUtc="2026-02-02T22:42:00Z">
        <w:r w:rsidRPr="003B6746">
          <w:rPr>
            <w:highlight w:val="yellow"/>
            <w:rPrChange w:id="3794" w:author="Geri Burgert" w:date="2026-02-02T17:42:00Z" w16du:dateUtc="2026-02-02T22:42:00Z">
              <w:rPr/>
            </w:rPrChange>
          </w:rPr>
          <w:t xml:space="preserve"> Benlala I, Klaar R, Gaass T, Macey J, Bui S, Denis De Senneville B. Non-contrast-enhanced functional lung MRI to evaluate treatment response of allergic bronchopulmonary aspergillosis in patients with cystic fibrosis: a pilot study. J Magn Reson Imaging 2024;59:909-19.</w:t>
        </w:r>
      </w:ins>
    </w:p>
    <w:p w14:paraId="6014BD28" w14:textId="64767E61" w:rsidR="003B6746" w:rsidRPr="003B6746" w:rsidRDefault="003B6746" w:rsidP="003B6746">
      <w:pPr>
        <w:rPr>
          <w:ins w:id="3795" w:author="Geri Burgert" w:date="2026-02-02T17:42:00Z" w16du:dateUtc="2026-02-02T22:42:00Z"/>
          <w:highlight w:val="yellow"/>
          <w:rPrChange w:id="3796" w:author="Geri Burgert" w:date="2026-02-02T17:42:00Z" w16du:dateUtc="2026-02-02T22:42:00Z">
            <w:rPr>
              <w:ins w:id="3797" w:author="Geri Burgert" w:date="2026-02-02T17:42:00Z" w16du:dateUtc="2026-02-02T22:42:00Z"/>
            </w:rPr>
          </w:rPrChange>
        </w:rPr>
      </w:pPr>
      <w:ins w:id="3798" w:author="Geri Burgert" w:date="2026-02-02T17:42:00Z" w16du:dateUtc="2026-02-02T22:42:00Z">
        <w:r w:rsidRPr="003B6746">
          <w:rPr>
            <w:highlight w:val="yellow"/>
            <w:rPrChange w:id="3799" w:author="Geri Burgert" w:date="2026-02-02T17:42:00Z" w16du:dateUtc="2026-02-02T22:42:00Z">
              <w:rPr/>
            </w:rPrChange>
          </w:rPr>
          <w:t>133</w:t>
        </w:r>
      </w:ins>
      <w:ins w:id="3800" w:author="Geri Burgert" w:date="2026-02-02T17:55:00Z" w16du:dateUtc="2026-02-02T22:55:00Z">
        <w:r w:rsidR="00402C3D">
          <w:rPr>
            <w:highlight w:val="yellow"/>
          </w:rPr>
          <w:t>.</w:t>
        </w:r>
      </w:ins>
      <w:ins w:id="3801" w:author="Geri Burgert" w:date="2026-02-02T17:42:00Z" w16du:dateUtc="2026-02-02T22:42:00Z">
        <w:r w:rsidRPr="003B6746">
          <w:rPr>
            <w:highlight w:val="yellow"/>
            <w:rPrChange w:id="3802" w:author="Geri Burgert" w:date="2026-02-02T17:42:00Z" w16du:dateUtc="2026-02-02T22:42:00Z">
              <w:rPr/>
            </w:rPrChange>
          </w:rPr>
          <w:t xml:space="preserve"> Vogel-Claussen J, Renne J, Hinrichs J, Schönfeld C, Gutberlet M, Schaumann F, et al. Quantification of pulmonary inflammation after segmental allergen challenge using turbo-inversion recovery-magnitude magnetic resonance imaging. Am J Respir Crit Care Med 2014;189:650-7.</w:t>
        </w:r>
      </w:ins>
    </w:p>
    <w:p w14:paraId="602C522F" w14:textId="3F10C84B" w:rsidR="003B6746" w:rsidRDefault="003B6746" w:rsidP="003B6746">
      <w:pPr>
        <w:rPr>
          <w:ins w:id="3803" w:author="Geri Burgert" w:date="2026-02-02T17:41:00Z" w16du:dateUtc="2026-02-02T22:41:00Z"/>
        </w:rPr>
      </w:pPr>
      <w:ins w:id="3804" w:author="Geri Burgert" w:date="2026-02-02T17:42:00Z" w16du:dateUtc="2026-02-02T22:42:00Z">
        <w:r w:rsidRPr="003B6746">
          <w:rPr>
            <w:highlight w:val="yellow"/>
            <w:rPrChange w:id="3805" w:author="Geri Burgert" w:date="2026-02-02T17:42:00Z" w16du:dateUtc="2026-02-02T22:42:00Z">
              <w:rPr/>
            </w:rPrChange>
          </w:rPr>
          <w:t>134</w:t>
        </w:r>
      </w:ins>
      <w:ins w:id="3806" w:author="Geri Burgert" w:date="2026-02-02T17:55:00Z" w16du:dateUtc="2026-02-02T22:55:00Z">
        <w:r w:rsidR="00402C3D">
          <w:rPr>
            <w:highlight w:val="yellow"/>
          </w:rPr>
          <w:t>.</w:t>
        </w:r>
      </w:ins>
      <w:ins w:id="3807" w:author="Geri Burgert" w:date="2026-02-02T17:42:00Z" w16du:dateUtc="2026-02-02T22:42:00Z">
        <w:r w:rsidRPr="003B6746">
          <w:rPr>
            <w:highlight w:val="yellow"/>
            <w:rPrChange w:id="3808" w:author="Geri Burgert" w:date="2026-02-02T17:42:00Z" w16du:dateUtc="2026-02-02T22:42:00Z">
              <w:rPr/>
            </w:rPrChange>
          </w:rPr>
          <w:t xml:space="preserve"> Benlala I, Dournes G, Girodet P-O, Laurent F, Ben Hassen W, Baldacci F, et al. Bronchial wall T2w MRI signal as a new imaging biomarker of severe asthma. Insights Imaging 2025;16:71.</w:t>
        </w:r>
      </w:ins>
    </w:p>
    <w:p w14:paraId="31F6C65A" w14:textId="58DD35DF" w:rsidR="004170FA" w:rsidRPr="00F55018" w:rsidRDefault="00EE3853" w:rsidP="004170FA">
      <w:ins w:id="3809" w:author="Geri Burgert" w:date="2026-02-02T17:53:00Z" w16du:dateUtc="2026-02-02T22:53:00Z">
        <w:r>
          <w:t>135.</w:t>
        </w:r>
      </w:ins>
      <w:del w:id="3810" w:author="Geri Burgert" w:date="2026-02-02T17:53:00Z" w16du:dateUtc="2026-02-02T22:53:00Z">
        <w:r w:rsidR="004170FA" w:rsidRPr="00F55018" w:rsidDel="00EE3853">
          <w:delText>88</w:delText>
        </w:r>
      </w:del>
      <w:del w:id="3811" w:author="Geri Burgert" w:date="2026-02-02T17:55:00Z" w16du:dateUtc="2026-02-02T22:55:00Z">
        <w:r w:rsidR="004170FA" w:rsidRPr="00F55018" w:rsidDel="00402C3D">
          <w:delText>.</w:delText>
        </w:r>
      </w:del>
      <w:ins w:id="3812" w:author="Geri Burgert" w:date="2026-01-29T17:17:00Z" w16du:dateUtc="2026-01-29T22:17:00Z">
        <w:r w:rsidR="00900458" w:rsidRPr="00F55018">
          <w:t xml:space="preserve"> </w:t>
        </w:r>
      </w:ins>
      <w:del w:id="3813" w:author="Geri Burgert" w:date="2026-01-29T17:17:00Z" w16du:dateUtc="2026-01-29T22:17:00Z">
        <w:r w:rsidR="004170FA" w:rsidRPr="00F55018" w:rsidDel="00900458">
          <w:tab/>
        </w:r>
      </w:del>
      <w:r w:rsidR="004170FA" w:rsidRPr="00F55018">
        <w:t xml:space="preserve">Barber C, Lau L, Ward JA, Daniels T, Watson A, Staples KJ, et al. Sputum processing by mechanical dissociation: </w:t>
      </w:r>
      <w:ins w:id="3814" w:author="Geri Burgert" w:date="2026-01-29T17:18:00Z" w16du:dateUtc="2026-01-29T22:18:00Z">
        <w:r w:rsidR="009E4EAD" w:rsidRPr="00F55018">
          <w:t>a</w:t>
        </w:r>
      </w:ins>
      <w:del w:id="3815" w:author="Geri Burgert" w:date="2026-01-29T17:18:00Z" w16du:dateUtc="2026-01-29T22:18:00Z">
        <w:r w:rsidR="004170FA" w:rsidRPr="00F55018" w:rsidDel="009E4EAD">
          <w:delText>A</w:delText>
        </w:r>
      </w:del>
      <w:r w:rsidR="004170FA" w:rsidRPr="00F55018">
        <w:t xml:space="preserve"> rapid alternative to traditional sputum assessment approaches. </w:t>
      </w:r>
      <w:del w:id="3816" w:author="Geri Burgert" w:date="2026-01-29T17:18:00Z" w16du:dateUtc="2026-01-29T22:18:00Z">
        <w:r w:rsidR="004170FA" w:rsidRPr="00F55018" w:rsidDel="009E4EAD">
          <w:delText xml:space="preserve">The </w:delText>
        </w:r>
      </w:del>
      <w:r w:rsidR="004170FA" w:rsidRPr="00F55018">
        <w:t>Clin</w:t>
      </w:r>
      <w:del w:id="3817" w:author="Geri Burgert" w:date="2026-01-29T17:18:00Z" w16du:dateUtc="2026-01-29T22:18:00Z">
        <w:r w:rsidR="004170FA" w:rsidRPr="00F55018" w:rsidDel="009E4EAD">
          <w:delText>ical</w:delText>
        </w:r>
      </w:del>
      <w:r w:rsidR="004170FA" w:rsidRPr="00F55018">
        <w:t xml:space="preserve"> Respir</w:t>
      </w:r>
      <w:del w:id="3818" w:author="Geri Burgert" w:date="2026-01-29T17:18:00Z" w16du:dateUtc="2026-01-29T22:18:00Z">
        <w:r w:rsidR="004170FA" w:rsidRPr="00F55018" w:rsidDel="009E4EAD">
          <w:delText>atory</w:delText>
        </w:r>
      </w:del>
      <w:r w:rsidR="004170FA" w:rsidRPr="00F55018">
        <w:t xml:space="preserve"> J</w:t>
      </w:r>
      <w:del w:id="3819" w:author="Geri Burgert" w:date="2026-01-29T17:18:00Z" w16du:dateUtc="2026-01-29T22:18:00Z">
        <w:r w:rsidR="004170FA" w:rsidRPr="00F55018" w:rsidDel="009E4EAD">
          <w:delText>ournal.</w:delText>
        </w:r>
      </w:del>
      <w:r w:rsidR="004170FA" w:rsidRPr="00F55018">
        <w:t xml:space="preserve"> 2021;15</w:t>
      </w:r>
      <w:del w:id="3820" w:author="Geri Burgert" w:date="2026-01-29T17:18:00Z" w16du:dateUtc="2026-01-29T22:18:00Z">
        <w:r w:rsidR="004170FA" w:rsidRPr="00F55018" w:rsidDel="009E4EAD">
          <w:delText>(7)</w:delText>
        </w:r>
      </w:del>
      <w:r w:rsidR="004170FA" w:rsidRPr="00F55018">
        <w:t>:800-7.</w:t>
      </w:r>
    </w:p>
    <w:p w14:paraId="6324438F" w14:textId="55CE3DB0" w:rsidR="004170FA" w:rsidRPr="00F55018" w:rsidRDefault="00026649" w:rsidP="004170FA">
      <w:ins w:id="3821" w:author="Geri Burgert" w:date="2026-02-02T17:55:00Z" w16du:dateUtc="2026-02-02T22:55:00Z">
        <w:r>
          <w:lastRenderedPageBreak/>
          <w:t>136</w:t>
        </w:r>
      </w:ins>
      <w:del w:id="3822" w:author="Geri Burgert" w:date="2026-02-02T17:55:00Z" w16du:dateUtc="2026-02-02T22:55:00Z">
        <w:r w:rsidR="004170FA" w:rsidRPr="00F55018" w:rsidDel="00026649">
          <w:delText>89</w:delText>
        </w:r>
      </w:del>
      <w:r w:rsidR="004170FA" w:rsidRPr="00F55018">
        <w:t>.</w:t>
      </w:r>
      <w:ins w:id="3823" w:author="Geri Burgert" w:date="2026-01-29T17:18:00Z" w16du:dateUtc="2026-01-29T22:18:00Z">
        <w:r w:rsidR="009E4EAD" w:rsidRPr="00F55018">
          <w:t xml:space="preserve"> </w:t>
        </w:r>
      </w:ins>
      <w:del w:id="3824" w:author="Geri Burgert" w:date="2026-01-29T17:18:00Z" w16du:dateUtc="2026-01-29T22:18:00Z">
        <w:r w:rsidR="004170FA" w:rsidRPr="00F55018" w:rsidDel="009E4EAD">
          <w:tab/>
        </w:r>
      </w:del>
      <w:r w:rsidR="004170FA" w:rsidRPr="00F55018">
        <w:t xml:space="preserve">Grebski E, Peterson C, Medici TC. Effect of </w:t>
      </w:r>
      <w:ins w:id="3825" w:author="Geri Burgert" w:date="2026-01-29T17:18:00Z" w16du:dateUtc="2026-01-29T22:18:00Z">
        <w:r w:rsidR="00671499" w:rsidRPr="00F55018">
          <w:t>p</w:t>
        </w:r>
      </w:ins>
      <w:del w:id="3826" w:author="Geri Burgert" w:date="2026-01-29T17:18:00Z" w16du:dateUtc="2026-01-29T22:18:00Z">
        <w:r w:rsidR="004170FA" w:rsidRPr="00F55018" w:rsidDel="00671499">
          <w:delText>P</w:delText>
        </w:r>
      </w:del>
      <w:r w:rsidR="004170FA" w:rsidRPr="00F55018">
        <w:t xml:space="preserve">hysical and </w:t>
      </w:r>
      <w:ins w:id="3827" w:author="Geri Burgert" w:date="2026-01-29T17:18:00Z" w16du:dateUtc="2026-01-29T22:18:00Z">
        <w:r w:rsidR="00671499" w:rsidRPr="00F55018">
          <w:t>c</w:t>
        </w:r>
      </w:ins>
      <w:del w:id="3828" w:author="Geri Burgert" w:date="2026-01-29T17:18:00Z" w16du:dateUtc="2026-01-29T22:18:00Z">
        <w:r w:rsidR="004170FA" w:rsidRPr="00F55018" w:rsidDel="00671499">
          <w:delText>C</w:delText>
        </w:r>
      </w:del>
      <w:r w:rsidR="004170FA" w:rsidRPr="00F55018">
        <w:t xml:space="preserve">hemical </w:t>
      </w:r>
      <w:ins w:id="3829" w:author="Geri Burgert" w:date="2026-01-29T17:18:00Z" w16du:dateUtc="2026-01-29T22:18:00Z">
        <w:r w:rsidR="00671499" w:rsidRPr="00F55018">
          <w:t>m</w:t>
        </w:r>
      </w:ins>
      <w:del w:id="3830" w:author="Geri Burgert" w:date="2026-01-29T17:18:00Z" w16du:dateUtc="2026-01-29T22:18:00Z">
        <w:r w:rsidR="004170FA" w:rsidRPr="00F55018" w:rsidDel="00671499">
          <w:delText>M</w:delText>
        </w:r>
      </w:del>
      <w:r w:rsidR="004170FA" w:rsidRPr="00F55018">
        <w:t xml:space="preserve">ethods of </w:t>
      </w:r>
      <w:ins w:id="3831" w:author="Geri Burgert" w:date="2026-01-29T17:18:00Z" w16du:dateUtc="2026-01-29T22:18:00Z">
        <w:r w:rsidR="00671499" w:rsidRPr="00F55018">
          <w:t>h</w:t>
        </w:r>
      </w:ins>
      <w:del w:id="3832" w:author="Geri Burgert" w:date="2026-01-29T17:18:00Z" w16du:dateUtc="2026-01-29T22:18:00Z">
        <w:r w:rsidR="004170FA" w:rsidRPr="00F55018" w:rsidDel="00671499">
          <w:delText>H</w:delText>
        </w:r>
      </w:del>
      <w:r w:rsidR="004170FA" w:rsidRPr="00F55018">
        <w:t xml:space="preserve">omogenization on </w:t>
      </w:r>
      <w:ins w:id="3833" w:author="Geri Burgert" w:date="2026-01-29T17:18:00Z" w16du:dateUtc="2026-01-29T22:18:00Z">
        <w:r w:rsidR="00671499" w:rsidRPr="00F55018">
          <w:t>i</w:t>
        </w:r>
      </w:ins>
      <w:del w:id="3834" w:author="Geri Burgert" w:date="2026-01-29T17:18:00Z" w16du:dateUtc="2026-01-29T22:18:00Z">
        <w:r w:rsidR="004170FA" w:rsidRPr="00F55018" w:rsidDel="00671499">
          <w:delText>I</w:delText>
        </w:r>
      </w:del>
      <w:r w:rsidR="004170FA" w:rsidRPr="00F55018">
        <w:t xml:space="preserve">nflammatory </w:t>
      </w:r>
      <w:ins w:id="3835" w:author="Geri Burgert" w:date="2026-01-29T17:18:00Z" w16du:dateUtc="2026-01-29T22:18:00Z">
        <w:r w:rsidR="00671499" w:rsidRPr="00F55018">
          <w:t>m</w:t>
        </w:r>
      </w:ins>
      <w:del w:id="3836" w:author="Geri Burgert" w:date="2026-01-29T17:18:00Z" w16du:dateUtc="2026-01-29T22:18:00Z">
        <w:r w:rsidR="004170FA" w:rsidRPr="00F55018" w:rsidDel="00671499">
          <w:delText>M</w:delText>
        </w:r>
      </w:del>
      <w:r w:rsidR="004170FA" w:rsidRPr="00F55018">
        <w:t xml:space="preserve">ediators in </w:t>
      </w:r>
      <w:ins w:id="3837" w:author="Geri Burgert" w:date="2026-01-29T17:18:00Z" w16du:dateUtc="2026-01-29T22:18:00Z">
        <w:r w:rsidR="00671499" w:rsidRPr="00F55018">
          <w:t>s</w:t>
        </w:r>
      </w:ins>
      <w:del w:id="3838" w:author="Geri Burgert" w:date="2026-01-29T17:18:00Z" w16du:dateUtc="2026-01-29T22:18:00Z">
        <w:r w:rsidR="004170FA" w:rsidRPr="00F55018" w:rsidDel="00671499">
          <w:delText>S</w:delText>
        </w:r>
      </w:del>
      <w:r w:rsidR="004170FA" w:rsidRPr="00F55018">
        <w:t xml:space="preserve">putum of </w:t>
      </w:r>
      <w:ins w:id="3839" w:author="Geri Burgert" w:date="2026-01-29T17:18:00Z" w16du:dateUtc="2026-01-29T22:18:00Z">
        <w:r w:rsidR="00671499" w:rsidRPr="00F55018">
          <w:t>a</w:t>
        </w:r>
      </w:ins>
      <w:del w:id="3840" w:author="Geri Burgert" w:date="2026-01-29T17:18:00Z" w16du:dateUtc="2026-01-29T22:18:00Z">
        <w:r w:rsidR="004170FA" w:rsidRPr="00F55018" w:rsidDel="00671499">
          <w:delText>A</w:delText>
        </w:r>
      </w:del>
      <w:r w:rsidR="004170FA" w:rsidRPr="00F55018">
        <w:t xml:space="preserve">sthma </w:t>
      </w:r>
      <w:ins w:id="3841" w:author="Geri Burgert" w:date="2026-01-29T17:18:00Z" w16du:dateUtc="2026-01-29T22:18:00Z">
        <w:r w:rsidR="00671499" w:rsidRPr="00F55018">
          <w:t>p</w:t>
        </w:r>
      </w:ins>
      <w:del w:id="3842" w:author="Geri Burgert" w:date="2026-01-29T17:18:00Z" w16du:dateUtc="2026-01-29T22:18:00Z">
        <w:r w:rsidR="004170FA" w:rsidRPr="00F55018" w:rsidDel="00671499">
          <w:delText>P</w:delText>
        </w:r>
      </w:del>
      <w:r w:rsidR="004170FA" w:rsidRPr="00F55018">
        <w:t>atients. Chest</w:t>
      </w:r>
      <w:del w:id="3843" w:author="Geri Burgert" w:date="2026-01-29T17:18:00Z" w16du:dateUtc="2026-01-29T22:18:00Z">
        <w:r w:rsidR="004170FA" w:rsidRPr="00F55018" w:rsidDel="00671499">
          <w:delText>.</w:delText>
        </w:r>
      </w:del>
      <w:r w:rsidR="004170FA" w:rsidRPr="00F55018">
        <w:t xml:space="preserve"> 2001;119</w:t>
      </w:r>
      <w:del w:id="3844" w:author="Geri Burgert" w:date="2026-01-29T17:18:00Z" w16du:dateUtc="2026-01-29T22:18:00Z">
        <w:r w:rsidR="004170FA" w:rsidRPr="00F55018" w:rsidDel="00671499">
          <w:delText>(5)</w:delText>
        </w:r>
      </w:del>
      <w:r w:rsidR="004170FA" w:rsidRPr="00F55018">
        <w:t>:1521-5.</w:t>
      </w:r>
    </w:p>
    <w:p w14:paraId="0140AF20" w14:textId="536EE87A" w:rsidR="004170FA" w:rsidRPr="00F55018" w:rsidRDefault="00026649" w:rsidP="004170FA">
      <w:ins w:id="3845" w:author="Geri Burgert" w:date="2026-02-02T17:55:00Z" w16du:dateUtc="2026-02-02T22:55:00Z">
        <w:r>
          <w:t>137</w:t>
        </w:r>
      </w:ins>
      <w:del w:id="3846" w:author="Geri Burgert" w:date="2026-02-02T17:55:00Z" w16du:dateUtc="2026-02-02T22:55:00Z">
        <w:r w:rsidR="004170FA" w:rsidRPr="00F55018" w:rsidDel="00026649">
          <w:delText>90</w:delText>
        </w:r>
      </w:del>
      <w:r w:rsidR="004170FA" w:rsidRPr="00F55018">
        <w:t>.</w:t>
      </w:r>
      <w:ins w:id="3847" w:author="Geri Burgert" w:date="2026-01-29T17:18:00Z" w16du:dateUtc="2026-01-29T22:18:00Z">
        <w:r w:rsidR="00671499" w:rsidRPr="00F55018">
          <w:t xml:space="preserve"> </w:t>
        </w:r>
      </w:ins>
      <w:del w:id="3848" w:author="Geri Burgert" w:date="2026-01-29T17:18:00Z" w16du:dateUtc="2026-01-29T22:18:00Z">
        <w:r w:rsidR="004170FA" w:rsidRPr="00F55018" w:rsidDel="00671499">
          <w:tab/>
        </w:r>
      </w:del>
      <w:r w:rsidR="004170FA" w:rsidRPr="00F55018">
        <w:t>Erin EM, Barnes PJ, Hansel TT. Optimizing sputum methodology. Clin</w:t>
      </w:r>
      <w:del w:id="3849" w:author="Geri Burgert" w:date="2026-01-29T17:18:00Z" w16du:dateUtc="2026-01-29T22:18:00Z">
        <w:r w:rsidR="004170FA" w:rsidRPr="00F55018" w:rsidDel="00671499">
          <w:delText xml:space="preserve">ical &amp; </w:delText>
        </w:r>
      </w:del>
      <w:ins w:id="3850" w:author="Geri Burgert" w:date="2026-01-29T17:18:00Z" w16du:dateUtc="2026-01-29T22:18:00Z">
        <w:r w:rsidR="00671499" w:rsidRPr="00F55018">
          <w:t xml:space="preserve"> </w:t>
        </w:r>
      </w:ins>
      <w:r w:rsidR="004170FA" w:rsidRPr="00F55018">
        <w:t>Exp</w:t>
      </w:r>
      <w:del w:id="3851" w:author="Geri Burgert" w:date="2026-01-29T17:19:00Z" w16du:dateUtc="2026-01-29T22:19:00Z">
        <w:r w:rsidR="004170FA" w:rsidRPr="00F55018" w:rsidDel="00671499">
          <w:delText>erimental</w:delText>
        </w:r>
      </w:del>
      <w:r w:rsidR="004170FA" w:rsidRPr="00F55018">
        <w:t xml:space="preserve"> Allergy</w:t>
      </w:r>
      <w:del w:id="3852" w:author="Geri Burgert" w:date="2026-01-29T17:19:00Z" w16du:dateUtc="2026-01-29T22:19:00Z">
        <w:r w:rsidR="004170FA" w:rsidRPr="00F55018" w:rsidDel="00671499">
          <w:delText>.</w:delText>
        </w:r>
      </w:del>
      <w:r w:rsidR="004170FA" w:rsidRPr="00F55018">
        <w:t xml:space="preserve"> 2002;32</w:t>
      </w:r>
      <w:del w:id="3853" w:author="Geri Burgert" w:date="2026-01-29T17:19:00Z" w16du:dateUtc="2026-01-29T22:19:00Z">
        <w:r w:rsidR="004170FA" w:rsidRPr="00F55018" w:rsidDel="00671499">
          <w:delText>(5)</w:delText>
        </w:r>
      </w:del>
      <w:r w:rsidR="004170FA" w:rsidRPr="00F55018">
        <w:t>:653-7.</w:t>
      </w:r>
    </w:p>
    <w:p w14:paraId="298B20DD" w14:textId="09D81E0F" w:rsidR="004170FA" w:rsidRPr="00F55018" w:rsidRDefault="00026649" w:rsidP="004170FA">
      <w:ins w:id="3854" w:author="Geri Burgert" w:date="2026-02-02T17:55:00Z" w16du:dateUtc="2026-02-02T22:55:00Z">
        <w:r>
          <w:t>138</w:t>
        </w:r>
      </w:ins>
      <w:del w:id="3855" w:author="Geri Burgert" w:date="2026-02-02T17:55:00Z" w16du:dateUtc="2026-02-02T22:55:00Z">
        <w:r w:rsidR="004170FA" w:rsidRPr="00F55018" w:rsidDel="00026649">
          <w:delText>91</w:delText>
        </w:r>
      </w:del>
      <w:r w:rsidR="004170FA" w:rsidRPr="00F55018">
        <w:t>.</w:t>
      </w:r>
      <w:ins w:id="3856" w:author="Geri Burgert" w:date="2026-01-29T17:19:00Z" w16du:dateUtc="2026-01-29T22:19:00Z">
        <w:r w:rsidR="003A6B3E" w:rsidRPr="00F55018">
          <w:t xml:space="preserve"> </w:t>
        </w:r>
      </w:ins>
      <w:del w:id="3857" w:author="Geri Burgert" w:date="2026-01-29T17:19:00Z" w16du:dateUtc="2026-01-29T22:19:00Z">
        <w:r w:rsidR="004170FA" w:rsidRPr="00F55018" w:rsidDel="003A6B3E">
          <w:tab/>
        </w:r>
      </w:del>
      <w:r w:rsidR="004170FA" w:rsidRPr="00F55018">
        <w:t>Patel Z, Suray Tan N, Huynh A, Radford K, Calma N, Harper L, et al. A novel method to assess airway eosinophilia utilizing sputum plugs. Eur</w:t>
      </w:r>
      <w:del w:id="3858" w:author="Geri Burgert" w:date="2026-01-29T17:19:00Z" w16du:dateUtc="2026-01-29T22:19:00Z">
        <w:r w:rsidR="004170FA" w:rsidRPr="00F55018" w:rsidDel="003A6B3E">
          <w:delText>opean</w:delText>
        </w:r>
      </w:del>
      <w:r w:rsidR="004170FA" w:rsidRPr="00F55018">
        <w:t xml:space="preserve"> Respir</w:t>
      </w:r>
      <w:del w:id="3859" w:author="Geri Burgert" w:date="2026-01-29T17:19:00Z" w16du:dateUtc="2026-01-29T22:19:00Z">
        <w:r w:rsidR="004170FA" w:rsidRPr="00F55018" w:rsidDel="003A6B3E">
          <w:delText>atory</w:delText>
        </w:r>
      </w:del>
      <w:r w:rsidR="004170FA" w:rsidRPr="00F55018">
        <w:t xml:space="preserve"> J</w:t>
      </w:r>
      <w:del w:id="3860" w:author="Geri Burgert" w:date="2026-01-29T17:19:00Z" w16du:dateUtc="2026-01-29T22:19:00Z">
        <w:r w:rsidR="004170FA" w:rsidRPr="00F55018" w:rsidDel="003A6B3E">
          <w:delText>ournal</w:delText>
        </w:r>
      </w:del>
      <w:r w:rsidR="004170FA" w:rsidRPr="00F55018">
        <w:t xml:space="preserve"> Open Res</w:t>
      </w:r>
      <w:del w:id="3861" w:author="Geri Burgert" w:date="2026-01-29T17:19:00Z" w16du:dateUtc="2026-01-29T22:19:00Z">
        <w:r w:rsidR="004170FA" w:rsidRPr="00F55018" w:rsidDel="003A6B3E">
          <w:delText>earch.</w:delText>
        </w:r>
      </w:del>
      <w:r w:rsidR="004170FA" w:rsidRPr="00F55018">
        <w:t xml:space="preserve"> </w:t>
      </w:r>
      <w:ins w:id="3862" w:author="Geri Burgert" w:date="2026-01-29T17:19:00Z" w16du:dateUtc="2026-01-29T22:19:00Z">
        <w:r w:rsidR="00B06214" w:rsidRPr="00F55018">
          <w:t>2026;12:00604-2025</w:t>
        </w:r>
      </w:ins>
      <w:del w:id="3863" w:author="Geri Burgert" w:date="2026-01-29T17:19:00Z" w16du:dateUtc="2026-01-29T22:19:00Z">
        <w:r w:rsidR="004170FA" w:rsidRPr="00F55018" w:rsidDel="00B06214">
          <w:delText>2025</w:delText>
        </w:r>
      </w:del>
      <w:r w:rsidR="004170FA" w:rsidRPr="00F55018">
        <w:t>.</w:t>
      </w:r>
    </w:p>
    <w:p w14:paraId="597887A4" w14:textId="386CCD6B" w:rsidR="004170FA" w:rsidRPr="00F55018" w:rsidRDefault="00026649" w:rsidP="004170FA">
      <w:ins w:id="3864" w:author="Geri Burgert" w:date="2026-02-02T17:55:00Z" w16du:dateUtc="2026-02-02T22:55:00Z">
        <w:r>
          <w:t>139</w:t>
        </w:r>
      </w:ins>
      <w:del w:id="3865" w:author="Geri Burgert" w:date="2026-02-02T17:55:00Z" w16du:dateUtc="2026-02-02T22:55:00Z">
        <w:r w:rsidR="004170FA" w:rsidRPr="00F55018" w:rsidDel="00026649">
          <w:delText>92</w:delText>
        </w:r>
      </w:del>
      <w:r w:rsidR="004170FA" w:rsidRPr="00F55018">
        <w:t>.</w:t>
      </w:r>
      <w:ins w:id="3866" w:author="Geri Burgert" w:date="2026-01-29T17:20:00Z" w16du:dateUtc="2026-01-29T22:20:00Z">
        <w:r w:rsidR="00B06214" w:rsidRPr="00F55018">
          <w:t xml:space="preserve"> </w:t>
        </w:r>
      </w:ins>
      <w:del w:id="3867" w:author="Geri Burgert" w:date="2026-01-29T17:20:00Z" w16du:dateUtc="2026-01-29T22:20:00Z">
        <w:r w:rsidR="004170FA" w:rsidRPr="00F55018" w:rsidDel="00B06214">
          <w:tab/>
        </w:r>
      </w:del>
      <w:r w:rsidR="004170FA" w:rsidRPr="00F55018">
        <w:t>Persson CG, Erjefalt JS. "Ultimate activation" of eosinophils in vivo: lysis and release of clusters of free eosinophil granules (Cfegs). Thorax</w:t>
      </w:r>
      <w:del w:id="3868" w:author="Geri Burgert" w:date="2026-01-29T17:20:00Z" w16du:dateUtc="2026-01-29T22:20:00Z">
        <w:r w:rsidR="004170FA" w:rsidRPr="00F55018" w:rsidDel="00B06214">
          <w:delText>.</w:delText>
        </w:r>
      </w:del>
      <w:r w:rsidR="004170FA" w:rsidRPr="00F55018">
        <w:t xml:space="preserve"> 1997;52</w:t>
      </w:r>
      <w:del w:id="3869" w:author="Geri Burgert" w:date="2026-01-29T17:20:00Z" w16du:dateUtc="2026-01-29T22:20:00Z">
        <w:r w:rsidR="004170FA" w:rsidRPr="00F55018" w:rsidDel="00B06214">
          <w:delText>(6)</w:delText>
        </w:r>
      </w:del>
      <w:r w:rsidR="004170FA" w:rsidRPr="00F55018">
        <w:t>:569-74.</w:t>
      </w:r>
    </w:p>
    <w:p w14:paraId="7FF87D3F" w14:textId="2EE6B956" w:rsidR="004170FA" w:rsidRPr="00F55018" w:rsidRDefault="00026649" w:rsidP="004170FA">
      <w:ins w:id="3870" w:author="Geri Burgert" w:date="2026-02-02T17:55:00Z" w16du:dateUtc="2026-02-02T22:55:00Z">
        <w:r>
          <w:t>140</w:t>
        </w:r>
      </w:ins>
      <w:del w:id="3871" w:author="Geri Burgert" w:date="2026-02-02T17:55:00Z" w16du:dateUtc="2026-02-02T22:55:00Z">
        <w:r w:rsidR="004170FA" w:rsidRPr="00F55018" w:rsidDel="00026649">
          <w:delText>93</w:delText>
        </w:r>
      </w:del>
      <w:r w:rsidR="004170FA" w:rsidRPr="00F55018">
        <w:t>.</w:t>
      </w:r>
      <w:ins w:id="3872" w:author="Geri Burgert" w:date="2026-01-29T17:20:00Z" w16du:dateUtc="2026-01-29T22:20:00Z">
        <w:r w:rsidR="00B06214" w:rsidRPr="00F55018">
          <w:t xml:space="preserve"> </w:t>
        </w:r>
      </w:ins>
      <w:del w:id="3873" w:author="Geri Burgert" w:date="2026-01-29T17:20:00Z" w16du:dateUtc="2026-01-29T22:20:00Z">
        <w:r w:rsidR="004170FA" w:rsidRPr="00F55018" w:rsidDel="00B06214">
          <w:tab/>
        </w:r>
      </w:del>
      <w:r w:rsidR="004170FA" w:rsidRPr="00F55018">
        <w:t>Pizzichini MM, Pizzichini E, Clelland L, Efthimiadis A, Mahony J, Dolovich J, et al. Sputum in severe exacerbations of asthma: kinetics of inflammatory indices after prednisone treatment. Am</w:t>
      </w:r>
      <w:del w:id="3874" w:author="Geri Burgert" w:date="2026-01-29T17:20:00Z" w16du:dateUtc="2026-01-29T22:20:00Z">
        <w:r w:rsidR="004170FA" w:rsidRPr="00F55018" w:rsidDel="00B06214">
          <w:delText>erican</w:delText>
        </w:r>
      </w:del>
      <w:r w:rsidR="004170FA" w:rsidRPr="00F55018">
        <w:t xml:space="preserve"> J</w:t>
      </w:r>
      <w:del w:id="3875" w:author="Geri Burgert" w:date="2026-01-29T17:20:00Z" w16du:dateUtc="2026-01-29T22:20:00Z">
        <w:r w:rsidR="004170FA" w:rsidRPr="00F55018" w:rsidDel="00B06214">
          <w:delText>ournal of</w:delText>
        </w:r>
      </w:del>
      <w:r w:rsidR="004170FA" w:rsidRPr="00F55018">
        <w:t xml:space="preserve"> Respir</w:t>
      </w:r>
      <w:del w:id="3876" w:author="Geri Burgert" w:date="2026-01-29T17:20:00Z" w16du:dateUtc="2026-01-29T22:20:00Z">
        <w:r w:rsidR="004170FA" w:rsidRPr="00F55018" w:rsidDel="00B06214">
          <w:delText>atory and</w:delText>
        </w:r>
      </w:del>
      <w:r w:rsidR="004170FA" w:rsidRPr="00F55018">
        <w:t xml:space="preserve"> Crit</w:t>
      </w:r>
      <w:del w:id="3877" w:author="Geri Burgert" w:date="2026-01-29T17:20:00Z" w16du:dateUtc="2026-01-29T22:20:00Z">
        <w:r w:rsidR="004170FA" w:rsidRPr="00F55018" w:rsidDel="00B06214">
          <w:delText>ical</w:delText>
        </w:r>
      </w:del>
      <w:r w:rsidR="004170FA" w:rsidRPr="00F55018">
        <w:t xml:space="preserve"> Care Med</w:t>
      </w:r>
      <w:del w:id="3878" w:author="Geri Burgert" w:date="2026-01-29T17:20:00Z" w16du:dateUtc="2026-01-29T22:20:00Z">
        <w:r w:rsidR="004170FA" w:rsidRPr="00F55018" w:rsidDel="00B06214">
          <w:delText>icine.</w:delText>
        </w:r>
      </w:del>
      <w:r w:rsidR="004170FA" w:rsidRPr="00F55018">
        <w:t xml:space="preserve"> 1997;155</w:t>
      </w:r>
      <w:del w:id="3879" w:author="Geri Burgert" w:date="2026-01-29T17:20:00Z" w16du:dateUtc="2026-01-29T22:20:00Z">
        <w:r w:rsidR="004170FA" w:rsidRPr="00F55018" w:rsidDel="00B06214">
          <w:delText>(5)</w:delText>
        </w:r>
      </w:del>
      <w:r w:rsidR="004170FA" w:rsidRPr="00F55018">
        <w:t>:1501-8.</w:t>
      </w:r>
    </w:p>
    <w:p w14:paraId="7AE9DA29" w14:textId="41E30602" w:rsidR="004170FA" w:rsidRPr="00F55018" w:rsidRDefault="00026649" w:rsidP="004170FA">
      <w:ins w:id="3880" w:author="Geri Burgert" w:date="2026-02-02T17:56:00Z" w16du:dateUtc="2026-02-02T22:56:00Z">
        <w:r>
          <w:t>141</w:t>
        </w:r>
      </w:ins>
      <w:del w:id="3881" w:author="Geri Burgert" w:date="2026-02-02T17:56:00Z" w16du:dateUtc="2026-02-02T22:56:00Z">
        <w:r w:rsidR="004170FA" w:rsidRPr="00F55018" w:rsidDel="00026649">
          <w:delText>94</w:delText>
        </w:r>
      </w:del>
      <w:r w:rsidR="004170FA" w:rsidRPr="00F55018">
        <w:t>.</w:t>
      </w:r>
      <w:ins w:id="3882" w:author="Geri Burgert" w:date="2026-01-29T17:20:00Z" w16du:dateUtc="2026-01-29T22:20:00Z">
        <w:r w:rsidR="00F2446F" w:rsidRPr="00F55018">
          <w:t xml:space="preserve"> </w:t>
        </w:r>
      </w:ins>
      <w:del w:id="3883" w:author="Geri Burgert" w:date="2026-01-29T17:20:00Z" w16du:dateUtc="2026-01-29T22:20:00Z">
        <w:r w:rsidR="004170FA" w:rsidRPr="00F55018" w:rsidDel="00F2446F">
          <w:tab/>
        </w:r>
      </w:del>
      <w:r w:rsidR="004170FA" w:rsidRPr="00F55018">
        <w:t>Kjarsgaard M, Adatia A, Bhalla A, Lavigne N, Radford K, Huang C, et al. Underestimation of airway luminal eosinophilia by quantitative sputum cytometry. Allergy</w:t>
      </w:r>
      <w:del w:id="3884" w:author="Geri Burgert" w:date="2026-01-29T17:20:00Z" w16du:dateUtc="2026-01-29T22:20:00Z">
        <w:r w:rsidR="004170FA" w:rsidRPr="00F55018" w:rsidDel="00F2446F">
          <w:delText>,</w:delText>
        </w:r>
      </w:del>
      <w:r w:rsidR="004170FA" w:rsidRPr="00F55018">
        <w:t xml:space="preserve"> Asthma</w:t>
      </w:r>
      <w:del w:id="3885" w:author="Geri Burgert" w:date="2026-01-29T17:20:00Z" w16du:dateUtc="2026-01-29T22:20:00Z">
        <w:r w:rsidR="004170FA" w:rsidRPr="00F55018" w:rsidDel="00F2446F">
          <w:delText xml:space="preserve"> &amp;</w:delText>
        </w:r>
      </w:del>
      <w:r w:rsidR="004170FA" w:rsidRPr="00F55018">
        <w:t xml:space="preserve"> Clin</w:t>
      </w:r>
      <w:del w:id="3886" w:author="Geri Burgert" w:date="2026-01-29T17:20:00Z" w16du:dateUtc="2026-01-29T22:20:00Z">
        <w:r w:rsidR="004170FA" w:rsidRPr="00F55018" w:rsidDel="00F2446F">
          <w:delText>ical</w:delText>
        </w:r>
      </w:del>
      <w:r w:rsidR="004170FA" w:rsidRPr="00F55018">
        <w:t xml:space="preserve"> Immunol</w:t>
      </w:r>
      <w:del w:id="3887" w:author="Geri Burgert" w:date="2026-01-29T17:20:00Z" w16du:dateUtc="2026-01-29T22:20:00Z">
        <w:r w:rsidR="004170FA" w:rsidRPr="00F55018" w:rsidDel="00F2446F">
          <w:delText>ogy.</w:delText>
        </w:r>
      </w:del>
      <w:r w:rsidR="004170FA" w:rsidRPr="00F55018">
        <w:t xml:space="preserve"> 2021;17</w:t>
      </w:r>
      <w:ins w:id="3888" w:author="Geri Burgert" w:date="2026-01-29T17:20:00Z" w16du:dateUtc="2026-01-29T22:20:00Z">
        <w:r w:rsidR="00F2446F" w:rsidRPr="00F55018">
          <w:t>:63</w:t>
        </w:r>
      </w:ins>
      <w:del w:id="3889" w:author="Geri Burgert" w:date="2026-01-29T17:20:00Z" w16du:dateUtc="2026-01-29T22:20:00Z">
        <w:r w:rsidR="004170FA" w:rsidRPr="00F55018" w:rsidDel="00F2446F">
          <w:delText>(1)</w:delText>
        </w:r>
      </w:del>
      <w:r w:rsidR="004170FA" w:rsidRPr="00F55018">
        <w:t>.</w:t>
      </w:r>
    </w:p>
    <w:p w14:paraId="786355E5" w14:textId="76434075" w:rsidR="004170FA" w:rsidRPr="00F55018" w:rsidRDefault="00026649" w:rsidP="004170FA">
      <w:ins w:id="3890" w:author="Geri Burgert" w:date="2026-02-02T17:56:00Z" w16du:dateUtc="2026-02-02T22:56:00Z">
        <w:r>
          <w:t>142</w:t>
        </w:r>
      </w:ins>
      <w:del w:id="3891" w:author="Geri Burgert" w:date="2026-02-02T17:56:00Z" w16du:dateUtc="2026-02-02T22:56:00Z">
        <w:r w:rsidR="004170FA" w:rsidRPr="00F55018" w:rsidDel="00026649">
          <w:delText>95</w:delText>
        </w:r>
      </w:del>
      <w:r w:rsidR="004170FA" w:rsidRPr="00F55018">
        <w:t>.</w:t>
      </w:r>
      <w:ins w:id="3892" w:author="Geri Burgert" w:date="2026-01-29T17:21:00Z" w16du:dateUtc="2026-01-29T22:21:00Z">
        <w:r w:rsidR="00393738" w:rsidRPr="00F55018">
          <w:t xml:space="preserve"> </w:t>
        </w:r>
      </w:ins>
      <w:del w:id="3893" w:author="Geri Burgert" w:date="2026-01-29T17:21:00Z" w16du:dateUtc="2026-01-29T22:21:00Z">
        <w:r w:rsidR="004170FA" w:rsidRPr="00F55018" w:rsidDel="00393738">
          <w:tab/>
        </w:r>
      </w:del>
      <w:r w:rsidR="004170FA" w:rsidRPr="00F55018">
        <w:t>Nair P, Ochkur SI, Protheroe C, Radford K, Efthimiadis A, Lee NA, et al. Eosinophil peroxidase in sputum represents a unique biomarker of airway eosinophilia. Allergy</w:t>
      </w:r>
      <w:del w:id="3894" w:author="Geri Burgert" w:date="2026-01-29T17:21:00Z" w16du:dateUtc="2026-01-29T22:21:00Z">
        <w:r w:rsidR="004170FA" w:rsidRPr="00F55018" w:rsidDel="00393738">
          <w:delText>.</w:delText>
        </w:r>
      </w:del>
      <w:r w:rsidR="004170FA" w:rsidRPr="00F55018">
        <w:t xml:space="preserve"> 2013;68</w:t>
      </w:r>
      <w:del w:id="3895" w:author="Geri Burgert" w:date="2026-01-29T17:21:00Z" w16du:dateUtc="2026-01-29T22:21:00Z">
        <w:r w:rsidR="004170FA" w:rsidRPr="00F55018" w:rsidDel="00393738">
          <w:delText>(9)</w:delText>
        </w:r>
      </w:del>
      <w:r w:rsidR="004170FA" w:rsidRPr="00F55018">
        <w:t>:1177-84.</w:t>
      </w:r>
    </w:p>
    <w:p w14:paraId="15E32DE7" w14:textId="3537BDBD" w:rsidR="004170FA" w:rsidRPr="00F55018" w:rsidRDefault="00026649" w:rsidP="004170FA">
      <w:ins w:id="3896" w:author="Geri Burgert" w:date="2026-02-02T17:56:00Z" w16du:dateUtc="2026-02-02T22:56:00Z">
        <w:r>
          <w:lastRenderedPageBreak/>
          <w:t>143</w:t>
        </w:r>
      </w:ins>
      <w:del w:id="3897" w:author="Geri Burgert" w:date="2026-02-02T17:56:00Z" w16du:dateUtc="2026-02-02T22:56:00Z">
        <w:r w:rsidR="004170FA" w:rsidRPr="00F55018" w:rsidDel="00026649">
          <w:delText>96</w:delText>
        </w:r>
      </w:del>
      <w:r w:rsidR="004170FA" w:rsidRPr="00F55018">
        <w:t>.</w:t>
      </w:r>
      <w:ins w:id="3898" w:author="Geri Burgert" w:date="2026-01-29T17:21:00Z" w16du:dateUtc="2026-01-29T22:21:00Z">
        <w:r w:rsidR="00393738" w:rsidRPr="00F55018">
          <w:t xml:space="preserve"> </w:t>
        </w:r>
      </w:ins>
      <w:del w:id="3899" w:author="Geri Burgert" w:date="2026-01-29T17:21:00Z" w16du:dateUtc="2026-01-29T22:21:00Z">
        <w:r w:rsidR="004170FA" w:rsidRPr="00F55018" w:rsidDel="00393738">
          <w:tab/>
        </w:r>
      </w:del>
      <w:r w:rsidR="004170FA" w:rsidRPr="00F55018">
        <w:t>Tang M, Charbit AR, Johansson MW, Jarjour NN, Denlinger LC, Raymond WW, et al. Utility of eosinophil peroxidase as a biomarker of eosinophilic inflammation in asthma. J</w:t>
      </w:r>
      <w:del w:id="3900" w:author="Geri Burgert" w:date="2026-01-29T17:21:00Z" w16du:dateUtc="2026-01-29T22:21:00Z">
        <w:r w:rsidR="004170FA" w:rsidRPr="00F55018" w:rsidDel="00426095">
          <w:delText>ournal of</w:delText>
        </w:r>
      </w:del>
      <w:r w:rsidR="004170FA" w:rsidRPr="00F55018">
        <w:t xml:space="preserve"> Allergy </w:t>
      </w:r>
      <w:del w:id="3901" w:author="Geri Burgert" w:date="2026-01-29T17:21:00Z" w16du:dateUtc="2026-01-29T22:21:00Z">
        <w:r w:rsidR="004170FA" w:rsidRPr="00F55018" w:rsidDel="00426095">
          <w:delText xml:space="preserve">and </w:delText>
        </w:r>
      </w:del>
      <w:r w:rsidR="004170FA" w:rsidRPr="00F55018">
        <w:t>Clin</w:t>
      </w:r>
      <w:del w:id="3902" w:author="Geri Burgert" w:date="2026-01-29T17:21:00Z" w16du:dateUtc="2026-01-29T22:21:00Z">
        <w:r w:rsidR="004170FA" w:rsidRPr="00F55018" w:rsidDel="00426095">
          <w:delText>ical</w:delText>
        </w:r>
      </w:del>
      <w:r w:rsidR="004170FA" w:rsidRPr="00F55018">
        <w:t xml:space="preserve"> Immunol</w:t>
      </w:r>
      <w:del w:id="3903" w:author="Geri Burgert" w:date="2026-01-29T17:21:00Z" w16du:dateUtc="2026-01-29T22:21:00Z">
        <w:r w:rsidR="004170FA" w:rsidRPr="00F55018" w:rsidDel="00426095">
          <w:delText>ogy.</w:delText>
        </w:r>
      </w:del>
      <w:r w:rsidR="004170FA" w:rsidRPr="00F55018">
        <w:t xml:space="preserve"> 2024;154</w:t>
      </w:r>
      <w:del w:id="3904" w:author="Geri Burgert" w:date="2026-01-29T17:21:00Z" w16du:dateUtc="2026-01-29T22:21:00Z">
        <w:r w:rsidR="004170FA" w:rsidRPr="00F55018" w:rsidDel="00426095">
          <w:delText>(3)</w:delText>
        </w:r>
      </w:del>
      <w:r w:rsidR="004170FA" w:rsidRPr="00F55018">
        <w:t>:580-91.e6.</w:t>
      </w:r>
    </w:p>
    <w:p w14:paraId="4764A633" w14:textId="7EC9DDF2" w:rsidR="004170FA" w:rsidRPr="00F55018" w:rsidRDefault="00026649" w:rsidP="004170FA">
      <w:ins w:id="3905" w:author="Geri Burgert" w:date="2026-02-02T17:56:00Z" w16du:dateUtc="2026-02-02T22:56:00Z">
        <w:r>
          <w:t>144</w:t>
        </w:r>
      </w:ins>
      <w:del w:id="3906" w:author="Geri Burgert" w:date="2026-02-02T17:56:00Z" w16du:dateUtc="2026-02-02T22:56:00Z">
        <w:r w:rsidR="004170FA" w:rsidRPr="00F55018" w:rsidDel="00026649">
          <w:delText>97</w:delText>
        </w:r>
      </w:del>
      <w:r w:rsidR="004170FA" w:rsidRPr="00F55018">
        <w:t>.</w:t>
      </w:r>
      <w:ins w:id="3907" w:author="Geri Burgert" w:date="2026-01-29T17:21:00Z" w16du:dateUtc="2026-01-29T22:21:00Z">
        <w:r w:rsidR="00426095" w:rsidRPr="00F55018">
          <w:t xml:space="preserve"> </w:t>
        </w:r>
      </w:ins>
      <w:del w:id="3908" w:author="Geri Burgert" w:date="2026-01-29T17:21:00Z" w16du:dateUtc="2026-01-29T22:21:00Z">
        <w:r w:rsidR="004170FA" w:rsidRPr="00F55018" w:rsidDel="00426095">
          <w:tab/>
        </w:r>
      </w:del>
      <w:r w:rsidR="004170FA" w:rsidRPr="00F55018">
        <w:t>Wolfe MG, Mukherjee M, Radford K, Brennan JD, Nair P. Rapid quantification of sputum eosinophil peroxidase on a lateral flow test strip. Allergy</w:t>
      </w:r>
      <w:del w:id="3909" w:author="Geri Burgert" w:date="2026-01-29T17:21:00Z" w16du:dateUtc="2026-01-29T22:21:00Z">
        <w:r w:rsidR="004170FA" w:rsidRPr="00F55018" w:rsidDel="00426095">
          <w:delText>.</w:delText>
        </w:r>
      </w:del>
      <w:r w:rsidR="004170FA" w:rsidRPr="00F55018">
        <w:t xml:space="preserve"> 2019;74</w:t>
      </w:r>
      <w:del w:id="3910" w:author="Geri Burgert" w:date="2026-01-29T17:21:00Z" w16du:dateUtc="2026-01-29T22:21:00Z">
        <w:r w:rsidR="004170FA" w:rsidRPr="00F55018" w:rsidDel="00426095">
          <w:delText>(6)</w:delText>
        </w:r>
      </w:del>
      <w:r w:rsidR="004170FA" w:rsidRPr="00F55018">
        <w:t>:1176-8.</w:t>
      </w:r>
    </w:p>
    <w:p w14:paraId="7B48BD9A" w14:textId="30BEA666" w:rsidR="004170FA" w:rsidRPr="00F55018" w:rsidRDefault="00026649" w:rsidP="004170FA">
      <w:ins w:id="3911" w:author="Geri Burgert" w:date="2026-02-02T17:56:00Z" w16du:dateUtc="2026-02-02T22:56:00Z">
        <w:r>
          <w:t>145</w:t>
        </w:r>
      </w:ins>
      <w:del w:id="3912" w:author="Geri Burgert" w:date="2026-02-02T17:56:00Z" w16du:dateUtc="2026-02-02T22:56:00Z">
        <w:r w:rsidR="004170FA" w:rsidRPr="00F55018" w:rsidDel="00026649">
          <w:delText>98</w:delText>
        </w:r>
      </w:del>
      <w:r w:rsidR="004170FA" w:rsidRPr="00F55018">
        <w:t>.</w:t>
      </w:r>
      <w:ins w:id="3913" w:author="Geri Burgert" w:date="2026-01-29T17:21:00Z" w16du:dateUtc="2026-01-29T22:21:00Z">
        <w:r w:rsidR="00426095" w:rsidRPr="00F55018">
          <w:t xml:space="preserve"> </w:t>
        </w:r>
      </w:ins>
      <w:del w:id="3914" w:author="Geri Burgert" w:date="2026-01-29T17:21:00Z" w16du:dateUtc="2026-01-29T22:21:00Z">
        <w:r w:rsidR="004170FA" w:rsidRPr="00F55018" w:rsidDel="00426095">
          <w:tab/>
        </w:r>
      </w:del>
      <w:r w:rsidR="004170FA" w:rsidRPr="00F55018">
        <w:t>Tischendorf FW, Brattig NW, Lintzel M, Büttner DW, Burchard GD, Bork K, et al. Eosinophil granule proteins in serum and urine of patients with helminth infections and atopic dermatitis. Trop</w:t>
      </w:r>
      <w:del w:id="3915" w:author="Geri Burgert" w:date="2026-01-29T17:21:00Z" w16du:dateUtc="2026-01-29T22:21:00Z">
        <w:r w:rsidR="004170FA" w:rsidRPr="00F55018" w:rsidDel="00426095">
          <w:delText>ical</w:delText>
        </w:r>
      </w:del>
      <w:r w:rsidR="004170FA" w:rsidRPr="00F55018">
        <w:t xml:space="preserve"> Med</w:t>
      </w:r>
      <w:del w:id="3916" w:author="Geri Burgert" w:date="2026-01-29T17:21:00Z" w16du:dateUtc="2026-01-29T22:21:00Z">
        <w:r w:rsidR="004170FA" w:rsidRPr="00F55018" w:rsidDel="00426095">
          <w:delText>icine &amp;amp;</w:delText>
        </w:r>
      </w:del>
      <w:r w:rsidR="004170FA" w:rsidRPr="00F55018">
        <w:t xml:space="preserve"> Int</w:t>
      </w:r>
      <w:del w:id="3917" w:author="Geri Burgert" w:date="2026-01-29T17:21:00Z" w16du:dateUtc="2026-01-29T22:21:00Z">
        <w:r w:rsidR="004170FA" w:rsidRPr="00F55018" w:rsidDel="00426095">
          <w:delText>ernational</w:delText>
        </w:r>
      </w:del>
      <w:r w:rsidR="004170FA" w:rsidRPr="00F55018">
        <w:t xml:space="preserve"> Health</w:t>
      </w:r>
      <w:del w:id="3918" w:author="Geri Burgert" w:date="2026-01-29T17:21:00Z" w16du:dateUtc="2026-01-29T22:21:00Z">
        <w:r w:rsidR="004170FA" w:rsidRPr="00F55018" w:rsidDel="00426095">
          <w:delText>.</w:delText>
        </w:r>
      </w:del>
      <w:r w:rsidR="004170FA" w:rsidRPr="00F55018">
        <w:t xml:space="preserve"> 2000;5</w:t>
      </w:r>
      <w:del w:id="3919" w:author="Geri Burgert" w:date="2026-01-29T17:22:00Z" w16du:dateUtc="2026-01-29T22:22:00Z">
        <w:r w:rsidR="004170FA" w:rsidRPr="00F55018" w:rsidDel="00426095">
          <w:delText>(12)</w:delText>
        </w:r>
      </w:del>
      <w:r w:rsidR="004170FA" w:rsidRPr="00F55018">
        <w:t>:898-905.</w:t>
      </w:r>
    </w:p>
    <w:p w14:paraId="309EBD4C" w14:textId="4A921C9C" w:rsidR="004170FA" w:rsidRPr="00F55018" w:rsidRDefault="00026649" w:rsidP="004170FA">
      <w:ins w:id="3920" w:author="Geri Burgert" w:date="2026-02-02T17:56:00Z" w16du:dateUtc="2026-02-02T22:56:00Z">
        <w:r>
          <w:t>146</w:t>
        </w:r>
      </w:ins>
      <w:del w:id="3921" w:author="Geri Burgert" w:date="2026-02-02T17:56:00Z" w16du:dateUtc="2026-02-02T22:56:00Z">
        <w:r w:rsidR="004170FA" w:rsidRPr="00F55018" w:rsidDel="00026649">
          <w:delText>99</w:delText>
        </w:r>
      </w:del>
      <w:r w:rsidR="004170FA" w:rsidRPr="00F55018">
        <w:t>.</w:t>
      </w:r>
      <w:ins w:id="3922" w:author="Geri Burgert" w:date="2026-01-29T17:22:00Z" w16du:dateUtc="2026-01-29T22:22:00Z">
        <w:r w:rsidR="00426095" w:rsidRPr="00F55018">
          <w:t xml:space="preserve"> </w:t>
        </w:r>
      </w:ins>
      <w:del w:id="3923" w:author="Geri Burgert" w:date="2026-01-29T17:22:00Z" w16du:dateUtc="2026-01-29T22:22:00Z">
        <w:r w:rsidR="004170FA" w:rsidRPr="00F55018" w:rsidDel="00426095">
          <w:tab/>
        </w:r>
      </w:del>
      <w:r w:rsidR="004170FA" w:rsidRPr="00F55018">
        <w:t xml:space="preserve">Makiya MA, Khoury P, Kuang FL, Mata AD, Mahmood S, Bowman A, et al. Urine eosinophil‐derived neurotoxin: </w:t>
      </w:r>
      <w:ins w:id="3924" w:author="Geri Burgert" w:date="2026-01-29T17:22:00Z" w16du:dateUtc="2026-01-29T22:22:00Z">
        <w:r w:rsidR="009B5CA8" w:rsidRPr="00F55018">
          <w:t>a</w:t>
        </w:r>
      </w:ins>
      <w:del w:id="3925" w:author="Geri Burgert" w:date="2026-01-29T17:22:00Z" w16du:dateUtc="2026-01-29T22:22:00Z">
        <w:r w:rsidR="004170FA" w:rsidRPr="00F55018" w:rsidDel="009B5CA8">
          <w:delText>A</w:delText>
        </w:r>
      </w:del>
      <w:r w:rsidR="004170FA" w:rsidRPr="00F55018">
        <w:t xml:space="preserve"> potential marker of activity in select eosinophilic disorders. Allergy</w:t>
      </w:r>
      <w:del w:id="3926" w:author="Geri Burgert" w:date="2026-01-29T17:22:00Z" w16du:dateUtc="2026-01-29T22:22:00Z">
        <w:r w:rsidR="004170FA" w:rsidRPr="00F55018" w:rsidDel="009B5CA8">
          <w:delText>.</w:delText>
        </w:r>
      </w:del>
      <w:r w:rsidR="004170FA" w:rsidRPr="00F55018">
        <w:t xml:space="preserve"> 2023;78</w:t>
      </w:r>
      <w:del w:id="3927" w:author="Geri Burgert" w:date="2026-01-29T17:22:00Z" w16du:dateUtc="2026-01-29T22:22:00Z">
        <w:r w:rsidR="004170FA" w:rsidRPr="00F55018" w:rsidDel="009B5CA8">
          <w:delText>(1)</w:delText>
        </w:r>
      </w:del>
      <w:r w:rsidR="004170FA" w:rsidRPr="00F55018">
        <w:t>:258-69.</w:t>
      </w:r>
    </w:p>
    <w:p w14:paraId="54D0EC4B" w14:textId="78BE1565" w:rsidR="004170FA" w:rsidRPr="00F55018" w:rsidRDefault="004170FA" w:rsidP="004170FA">
      <w:del w:id="3928" w:author="Geri Burgert" w:date="2026-02-02T17:56:00Z" w16du:dateUtc="2026-02-02T22:56:00Z">
        <w:r w:rsidRPr="00F55018" w:rsidDel="00026649">
          <w:delText>1</w:delText>
        </w:r>
      </w:del>
      <w:ins w:id="3929" w:author="Geri Burgert" w:date="2026-02-02T17:56:00Z" w16du:dateUtc="2026-02-02T22:56:00Z">
        <w:r w:rsidR="00026649">
          <w:t>147</w:t>
        </w:r>
      </w:ins>
      <w:del w:id="3930" w:author="Geri Burgert" w:date="2026-02-02T17:56:00Z" w16du:dateUtc="2026-02-02T22:56:00Z">
        <w:r w:rsidRPr="00F55018" w:rsidDel="00026649">
          <w:delText>00</w:delText>
        </w:r>
      </w:del>
      <w:r w:rsidRPr="00F55018">
        <w:t>.</w:t>
      </w:r>
      <w:ins w:id="3931" w:author="Geri Burgert" w:date="2026-01-29T17:22:00Z" w16du:dateUtc="2026-01-29T22:22:00Z">
        <w:r w:rsidR="009B5CA8" w:rsidRPr="00F55018">
          <w:t xml:space="preserve"> </w:t>
        </w:r>
      </w:ins>
      <w:del w:id="3932" w:author="Geri Burgert" w:date="2026-01-29T17:22:00Z" w16du:dateUtc="2026-01-29T22:22:00Z">
        <w:r w:rsidRPr="00F55018" w:rsidDel="009B5CA8">
          <w:tab/>
        </w:r>
      </w:del>
      <w:r w:rsidRPr="00F55018">
        <w:t>Mogensen I, Alving K, Dahlen SE, James A, Forsberg B, Ono J, et al. Fixed airflow obstruction relates to eosinophil activation in asthmatics. Clin</w:t>
      </w:r>
      <w:del w:id="3933" w:author="Geri Burgert" w:date="2026-01-29T17:22:00Z" w16du:dateUtc="2026-01-29T22:22:00Z">
        <w:r w:rsidRPr="00F55018" w:rsidDel="009B5CA8">
          <w:delText xml:space="preserve">ical &amp;amp; </w:delText>
        </w:r>
      </w:del>
      <w:ins w:id="3934" w:author="Geri Burgert" w:date="2026-01-29T17:22:00Z" w16du:dateUtc="2026-01-29T22:22:00Z">
        <w:r w:rsidR="009B5CA8" w:rsidRPr="00F55018">
          <w:t xml:space="preserve"> </w:t>
        </w:r>
      </w:ins>
      <w:r w:rsidRPr="00F55018">
        <w:t>Exp</w:t>
      </w:r>
      <w:del w:id="3935" w:author="Geri Burgert" w:date="2026-01-29T17:22:00Z" w16du:dateUtc="2026-01-29T22:22:00Z">
        <w:r w:rsidRPr="00F55018" w:rsidDel="009B5CA8">
          <w:delText>erimental</w:delText>
        </w:r>
      </w:del>
      <w:r w:rsidRPr="00F55018">
        <w:t xml:space="preserve"> Allergy</w:t>
      </w:r>
      <w:del w:id="3936" w:author="Geri Burgert" w:date="2026-01-29T17:22:00Z" w16du:dateUtc="2026-01-29T22:22:00Z">
        <w:r w:rsidRPr="00F55018" w:rsidDel="009B5CA8">
          <w:delText>.</w:delText>
        </w:r>
      </w:del>
      <w:r w:rsidRPr="00F55018">
        <w:t xml:space="preserve"> 2019;49</w:t>
      </w:r>
      <w:del w:id="3937" w:author="Geri Burgert" w:date="2026-01-29T17:22:00Z" w16du:dateUtc="2026-01-29T22:22:00Z">
        <w:r w:rsidRPr="00F55018" w:rsidDel="009B5CA8">
          <w:delText>(2)</w:delText>
        </w:r>
      </w:del>
      <w:r w:rsidRPr="00F55018">
        <w:t>:155-62.</w:t>
      </w:r>
    </w:p>
    <w:p w14:paraId="6E05D15C" w14:textId="32D86137" w:rsidR="004170FA" w:rsidRPr="00F55018" w:rsidRDefault="00BF6182" w:rsidP="004170FA">
      <w:ins w:id="3938" w:author="Geri Burgert" w:date="2026-02-02T17:56:00Z" w16du:dateUtc="2026-02-02T22:56:00Z">
        <w:r>
          <w:t>148</w:t>
        </w:r>
      </w:ins>
      <w:del w:id="3939" w:author="Geri Burgert" w:date="2026-02-02T17:56:00Z" w16du:dateUtc="2026-02-02T22:56:00Z">
        <w:r w:rsidR="004170FA" w:rsidRPr="00F55018" w:rsidDel="00BF6182">
          <w:delText>101</w:delText>
        </w:r>
      </w:del>
      <w:r w:rsidR="004170FA" w:rsidRPr="00F55018">
        <w:t>.</w:t>
      </w:r>
      <w:ins w:id="3940" w:author="Geri Burgert" w:date="2026-01-29T17:22:00Z" w16du:dateUtc="2026-01-29T22:22:00Z">
        <w:r w:rsidR="00554ECE" w:rsidRPr="00F55018">
          <w:t xml:space="preserve"> </w:t>
        </w:r>
      </w:ins>
      <w:del w:id="3941" w:author="Geri Burgert" w:date="2026-01-29T17:22:00Z" w16du:dateUtc="2026-01-29T22:22:00Z">
        <w:r w:rsidR="004170FA" w:rsidRPr="00F55018" w:rsidDel="00554ECE">
          <w:tab/>
        </w:r>
      </w:del>
      <w:r w:rsidR="004170FA" w:rsidRPr="00F55018">
        <w:t xml:space="preserve">Djukanović R, Brinkman P, Kolmert J, Gomez C, Schofield J, Brandsma J, et al. Biomarker </w:t>
      </w:r>
      <w:ins w:id="3942" w:author="Geri Burgert" w:date="2026-01-29T17:22:00Z" w16du:dateUtc="2026-01-29T22:22:00Z">
        <w:r w:rsidR="00554ECE" w:rsidRPr="00F55018">
          <w:t>p</w:t>
        </w:r>
      </w:ins>
      <w:del w:id="3943" w:author="Geri Burgert" w:date="2026-01-29T17:22:00Z" w16du:dateUtc="2026-01-29T22:22:00Z">
        <w:r w:rsidR="004170FA" w:rsidRPr="00F55018" w:rsidDel="00554ECE">
          <w:delText>P</w:delText>
        </w:r>
      </w:del>
      <w:r w:rsidR="004170FA" w:rsidRPr="00F55018">
        <w:t xml:space="preserve">redictors of </w:t>
      </w:r>
      <w:ins w:id="3944" w:author="Geri Burgert" w:date="2026-01-29T17:22:00Z" w16du:dateUtc="2026-01-29T22:22:00Z">
        <w:r w:rsidR="00554ECE" w:rsidRPr="00F55018">
          <w:t>c</w:t>
        </w:r>
      </w:ins>
      <w:del w:id="3945" w:author="Geri Burgert" w:date="2026-01-29T17:22:00Z" w16du:dateUtc="2026-01-29T22:22:00Z">
        <w:r w:rsidR="004170FA" w:rsidRPr="00F55018" w:rsidDel="00554ECE">
          <w:delText>C</w:delText>
        </w:r>
      </w:del>
      <w:r w:rsidR="004170FA" w:rsidRPr="00F55018">
        <w:t xml:space="preserve">linical </w:t>
      </w:r>
      <w:ins w:id="3946" w:author="Geri Burgert" w:date="2026-01-29T17:22:00Z" w16du:dateUtc="2026-01-29T22:22:00Z">
        <w:r w:rsidR="00554ECE" w:rsidRPr="00F55018">
          <w:t>e</w:t>
        </w:r>
      </w:ins>
      <w:del w:id="3947" w:author="Geri Burgert" w:date="2026-01-29T17:22:00Z" w16du:dateUtc="2026-01-29T22:22:00Z">
        <w:r w:rsidR="004170FA" w:rsidRPr="00F55018" w:rsidDel="00554ECE">
          <w:delText>E</w:delText>
        </w:r>
      </w:del>
      <w:r w:rsidR="004170FA" w:rsidRPr="00F55018">
        <w:t xml:space="preserve">fficacy of the </w:t>
      </w:r>
      <w:ins w:id="3948" w:author="Geri Burgert" w:date="2026-01-29T17:22:00Z" w16du:dateUtc="2026-01-29T22:22:00Z">
        <w:r w:rsidR="00554ECE" w:rsidRPr="00F55018">
          <w:t>a</w:t>
        </w:r>
      </w:ins>
      <w:del w:id="3949" w:author="Geri Burgert" w:date="2026-01-29T17:22:00Z" w16du:dateUtc="2026-01-29T22:22:00Z">
        <w:r w:rsidR="004170FA" w:rsidRPr="00F55018" w:rsidDel="00554ECE">
          <w:delText>A</w:delText>
        </w:r>
      </w:del>
      <w:r w:rsidR="004170FA" w:rsidRPr="00F55018">
        <w:t xml:space="preserve">nti-IgE </w:t>
      </w:r>
      <w:ins w:id="3950" w:author="Geri Burgert" w:date="2026-01-29T17:22:00Z" w16du:dateUtc="2026-01-29T22:22:00Z">
        <w:r w:rsidR="00554ECE" w:rsidRPr="00F55018">
          <w:t>b</w:t>
        </w:r>
      </w:ins>
      <w:del w:id="3951" w:author="Geri Burgert" w:date="2026-01-29T17:22:00Z" w16du:dateUtc="2026-01-29T22:22:00Z">
        <w:r w:rsidR="004170FA" w:rsidRPr="00F55018" w:rsidDel="00554ECE">
          <w:delText>B</w:delText>
        </w:r>
      </w:del>
      <w:r w:rsidR="004170FA" w:rsidRPr="00F55018">
        <w:t xml:space="preserve">iologic </w:t>
      </w:r>
      <w:ins w:id="3952" w:author="Geri Burgert" w:date="2026-01-29T17:22:00Z" w16du:dateUtc="2026-01-29T22:22:00Z">
        <w:r w:rsidR="00554ECE" w:rsidRPr="00F55018">
          <w:t>o</w:t>
        </w:r>
      </w:ins>
      <w:del w:id="3953" w:author="Geri Burgert" w:date="2026-01-29T17:22:00Z" w16du:dateUtc="2026-01-29T22:22:00Z">
        <w:r w:rsidR="004170FA" w:rsidRPr="00F55018" w:rsidDel="00554ECE">
          <w:delText>O</w:delText>
        </w:r>
      </w:del>
      <w:r w:rsidR="004170FA" w:rsidRPr="00F55018">
        <w:t xml:space="preserve">malizumab in </w:t>
      </w:r>
      <w:ins w:id="3954" w:author="Geri Burgert" w:date="2026-01-29T17:22:00Z" w16du:dateUtc="2026-01-29T22:22:00Z">
        <w:r w:rsidR="00554ECE" w:rsidRPr="00F55018">
          <w:t>s</w:t>
        </w:r>
      </w:ins>
      <w:del w:id="3955" w:author="Geri Burgert" w:date="2026-01-29T17:22:00Z" w16du:dateUtc="2026-01-29T22:22:00Z">
        <w:r w:rsidR="004170FA" w:rsidRPr="00F55018" w:rsidDel="00554ECE">
          <w:delText>S</w:delText>
        </w:r>
      </w:del>
      <w:r w:rsidR="004170FA" w:rsidRPr="00F55018">
        <w:t xml:space="preserve">evere </w:t>
      </w:r>
      <w:ins w:id="3956" w:author="Geri Burgert" w:date="2026-01-29T17:22:00Z" w16du:dateUtc="2026-01-29T22:22:00Z">
        <w:r w:rsidR="00554ECE" w:rsidRPr="00F55018">
          <w:t>a</w:t>
        </w:r>
      </w:ins>
      <w:del w:id="3957" w:author="Geri Burgert" w:date="2026-01-29T17:22:00Z" w16du:dateUtc="2026-01-29T22:22:00Z">
        <w:r w:rsidR="004170FA" w:rsidRPr="00F55018" w:rsidDel="00554ECE">
          <w:delText>A</w:delText>
        </w:r>
      </w:del>
      <w:r w:rsidR="004170FA" w:rsidRPr="00F55018">
        <w:t xml:space="preserve">sthma in </w:t>
      </w:r>
      <w:ins w:id="3958" w:author="Geri Burgert" w:date="2026-01-29T17:22:00Z" w16du:dateUtc="2026-01-29T22:22:00Z">
        <w:r w:rsidR="00554ECE" w:rsidRPr="00F55018">
          <w:t>a</w:t>
        </w:r>
      </w:ins>
      <w:del w:id="3959" w:author="Geri Burgert" w:date="2026-01-29T17:22:00Z" w16du:dateUtc="2026-01-29T22:22:00Z">
        <w:r w:rsidR="004170FA" w:rsidRPr="00F55018" w:rsidDel="00554ECE">
          <w:delText>A</w:delText>
        </w:r>
      </w:del>
      <w:r w:rsidR="004170FA" w:rsidRPr="00F55018">
        <w:t xml:space="preserve">dults: </w:t>
      </w:r>
      <w:ins w:id="3960" w:author="Geri Burgert" w:date="2026-01-29T17:22:00Z" w16du:dateUtc="2026-01-29T22:22:00Z">
        <w:r w:rsidR="00554ECE" w:rsidRPr="00F55018">
          <w:t>r</w:t>
        </w:r>
      </w:ins>
      <w:del w:id="3961" w:author="Geri Burgert" w:date="2026-01-29T17:22:00Z" w16du:dateUtc="2026-01-29T22:22:00Z">
        <w:r w:rsidR="004170FA" w:rsidRPr="00F55018" w:rsidDel="00554ECE">
          <w:delText>R</w:delText>
        </w:r>
      </w:del>
      <w:r w:rsidR="004170FA" w:rsidRPr="00F55018">
        <w:t xml:space="preserve">esults of the SoMOSA </w:t>
      </w:r>
      <w:ins w:id="3962" w:author="Geri Burgert" w:date="2026-01-29T17:22:00Z" w16du:dateUtc="2026-01-29T22:22:00Z">
        <w:r w:rsidR="00554ECE" w:rsidRPr="00F55018">
          <w:t>s</w:t>
        </w:r>
      </w:ins>
      <w:del w:id="3963" w:author="Geri Burgert" w:date="2026-01-29T17:22:00Z" w16du:dateUtc="2026-01-29T22:22:00Z">
        <w:r w:rsidR="004170FA" w:rsidRPr="00F55018" w:rsidDel="00554ECE">
          <w:delText>S</w:delText>
        </w:r>
      </w:del>
      <w:r w:rsidR="004170FA" w:rsidRPr="00F55018">
        <w:t>tudy. Am</w:t>
      </w:r>
      <w:del w:id="3964" w:author="Geri Burgert" w:date="2026-01-29T17:23:00Z" w16du:dateUtc="2026-01-29T22:23:00Z">
        <w:r w:rsidR="004170FA" w:rsidRPr="00F55018" w:rsidDel="00554ECE">
          <w:delText>erican</w:delText>
        </w:r>
      </w:del>
      <w:r w:rsidR="004170FA" w:rsidRPr="00F55018">
        <w:t xml:space="preserve"> J</w:t>
      </w:r>
      <w:del w:id="3965" w:author="Geri Burgert" w:date="2026-01-29T17:23:00Z" w16du:dateUtc="2026-01-29T22:23:00Z">
        <w:r w:rsidR="004170FA" w:rsidRPr="00F55018" w:rsidDel="00554ECE">
          <w:delText>ournal of</w:delText>
        </w:r>
      </w:del>
      <w:r w:rsidR="004170FA" w:rsidRPr="00F55018">
        <w:t xml:space="preserve"> Respir</w:t>
      </w:r>
      <w:del w:id="3966" w:author="Geri Burgert" w:date="2026-01-29T17:23:00Z" w16du:dateUtc="2026-01-29T22:23:00Z">
        <w:r w:rsidR="004170FA" w:rsidRPr="00F55018" w:rsidDel="00554ECE">
          <w:delText>atory and</w:delText>
        </w:r>
      </w:del>
      <w:r w:rsidR="004170FA" w:rsidRPr="00F55018">
        <w:t xml:space="preserve"> Crit</w:t>
      </w:r>
      <w:del w:id="3967" w:author="Geri Burgert" w:date="2026-01-29T17:23:00Z" w16du:dateUtc="2026-01-29T22:23:00Z">
        <w:r w:rsidR="004170FA" w:rsidRPr="00F55018" w:rsidDel="00554ECE">
          <w:delText>ical</w:delText>
        </w:r>
      </w:del>
      <w:r w:rsidR="004170FA" w:rsidRPr="00F55018">
        <w:t xml:space="preserve"> Care Med</w:t>
      </w:r>
      <w:del w:id="3968" w:author="Geri Burgert" w:date="2026-01-29T17:23:00Z" w16du:dateUtc="2026-01-29T22:23:00Z">
        <w:r w:rsidR="004170FA" w:rsidRPr="00F55018" w:rsidDel="00554ECE">
          <w:delText>icine.</w:delText>
        </w:r>
      </w:del>
      <w:r w:rsidR="004170FA" w:rsidRPr="00F55018">
        <w:t xml:space="preserve"> 2024;210</w:t>
      </w:r>
      <w:del w:id="3969" w:author="Geri Burgert" w:date="2026-01-29T17:23:00Z" w16du:dateUtc="2026-01-29T22:23:00Z">
        <w:r w:rsidR="004170FA" w:rsidRPr="00F55018" w:rsidDel="00554ECE">
          <w:delText>(3)</w:delText>
        </w:r>
      </w:del>
      <w:r w:rsidR="004170FA" w:rsidRPr="00F55018">
        <w:t>:288-97.</w:t>
      </w:r>
    </w:p>
    <w:p w14:paraId="703DA7A3" w14:textId="43AF38EF" w:rsidR="004170FA" w:rsidRPr="00F55018" w:rsidRDefault="00BF6182" w:rsidP="004170FA">
      <w:ins w:id="3970" w:author="Geri Burgert" w:date="2026-02-02T17:56:00Z" w16du:dateUtc="2026-02-02T22:56:00Z">
        <w:r>
          <w:lastRenderedPageBreak/>
          <w:t>149</w:t>
        </w:r>
      </w:ins>
      <w:del w:id="3971" w:author="Geri Burgert" w:date="2026-02-02T17:56:00Z" w16du:dateUtc="2026-02-02T22:56:00Z">
        <w:r w:rsidR="004170FA" w:rsidRPr="00F55018" w:rsidDel="00BF6182">
          <w:delText>102</w:delText>
        </w:r>
      </w:del>
      <w:r w:rsidR="004170FA" w:rsidRPr="00F55018">
        <w:t>.</w:t>
      </w:r>
      <w:ins w:id="3972" w:author="Geri Burgert" w:date="2026-01-29T17:23:00Z" w16du:dateUtc="2026-01-29T22:23:00Z">
        <w:r w:rsidR="00CF416A" w:rsidRPr="00F55018">
          <w:t xml:space="preserve"> </w:t>
        </w:r>
      </w:ins>
      <w:del w:id="3973" w:author="Geri Burgert" w:date="2026-01-29T17:23:00Z" w16du:dateUtc="2026-01-29T22:23:00Z">
        <w:r w:rsidR="004170FA" w:rsidRPr="00F55018" w:rsidDel="00CF416A">
          <w:tab/>
        </w:r>
      </w:del>
      <w:r w:rsidR="004170FA" w:rsidRPr="00F55018">
        <w:t xml:space="preserve">Schleich FN, Zanella D, Stefanuto P-H, Bessonov K, Smolinska A, Dallinga JW, et al. Exhaled </w:t>
      </w:r>
      <w:ins w:id="3974" w:author="Geri Burgert" w:date="2026-01-29T17:23:00Z" w16du:dateUtc="2026-01-29T22:23:00Z">
        <w:r w:rsidR="00CF416A" w:rsidRPr="00F55018">
          <w:t>v</w:t>
        </w:r>
      </w:ins>
      <w:del w:id="3975" w:author="Geri Burgert" w:date="2026-01-29T17:23:00Z" w16du:dateUtc="2026-01-29T22:23:00Z">
        <w:r w:rsidR="004170FA" w:rsidRPr="00F55018" w:rsidDel="00CF416A">
          <w:delText>V</w:delText>
        </w:r>
      </w:del>
      <w:r w:rsidR="004170FA" w:rsidRPr="00F55018">
        <w:t xml:space="preserve">olatile </w:t>
      </w:r>
      <w:ins w:id="3976" w:author="Geri Burgert" w:date="2026-01-29T17:23:00Z" w16du:dateUtc="2026-01-29T22:23:00Z">
        <w:r w:rsidR="00CF416A" w:rsidRPr="00F55018">
          <w:t>o</w:t>
        </w:r>
      </w:ins>
      <w:del w:id="3977" w:author="Geri Burgert" w:date="2026-01-29T17:23:00Z" w16du:dateUtc="2026-01-29T22:23:00Z">
        <w:r w:rsidR="004170FA" w:rsidRPr="00F55018" w:rsidDel="00CF416A">
          <w:delText>O</w:delText>
        </w:r>
      </w:del>
      <w:r w:rsidR="004170FA" w:rsidRPr="00F55018">
        <w:t xml:space="preserve">rganic </w:t>
      </w:r>
      <w:ins w:id="3978" w:author="Geri Burgert" w:date="2026-01-29T17:23:00Z" w16du:dateUtc="2026-01-29T22:23:00Z">
        <w:r w:rsidR="00CF416A" w:rsidRPr="00F55018">
          <w:t>c</w:t>
        </w:r>
      </w:ins>
      <w:del w:id="3979" w:author="Geri Burgert" w:date="2026-01-29T17:23:00Z" w16du:dateUtc="2026-01-29T22:23:00Z">
        <w:r w:rsidR="004170FA" w:rsidRPr="00F55018" w:rsidDel="00CF416A">
          <w:delText>C</w:delText>
        </w:r>
      </w:del>
      <w:r w:rsidR="004170FA" w:rsidRPr="00F55018">
        <w:t xml:space="preserve">ompounds </w:t>
      </w:r>
      <w:ins w:id="3980" w:author="Geri Burgert" w:date="2026-01-29T17:23:00Z" w16du:dateUtc="2026-01-29T22:23:00Z">
        <w:r w:rsidR="00CF416A" w:rsidRPr="00F55018">
          <w:t>a</w:t>
        </w:r>
      </w:ins>
      <w:del w:id="3981" w:author="Geri Burgert" w:date="2026-01-29T17:23:00Z" w16du:dateUtc="2026-01-29T22:23:00Z">
        <w:r w:rsidR="004170FA" w:rsidRPr="00F55018" w:rsidDel="00CF416A">
          <w:delText>A</w:delText>
        </w:r>
      </w:del>
      <w:r w:rsidR="004170FA" w:rsidRPr="00F55018">
        <w:t xml:space="preserve">re </w:t>
      </w:r>
      <w:ins w:id="3982" w:author="Geri Burgert" w:date="2026-01-29T17:23:00Z" w16du:dateUtc="2026-01-29T22:23:00Z">
        <w:r w:rsidR="00CF416A" w:rsidRPr="00F55018">
          <w:t>a</w:t>
        </w:r>
      </w:ins>
      <w:del w:id="3983" w:author="Geri Burgert" w:date="2026-01-29T17:23:00Z" w16du:dateUtc="2026-01-29T22:23:00Z">
        <w:r w:rsidR="004170FA" w:rsidRPr="00F55018" w:rsidDel="00CF416A">
          <w:delText>A</w:delText>
        </w:r>
      </w:del>
      <w:r w:rsidR="004170FA" w:rsidRPr="00F55018">
        <w:t xml:space="preserve">ble to </w:t>
      </w:r>
      <w:ins w:id="3984" w:author="Geri Burgert" w:date="2026-01-29T17:23:00Z" w16du:dateUtc="2026-01-29T22:23:00Z">
        <w:r w:rsidR="00CF416A" w:rsidRPr="00F55018">
          <w:t>d</w:t>
        </w:r>
      </w:ins>
      <w:del w:id="3985" w:author="Geri Burgert" w:date="2026-01-29T17:23:00Z" w16du:dateUtc="2026-01-29T22:23:00Z">
        <w:r w:rsidR="004170FA" w:rsidRPr="00F55018" w:rsidDel="00CF416A">
          <w:delText>D</w:delText>
        </w:r>
      </w:del>
      <w:r w:rsidR="004170FA" w:rsidRPr="00F55018">
        <w:t xml:space="preserve">iscriminate between </w:t>
      </w:r>
      <w:ins w:id="3986" w:author="Geri Burgert" w:date="2026-01-29T17:23:00Z" w16du:dateUtc="2026-01-29T22:23:00Z">
        <w:r w:rsidR="00CF416A" w:rsidRPr="00F55018">
          <w:t>n</w:t>
        </w:r>
      </w:ins>
      <w:del w:id="3987" w:author="Geri Burgert" w:date="2026-01-29T17:23:00Z" w16du:dateUtc="2026-01-29T22:23:00Z">
        <w:r w:rsidR="004170FA" w:rsidRPr="00F55018" w:rsidDel="00CF416A">
          <w:delText>N</w:delText>
        </w:r>
      </w:del>
      <w:r w:rsidR="004170FA" w:rsidRPr="00F55018">
        <w:t xml:space="preserve">eutrophilic and </w:t>
      </w:r>
      <w:ins w:id="3988" w:author="Geri Burgert" w:date="2026-01-29T17:23:00Z" w16du:dateUtc="2026-01-29T22:23:00Z">
        <w:r w:rsidR="00CF416A" w:rsidRPr="00F55018">
          <w:t>e</w:t>
        </w:r>
      </w:ins>
      <w:del w:id="3989" w:author="Geri Burgert" w:date="2026-01-29T17:23:00Z" w16du:dateUtc="2026-01-29T22:23:00Z">
        <w:r w:rsidR="004170FA" w:rsidRPr="00F55018" w:rsidDel="00CF416A">
          <w:delText>E</w:delText>
        </w:r>
      </w:del>
      <w:r w:rsidR="004170FA" w:rsidRPr="00F55018">
        <w:t xml:space="preserve">osinophilic </w:t>
      </w:r>
      <w:ins w:id="3990" w:author="Geri Burgert" w:date="2026-01-29T17:23:00Z" w16du:dateUtc="2026-01-29T22:23:00Z">
        <w:r w:rsidR="00CF416A" w:rsidRPr="00F55018">
          <w:t>a</w:t>
        </w:r>
      </w:ins>
      <w:del w:id="3991" w:author="Geri Burgert" w:date="2026-01-29T17:23:00Z" w16du:dateUtc="2026-01-29T22:23:00Z">
        <w:r w:rsidR="004170FA" w:rsidRPr="00F55018" w:rsidDel="00CF416A">
          <w:delText>A</w:delText>
        </w:r>
      </w:del>
      <w:r w:rsidR="004170FA" w:rsidRPr="00F55018">
        <w:t>sthma. Am</w:t>
      </w:r>
      <w:del w:id="3992" w:author="Geri Burgert" w:date="2026-01-29T17:23:00Z" w16du:dateUtc="2026-01-29T22:23:00Z">
        <w:r w:rsidR="004170FA" w:rsidRPr="00F55018" w:rsidDel="00EA464A">
          <w:delText>erican</w:delText>
        </w:r>
      </w:del>
      <w:r w:rsidR="004170FA" w:rsidRPr="00F55018">
        <w:t xml:space="preserve"> J</w:t>
      </w:r>
      <w:del w:id="3993" w:author="Geri Burgert" w:date="2026-01-29T17:23:00Z" w16du:dateUtc="2026-01-29T22:23:00Z">
        <w:r w:rsidR="004170FA" w:rsidRPr="00F55018" w:rsidDel="00EA464A">
          <w:delText>ournal of</w:delText>
        </w:r>
      </w:del>
      <w:r w:rsidR="004170FA" w:rsidRPr="00F55018">
        <w:t xml:space="preserve"> Respir</w:t>
      </w:r>
      <w:del w:id="3994" w:author="Geri Burgert" w:date="2026-01-29T17:24:00Z" w16du:dateUtc="2026-01-29T22:24:00Z">
        <w:r w:rsidR="004170FA" w:rsidRPr="00F55018" w:rsidDel="00EA464A">
          <w:delText>atory and</w:delText>
        </w:r>
      </w:del>
      <w:r w:rsidR="004170FA" w:rsidRPr="00F55018">
        <w:t xml:space="preserve"> Crit</w:t>
      </w:r>
      <w:del w:id="3995" w:author="Geri Burgert" w:date="2026-01-29T17:24:00Z" w16du:dateUtc="2026-01-29T22:24:00Z">
        <w:r w:rsidR="004170FA" w:rsidRPr="00F55018" w:rsidDel="00EA464A">
          <w:delText>ical</w:delText>
        </w:r>
      </w:del>
      <w:r w:rsidR="004170FA" w:rsidRPr="00F55018">
        <w:t xml:space="preserve"> Care Med</w:t>
      </w:r>
      <w:del w:id="3996" w:author="Geri Burgert" w:date="2026-01-29T17:24:00Z" w16du:dateUtc="2026-01-29T22:24:00Z">
        <w:r w:rsidR="004170FA" w:rsidRPr="00F55018" w:rsidDel="00EA464A">
          <w:delText>icine.</w:delText>
        </w:r>
      </w:del>
      <w:r w:rsidR="004170FA" w:rsidRPr="00F55018">
        <w:t xml:space="preserve"> 2019;200</w:t>
      </w:r>
      <w:del w:id="3997" w:author="Geri Burgert" w:date="2026-01-29T17:24:00Z" w16du:dateUtc="2026-01-29T22:24:00Z">
        <w:r w:rsidR="004170FA" w:rsidRPr="00F55018" w:rsidDel="00EA464A">
          <w:delText>(4)</w:delText>
        </w:r>
      </w:del>
      <w:r w:rsidR="004170FA" w:rsidRPr="00F55018">
        <w:t>:444-53.</w:t>
      </w:r>
    </w:p>
    <w:p w14:paraId="085503BE" w14:textId="3A039C12" w:rsidR="004170FA" w:rsidRPr="00F55018" w:rsidRDefault="00BF6182" w:rsidP="004170FA">
      <w:ins w:id="3998" w:author="Geri Burgert" w:date="2026-02-02T17:56:00Z" w16du:dateUtc="2026-02-02T22:56:00Z">
        <w:r>
          <w:t>150</w:t>
        </w:r>
      </w:ins>
      <w:del w:id="3999" w:author="Geri Burgert" w:date="2026-02-02T17:56:00Z" w16du:dateUtc="2026-02-02T22:56:00Z">
        <w:r w:rsidR="004170FA" w:rsidRPr="00F55018" w:rsidDel="00BF6182">
          <w:delText>103</w:delText>
        </w:r>
      </w:del>
      <w:r w:rsidR="004170FA" w:rsidRPr="00F55018">
        <w:t>.</w:t>
      </w:r>
      <w:ins w:id="4000" w:author="Geri Burgert" w:date="2026-01-29T17:24:00Z" w16du:dateUtc="2026-01-29T22:24:00Z">
        <w:r w:rsidR="00EA464A" w:rsidRPr="00F55018">
          <w:t xml:space="preserve"> </w:t>
        </w:r>
      </w:ins>
      <w:del w:id="4001" w:author="Geri Burgert" w:date="2026-01-29T17:24:00Z" w16du:dateUtc="2026-01-29T22:24:00Z">
        <w:r w:rsidR="004170FA" w:rsidRPr="00F55018" w:rsidDel="00EA464A">
          <w:tab/>
        </w:r>
      </w:del>
      <w:r w:rsidR="004170FA" w:rsidRPr="00F55018">
        <w:t>Bos LD, Sterk PJ, Fowler SJ. Breathomics in the setting of asthma and chronic obstructive pulmonary disease. J</w:t>
      </w:r>
      <w:del w:id="4002" w:author="Geri Burgert" w:date="2026-01-29T17:24:00Z" w16du:dateUtc="2026-01-29T22:24:00Z">
        <w:r w:rsidR="004170FA" w:rsidRPr="00F55018" w:rsidDel="00E01C76">
          <w:delText>ournal of</w:delText>
        </w:r>
      </w:del>
      <w:r w:rsidR="004170FA" w:rsidRPr="00F55018">
        <w:t xml:space="preserve"> Allergy </w:t>
      </w:r>
      <w:del w:id="4003" w:author="Geri Burgert" w:date="2026-01-29T17:24:00Z" w16du:dateUtc="2026-01-29T22:24:00Z">
        <w:r w:rsidR="004170FA" w:rsidRPr="00F55018" w:rsidDel="00E01C76">
          <w:delText xml:space="preserve">and </w:delText>
        </w:r>
      </w:del>
      <w:r w:rsidR="004170FA" w:rsidRPr="00F55018">
        <w:t>Clin</w:t>
      </w:r>
      <w:del w:id="4004" w:author="Geri Burgert" w:date="2026-01-29T17:24:00Z" w16du:dateUtc="2026-01-29T22:24:00Z">
        <w:r w:rsidR="004170FA" w:rsidRPr="00F55018" w:rsidDel="00E01C76">
          <w:delText>ical</w:delText>
        </w:r>
      </w:del>
      <w:r w:rsidR="004170FA" w:rsidRPr="00F55018">
        <w:t xml:space="preserve"> Immunol</w:t>
      </w:r>
      <w:del w:id="4005" w:author="Geri Burgert" w:date="2026-01-29T17:24:00Z" w16du:dateUtc="2026-01-29T22:24:00Z">
        <w:r w:rsidR="004170FA" w:rsidRPr="00F55018" w:rsidDel="00E01C76">
          <w:delText>ogy.</w:delText>
        </w:r>
      </w:del>
      <w:r w:rsidR="004170FA" w:rsidRPr="00F55018">
        <w:t xml:space="preserve"> 2016;138</w:t>
      </w:r>
      <w:del w:id="4006" w:author="Geri Burgert" w:date="2026-01-29T17:24:00Z" w16du:dateUtc="2026-01-29T22:24:00Z">
        <w:r w:rsidR="004170FA" w:rsidRPr="00F55018" w:rsidDel="00E01C76">
          <w:delText>(4)</w:delText>
        </w:r>
      </w:del>
      <w:r w:rsidR="004170FA" w:rsidRPr="00F55018">
        <w:t>:970-6.</w:t>
      </w:r>
    </w:p>
    <w:p w14:paraId="407D3650" w14:textId="68516385" w:rsidR="004170FA" w:rsidRPr="00F55018" w:rsidRDefault="00BF6182" w:rsidP="004170FA">
      <w:ins w:id="4007" w:author="Geri Burgert" w:date="2026-02-02T17:56:00Z" w16du:dateUtc="2026-02-02T22:56:00Z">
        <w:r>
          <w:t>151</w:t>
        </w:r>
      </w:ins>
      <w:del w:id="4008" w:author="Geri Burgert" w:date="2026-02-02T17:56:00Z" w16du:dateUtc="2026-02-02T22:56:00Z">
        <w:r w:rsidR="004170FA" w:rsidRPr="00F55018" w:rsidDel="00BF6182">
          <w:delText>104</w:delText>
        </w:r>
      </w:del>
      <w:r w:rsidR="004170FA" w:rsidRPr="00F55018">
        <w:t>.</w:t>
      </w:r>
      <w:ins w:id="4009" w:author="Geri Burgert" w:date="2026-01-29T17:24:00Z" w16du:dateUtc="2026-01-29T22:24:00Z">
        <w:r w:rsidR="00553FFB" w:rsidRPr="00F55018">
          <w:t xml:space="preserve"> </w:t>
        </w:r>
      </w:ins>
      <w:del w:id="4010" w:author="Geri Burgert" w:date="2026-01-29T17:24:00Z" w16du:dateUtc="2026-01-29T22:24:00Z">
        <w:r w:rsidR="004170FA" w:rsidRPr="00F55018" w:rsidDel="00553FFB">
          <w:tab/>
        </w:r>
      </w:del>
      <w:r w:rsidR="004170FA" w:rsidRPr="00F55018">
        <w:t>Schleich FN, Dallinga JW, Henket M, Wouters EFM, Louis R, Van Schooten FJ. Volatile organic compounds discriminate between eosinophilic and neutrophilic inflammation</w:t>
      </w:r>
      <w:del w:id="4011" w:author="Geri Burgert" w:date="2026-01-29T17:25:00Z" w16du:dateUtc="2026-01-29T22:25:00Z">
        <w:r w:rsidR="004170FA" w:rsidRPr="00F55018" w:rsidDel="00553FFB">
          <w:delText>&lt;i&gt;</w:delText>
        </w:r>
      </w:del>
      <w:ins w:id="4012" w:author="Geri Burgert" w:date="2026-01-29T17:25:00Z" w16du:dateUtc="2026-01-29T22:25:00Z">
        <w:r w:rsidR="00553FFB" w:rsidRPr="00F55018">
          <w:t xml:space="preserve"> </w:t>
        </w:r>
      </w:ins>
      <w:r w:rsidR="004170FA" w:rsidRPr="00F55018">
        <w:t>in vitro</w:t>
      </w:r>
      <w:del w:id="4013" w:author="Geri Burgert" w:date="2026-01-29T17:25:00Z" w16du:dateUtc="2026-01-29T22:25:00Z">
        <w:r w:rsidR="004170FA" w:rsidRPr="00F55018" w:rsidDel="00553FFB">
          <w:delText>&lt;/i&gt;</w:delText>
        </w:r>
      </w:del>
      <w:r w:rsidR="004170FA" w:rsidRPr="00F55018">
        <w:t>. J</w:t>
      </w:r>
      <w:del w:id="4014" w:author="Geri Burgert" w:date="2026-01-29T17:25:00Z" w16du:dateUtc="2026-01-29T22:25:00Z">
        <w:r w:rsidR="004170FA" w:rsidRPr="00F55018" w:rsidDel="00553FFB">
          <w:delText>ournal of</w:delText>
        </w:r>
      </w:del>
      <w:r w:rsidR="004170FA" w:rsidRPr="00F55018">
        <w:t xml:space="preserve"> Breath Res</w:t>
      </w:r>
      <w:del w:id="4015" w:author="Geri Burgert" w:date="2026-01-29T17:25:00Z" w16du:dateUtc="2026-01-29T22:25:00Z">
        <w:r w:rsidR="004170FA" w:rsidRPr="00F55018" w:rsidDel="00553FFB">
          <w:delText>earch.</w:delText>
        </w:r>
      </w:del>
      <w:r w:rsidR="004170FA" w:rsidRPr="00F55018">
        <w:t xml:space="preserve"> 2016;10</w:t>
      </w:r>
      <w:del w:id="4016" w:author="Geri Burgert" w:date="2026-01-29T17:25:00Z" w16du:dateUtc="2026-01-29T22:25:00Z">
        <w:r w:rsidR="004170FA" w:rsidRPr="00F55018" w:rsidDel="00553FFB">
          <w:delText>(1)</w:delText>
        </w:r>
      </w:del>
      <w:r w:rsidR="004170FA" w:rsidRPr="00F55018">
        <w:t>:016006.</w:t>
      </w:r>
    </w:p>
    <w:p w14:paraId="1E996DF0" w14:textId="30CCBD13" w:rsidR="004170FA" w:rsidRPr="00F55018" w:rsidRDefault="00BF6182" w:rsidP="004170FA">
      <w:ins w:id="4017" w:author="Geri Burgert" w:date="2026-02-02T17:56:00Z" w16du:dateUtc="2026-02-02T22:56:00Z">
        <w:r>
          <w:t>152</w:t>
        </w:r>
      </w:ins>
      <w:del w:id="4018" w:author="Geri Burgert" w:date="2026-02-02T17:56:00Z" w16du:dateUtc="2026-02-02T22:56:00Z">
        <w:r w:rsidR="004170FA" w:rsidRPr="00F55018" w:rsidDel="00BF6182">
          <w:delText>105</w:delText>
        </w:r>
      </w:del>
      <w:r w:rsidR="004170FA" w:rsidRPr="00F55018">
        <w:t>.</w:t>
      </w:r>
      <w:ins w:id="4019" w:author="Geri Burgert" w:date="2026-01-29T17:25:00Z" w16du:dateUtc="2026-01-29T22:25:00Z">
        <w:r w:rsidR="00553FFB" w:rsidRPr="00F55018">
          <w:t xml:space="preserve"> </w:t>
        </w:r>
      </w:ins>
      <w:del w:id="4020" w:author="Geri Burgert" w:date="2026-01-29T17:25:00Z" w16du:dateUtc="2026-01-29T22:25:00Z">
        <w:r w:rsidR="004170FA" w:rsidRPr="00F55018" w:rsidDel="00553FFB">
          <w:tab/>
        </w:r>
      </w:del>
      <w:r w:rsidR="004170FA" w:rsidRPr="00F55018">
        <w:t>Ibrahim B, Basanta M, Cadden P, Singh D, Douce D, Woodcock A, et al. Non-invasive phenotyping using exhaled volatile organic compounds in asthma. Thorax</w:t>
      </w:r>
      <w:del w:id="4021" w:author="Geri Burgert" w:date="2026-01-29T17:25:00Z" w16du:dateUtc="2026-01-29T22:25:00Z">
        <w:r w:rsidR="004170FA" w:rsidRPr="00F55018" w:rsidDel="00553FFB">
          <w:delText>.</w:delText>
        </w:r>
      </w:del>
      <w:r w:rsidR="004170FA" w:rsidRPr="00F55018">
        <w:t xml:space="preserve"> 2011;66</w:t>
      </w:r>
      <w:del w:id="4022" w:author="Geri Burgert" w:date="2026-01-29T17:25:00Z" w16du:dateUtc="2026-01-29T22:25:00Z">
        <w:r w:rsidR="004170FA" w:rsidRPr="00F55018" w:rsidDel="00553FFB">
          <w:delText>(9)</w:delText>
        </w:r>
      </w:del>
      <w:r w:rsidR="004170FA" w:rsidRPr="00F55018">
        <w:t>:804-9.</w:t>
      </w:r>
    </w:p>
    <w:p w14:paraId="7F1B3F9D" w14:textId="15D94C84" w:rsidR="004170FA" w:rsidRPr="00F55018" w:rsidRDefault="00BF6182" w:rsidP="004170FA">
      <w:ins w:id="4023" w:author="Geri Burgert" w:date="2026-02-02T17:56:00Z" w16du:dateUtc="2026-02-02T22:56:00Z">
        <w:r>
          <w:t>153</w:t>
        </w:r>
      </w:ins>
      <w:del w:id="4024" w:author="Geri Burgert" w:date="2026-02-02T17:56:00Z" w16du:dateUtc="2026-02-02T22:56:00Z">
        <w:r w:rsidR="004170FA" w:rsidRPr="00F55018" w:rsidDel="00BF6182">
          <w:delText>106</w:delText>
        </w:r>
      </w:del>
      <w:r w:rsidR="004170FA" w:rsidRPr="00F55018">
        <w:t>.</w:t>
      </w:r>
      <w:ins w:id="4025" w:author="Geri Burgert" w:date="2026-01-29T17:25:00Z" w16du:dateUtc="2026-01-29T22:25:00Z">
        <w:r w:rsidR="00553FFB" w:rsidRPr="00F55018">
          <w:t xml:space="preserve"> </w:t>
        </w:r>
      </w:ins>
      <w:del w:id="4026" w:author="Geri Burgert" w:date="2026-01-29T17:25:00Z" w16du:dateUtc="2026-01-29T22:25:00Z">
        <w:r w:rsidR="004170FA" w:rsidRPr="00F55018" w:rsidDel="00553FFB">
          <w:tab/>
        </w:r>
      </w:del>
      <w:r w:rsidR="004170FA" w:rsidRPr="00F55018">
        <w:t xml:space="preserve">Peltrini R, Cordell RL, Wilde M, Abuhelal S, Quek E, Zounemat-Kermani N, et al. Discovery and </w:t>
      </w:r>
      <w:ins w:id="4027" w:author="Geri Burgert" w:date="2026-01-29T17:25:00Z" w16du:dateUtc="2026-01-29T22:25:00Z">
        <w:r w:rsidR="001C05DF" w:rsidRPr="00F55018">
          <w:t>v</w:t>
        </w:r>
      </w:ins>
      <w:del w:id="4028" w:author="Geri Burgert" w:date="2026-01-29T17:25:00Z" w16du:dateUtc="2026-01-29T22:25:00Z">
        <w:r w:rsidR="004170FA" w:rsidRPr="00F55018" w:rsidDel="001C05DF">
          <w:delText>V</w:delText>
        </w:r>
      </w:del>
      <w:r w:rsidR="004170FA" w:rsidRPr="00F55018">
        <w:t xml:space="preserve">alidation of a </w:t>
      </w:r>
      <w:ins w:id="4029" w:author="Geri Burgert" w:date="2026-01-29T17:25:00Z" w16du:dateUtc="2026-01-29T22:25:00Z">
        <w:r w:rsidR="001C05DF" w:rsidRPr="00F55018">
          <w:t>v</w:t>
        </w:r>
      </w:ins>
      <w:del w:id="4030" w:author="Geri Burgert" w:date="2026-01-29T17:25:00Z" w16du:dateUtc="2026-01-29T22:25:00Z">
        <w:r w:rsidR="004170FA" w:rsidRPr="00F55018" w:rsidDel="001C05DF">
          <w:delText>V</w:delText>
        </w:r>
      </w:del>
      <w:r w:rsidR="004170FA" w:rsidRPr="00F55018">
        <w:t xml:space="preserve">olatile </w:t>
      </w:r>
      <w:ins w:id="4031" w:author="Geri Burgert" w:date="2026-01-29T17:25:00Z" w16du:dateUtc="2026-01-29T22:25:00Z">
        <w:r w:rsidR="001C05DF" w:rsidRPr="00F55018">
          <w:t>s</w:t>
        </w:r>
      </w:ins>
      <w:del w:id="4032" w:author="Geri Burgert" w:date="2026-01-29T17:25:00Z" w16du:dateUtc="2026-01-29T22:25:00Z">
        <w:r w:rsidR="004170FA" w:rsidRPr="00F55018" w:rsidDel="001C05DF">
          <w:delText>S</w:delText>
        </w:r>
      </w:del>
      <w:r w:rsidR="004170FA" w:rsidRPr="00F55018">
        <w:t xml:space="preserve">ignature of </w:t>
      </w:r>
      <w:ins w:id="4033" w:author="Geri Burgert" w:date="2026-01-29T17:25:00Z" w16du:dateUtc="2026-01-29T22:25:00Z">
        <w:r w:rsidR="001C05DF" w:rsidRPr="00F55018">
          <w:t>e</w:t>
        </w:r>
      </w:ins>
      <w:del w:id="4034" w:author="Geri Burgert" w:date="2026-01-29T17:25:00Z" w16du:dateUtc="2026-01-29T22:25:00Z">
        <w:r w:rsidR="004170FA" w:rsidRPr="00F55018" w:rsidDel="001C05DF">
          <w:delText>E</w:delText>
        </w:r>
      </w:del>
      <w:r w:rsidR="004170FA" w:rsidRPr="00F55018">
        <w:t xml:space="preserve">osinophilic </w:t>
      </w:r>
      <w:ins w:id="4035" w:author="Geri Burgert" w:date="2026-01-29T17:25:00Z" w16du:dateUtc="2026-01-29T22:25:00Z">
        <w:r w:rsidR="001C05DF" w:rsidRPr="00F55018">
          <w:t>a</w:t>
        </w:r>
      </w:ins>
      <w:del w:id="4036" w:author="Geri Burgert" w:date="2026-01-29T17:25:00Z" w16du:dateUtc="2026-01-29T22:25:00Z">
        <w:r w:rsidR="004170FA" w:rsidRPr="00F55018" w:rsidDel="001C05DF">
          <w:delText>A</w:delText>
        </w:r>
      </w:del>
      <w:r w:rsidR="004170FA" w:rsidRPr="00F55018">
        <w:t xml:space="preserve">irway </w:t>
      </w:r>
      <w:ins w:id="4037" w:author="Geri Burgert" w:date="2026-01-29T17:25:00Z" w16du:dateUtc="2026-01-29T22:25:00Z">
        <w:r w:rsidR="001C05DF" w:rsidRPr="00F55018">
          <w:t>i</w:t>
        </w:r>
      </w:ins>
      <w:del w:id="4038" w:author="Geri Burgert" w:date="2026-01-29T17:25:00Z" w16du:dateUtc="2026-01-29T22:25:00Z">
        <w:r w:rsidR="004170FA" w:rsidRPr="00F55018" w:rsidDel="001C05DF">
          <w:delText>I</w:delText>
        </w:r>
      </w:del>
      <w:r w:rsidR="004170FA" w:rsidRPr="00F55018">
        <w:t xml:space="preserve">nflammation in </w:t>
      </w:r>
      <w:del w:id="4039" w:author="Geri Burgert" w:date="2026-01-29T17:25:00Z" w16du:dateUtc="2026-01-29T22:25:00Z">
        <w:r w:rsidR="004170FA" w:rsidRPr="00F55018" w:rsidDel="001C05DF">
          <w:delText>A</w:delText>
        </w:r>
      </w:del>
      <w:ins w:id="4040" w:author="Geri Burgert" w:date="2026-01-29T17:25:00Z" w16du:dateUtc="2026-01-29T22:25:00Z">
        <w:r w:rsidR="001C05DF" w:rsidRPr="00F55018">
          <w:t>a</w:t>
        </w:r>
      </w:ins>
      <w:r w:rsidR="004170FA" w:rsidRPr="00F55018">
        <w:t>sthma. Am</w:t>
      </w:r>
      <w:del w:id="4041" w:author="Geri Burgert" w:date="2026-01-29T17:25:00Z" w16du:dateUtc="2026-01-29T22:25:00Z">
        <w:r w:rsidR="004170FA" w:rsidRPr="00F55018" w:rsidDel="001C05DF">
          <w:delText>erican</w:delText>
        </w:r>
      </w:del>
      <w:r w:rsidR="004170FA" w:rsidRPr="00F55018">
        <w:t xml:space="preserve"> J</w:t>
      </w:r>
      <w:del w:id="4042" w:author="Geri Burgert" w:date="2026-01-29T17:25:00Z" w16du:dateUtc="2026-01-29T22:25:00Z">
        <w:r w:rsidR="004170FA" w:rsidRPr="00F55018" w:rsidDel="001C05DF">
          <w:delText>ournal of</w:delText>
        </w:r>
      </w:del>
      <w:r w:rsidR="004170FA" w:rsidRPr="00F55018">
        <w:t xml:space="preserve"> Respir</w:t>
      </w:r>
      <w:del w:id="4043" w:author="Geri Burgert" w:date="2026-01-29T17:25:00Z" w16du:dateUtc="2026-01-29T22:25:00Z">
        <w:r w:rsidR="004170FA" w:rsidRPr="00F55018" w:rsidDel="001C05DF">
          <w:delText>atory and</w:delText>
        </w:r>
      </w:del>
      <w:r w:rsidR="004170FA" w:rsidRPr="00F55018">
        <w:t xml:space="preserve"> Crit</w:t>
      </w:r>
      <w:del w:id="4044" w:author="Geri Burgert" w:date="2026-01-29T17:25:00Z" w16du:dateUtc="2026-01-29T22:25:00Z">
        <w:r w:rsidR="004170FA" w:rsidRPr="00F55018" w:rsidDel="001C05DF">
          <w:delText>ical</w:delText>
        </w:r>
      </w:del>
      <w:r w:rsidR="004170FA" w:rsidRPr="00F55018">
        <w:t xml:space="preserve"> Care Med</w:t>
      </w:r>
      <w:del w:id="4045" w:author="Geri Burgert" w:date="2026-01-29T17:25:00Z" w16du:dateUtc="2026-01-29T22:25:00Z">
        <w:r w:rsidR="004170FA" w:rsidRPr="00F55018" w:rsidDel="001C05DF">
          <w:delText>icine.</w:delText>
        </w:r>
      </w:del>
      <w:r w:rsidR="004170FA" w:rsidRPr="00F55018">
        <w:t xml:space="preserve"> 2024;210</w:t>
      </w:r>
      <w:del w:id="4046" w:author="Geri Burgert" w:date="2026-01-29T17:25:00Z" w16du:dateUtc="2026-01-29T22:25:00Z">
        <w:r w:rsidR="004170FA" w:rsidRPr="00F55018" w:rsidDel="001C05DF">
          <w:delText>(9)</w:delText>
        </w:r>
      </w:del>
      <w:r w:rsidR="004170FA" w:rsidRPr="00F55018">
        <w:t>:1101-12.</w:t>
      </w:r>
    </w:p>
    <w:p w14:paraId="5364696A" w14:textId="5441F31C" w:rsidR="004170FA" w:rsidRPr="00F55018" w:rsidRDefault="00BF6182" w:rsidP="004170FA">
      <w:ins w:id="4047" w:author="Geri Burgert" w:date="2026-02-02T17:56:00Z" w16du:dateUtc="2026-02-02T22:56:00Z">
        <w:r>
          <w:t>154</w:t>
        </w:r>
      </w:ins>
      <w:del w:id="4048" w:author="Geri Burgert" w:date="2026-02-02T17:56:00Z" w16du:dateUtc="2026-02-02T22:56:00Z">
        <w:r w:rsidR="004170FA" w:rsidRPr="00F55018" w:rsidDel="00BF6182">
          <w:delText>107</w:delText>
        </w:r>
      </w:del>
      <w:r w:rsidR="004170FA" w:rsidRPr="00F55018">
        <w:t>.</w:t>
      </w:r>
      <w:ins w:id="4049" w:author="Geri Burgert" w:date="2026-01-29T17:26:00Z" w16du:dateUtc="2026-01-29T22:26:00Z">
        <w:r w:rsidR="008C2FB1" w:rsidRPr="00F55018">
          <w:t xml:space="preserve"> </w:t>
        </w:r>
      </w:ins>
      <w:del w:id="4050" w:author="Geri Burgert" w:date="2026-01-29T17:26:00Z" w16du:dateUtc="2026-01-29T22:26:00Z">
        <w:r w:rsidR="004170FA" w:rsidRPr="00F55018" w:rsidDel="008C2FB1">
          <w:tab/>
        </w:r>
      </w:del>
      <w:r w:rsidR="004170FA" w:rsidRPr="00F55018">
        <w:t>Dragonieri S, Schot R, Mertens BJA, Le Cessie S, Gauw SA, Spanevello A, et al. An electronic nose in the discrimination of patients with asthma and controls. J</w:t>
      </w:r>
      <w:del w:id="4051" w:author="Geri Burgert" w:date="2026-01-29T17:26:00Z" w16du:dateUtc="2026-01-29T22:26:00Z">
        <w:r w:rsidR="004170FA" w:rsidRPr="00F55018" w:rsidDel="008C2FB1">
          <w:delText>ournal of</w:delText>
        </w:r>
      </w:del>
      <w:r w:rsidR="004170FA" w:rsidRPr="00F55018">
        <w:t xml:space="preserve"> Allergy </w:t>
      </w:r>
      <w:del w:id="4052" w:author="Geri Burgert" w:date="2026-01-29T17:26:00Z" w16du:dateUtc="2026-01-29T22:26:00Z">
        <w:r w:rsidR="004170FA" w:rsidRPr="00F55018" w:rsidDel="008C2FB1">
          <w:delText xml:space="preserve">and </w:delText>
        </w:r>
      </w:del>
      <w:r w:rsidR="004170FA" w:rsidRPr="00F55018">
        <w:t>Clin</w:t>
      </w:r>
      <w:del w:id="4053" w:author="Geri Burgert" w:date="2026-01-29T17:26:00Z" w16du:dateUtc="2026-01-29T22:26:00Z">
        <w:r w:rsidR="004170FA" w:rsidRPr="00F55018" w:rsidDel="008C2FB1">
          <w:delText>ical</w:delText>
        </w:r>
      </w:del>
      <w:r w:rsidR="004170FA" w:rsidRPr="00F55018">
        <w:t xml:space="preserve"> Immunol</w:t>
      </w:r>
      <w:del w:id="4054" w:author="Geri Burgert" w:date="2026-01-29T17:26:00Z" w16du:dateUtc="2026-01-29T22:26:00Z">
        <w:r w:rsidR="004170FA" w:rsidRPr="00F55018" w:rsidDel="008C2FB1">
          <w:delText>ogy.</w:delText>
        </w:r>
      </w:del>
      <w:r w:rsidR="004170FA" w:rsidRPr="00F55018">
        <w:t xml:space="preserve"> 2007;120</w:t>
      </w:r>
      <w:del w:id="4055" w:author="Geri Burgert" w:date="2026-01-29T17:26:00Z" w16du:dateUtc="2026-01-29T22:26:00Z">
        <w:r w:rsidR="004170FA" w:rsidRPr="00F55018" w:rsidDel="008C2FB1">
          <w:delText>(4)</w:delText>
        </w:r>
      </w:del>
      <w:r w:rsidR="004170FA" w:rsidRPr="00F55018">
        <w:t>:856-62.</w:t>
      </w:r>
    </w:p>
    <w:p w14:paraId="4E2CD941" w14:textId="1DBD777F" w:rsidR="004170FA" w:rsidRPr="00F55018" w:rsidRDefault="00BF6182" w:rsidP="004170FA">
      <w:ins w:id="4056" w:author="Geri Burgert" w:date="2026-02-02T17:56:00Z" w16du:dateUtc="2026-02-02T22:56:00Z">
        <w:r>
          <w:lastRenderedPageBreak/>
          <w:t>155</w:t>
        </w:r>
      </w:ins>
      <w:del w:id="4057" w:author="Geri Burgert" w:date="2026-02-02T17:56:00Z" w16du:dateUtc="2026-02-02T22:56:00Z">
        <w:r w:rsidR="004170FA" w:rsidRPr="00F55018" w:rsidDel="00BF6182">
          <w:delText>108</w:delText>
        </w:r>
      </w:del>
      <w:r w:rsidR="004170FA" w:rsidRPr="00F55018">
        <w:t>.</w:t>
      </w:r>
      <w:ins w:id="4058" w:author="Geri Burgert" w:date="2026-01-29T17:26:00Z" w16du:dateUtc="2026-01-29T22:26:00Z">
        <w:r w:rsidR="008C2FB1" w:rsidRPr="00F55018">
          <w:t xml:space="preserve"> </w:t>
        </w:r>
      </w:ins>
      <w:del w:id="4059" w:author="Geri Burgert" w:date="2026-01-29T17:26:00Z" w16du:dateUtc="2026-01-29T22:26:00Z">
        <w:r w:rsidR="004170FA" w:rsidRPr="00F55018" w:rsidDel="008C2FB1">
          <w:tab/>
        </w:r>
      </w:del>
      <w:r w:rsidR="004170FA" w:rsidRPr="00F55018">
        <w:t xml:space="preserve">Fens N, Zwinderman AH, Van Der Schee MP, De Nijs SB, Dijkers E, Roldaan AC, et al. Exhaled </w:t>
      </w:r>
      <w:ins w:id="4060" w:author="Geri Burgert" w:date="2026-01-29T17:26:00Z" w16du:dateUtc="2026-01-29T22:26:00Z">
        <w:r w:rsidR="008C2FB1" w:rsidRPr="00F55018">
          <w:t>b</w:t>
        </w:r>
      </w:ins>
      <w:del w:id="4061" w:author="Geri Burgert" w:date="2026-01-29T17:26:00Z" w16du:dateUtc="2026-01-29T22:26:00Z">
        <w:r w:rsidR="004170FA" w:rsidRPr="00F55018" w:rsidDel="008C2FB1">
          <w:delText>B</w:delText>
        </w:r>
      </w:del>
      <w:r w:rsidR="004170FA" w:rsidRPr="00F55018">
        <w:t xml:space="preserve">reath </w:t>
      </w:r>
      <w:ins w:id="4062" w:author="Geri Burgert" w:date="2026-01-29T17:26:00Z" w16du:dateUtc="2026-01-29T22:26:00Z">
        <w:r w:rsidR="008C2FB1" w:rsidRPr="00F55018">
          <w:t>p</w:t>
        </w:r>
      </w:ins>
      <w:del w:id="4063" w:author="Geri Burgert" w:date="2026-01-29T17:26:00Z" w16du:dateUtc="2026-01-29T22:26:00Z">
        <w:r w:rsidR="004170FA" w:rsidRPr="00F55018" w:rsidDel="008C2FB1">
          <w:delText>P</w:delText>
        </w:r>
      </w:del>
      <w:r w:rsidR="004170FA" w:rsidRPr="00F55018">
        <w:t xml:space="preserve">rofiling </w:t>
      </w:r>
      <w:ins w:id="4064" w:author="Geri Burgert" w:date="2026-01-29T17:26:00Z" w16du:dateUtc="2026-01-29T22:26:00Z">
        <w:r w:rsidR="008C2FB1" w:rsidRPr="00F55018">
          <w:t>e</w:t>
        </w:r>
      </w:ins>
      <w:del w:id="4065" w:author="Geri Burgert" w:date="2026-01-29T17:26:00Z" w16du:dateUtc="2026-01-29T22:26:00Z">
        <w:r w:rsidR="004170FA" w:rsidRPr="00F55018" w:rsidDel="008C2FB1">
          <w:delText>E</w:delText>
        </w:r>
      </w:del>
      <w:r w:rsidR="004170FA" w:rsidRPr="00F55018">
        <w:t xml:space="preserve">nables </w:t>
      </w:r>
      <w:ins w:id="4066" w:author="Geri Burgert" w:date="2026-01-29T17:26:00Z" w16du:dateUtc="2026-01-29T22:26:00Z">
        <w:r w:rsidR="008C2FB1" w:rsidRPr="00F55018">
          <w:t>d</w:t>
        </w:r>
      </w:ins>
      <w:del w:id="4067" w:author="Geri Burgert" w:date="2026-01-29T17:26:00Z" w16du:dateUtc="2026-01-29T22:26:00Z">
        <w:r w:rsidR="004170FA" w:rsidRPr="00F55018" w:rsidDel="008C2FB1">
          <w:delText>D</w:delText>
        </w:r>
      </w:del>
      <w:r w:rsidR="004170FA" w:rsidRPr="00F55018">
        <w:t xml:space="preserve">iscrimination of </w:t>
      </w:r>
      <w:ins w:id="4068" w:author="Geri Burgert" w:date="2026-01-29T17:26:00Z" w16du:dateUtc="2026-01-29T22:26:00Z">
        <w:r w:rsidR="008C2FB1" w:rsidRPr="00F55018">
          <w:t>c</w:t>
        </w:r>
      </w:ins>
      <w:del w:id="4069" w:author="Geri Burgert" w:date="2026-01-29T17:26:00Z" w16du:dateUtc="2026-01-29T22:26:00Z">
        <w:r w:rsidR="004170FA" w:rsidRPr="00F55018" w:rsidDel="008C2FB1">
          <w:delText>C</w:delText>
        </w:r>
      </w:del>
      <w:r w:rsidR="004170FA" w:rsidRPr="00F55018">
        <w:t xml:space="preserve">hronic </w:t>
      </w:r>
      <w:ins w:id="4070" w:author="Geri Burgert" w:date="2026-01-29T17:26:00Z" w16du:dateUtc="2026-01-29T22:26:00Z">
        <w:r w:rsidR="008C2FB1" w:rsidRPr="00F55018">
          <w:t>o</w:t>
        </w:r>
      </w:ins>
      <w:del w:id="4071" w:author="Geri Burgert" w:date="2026-01-29T17:26:00Z" w16du:dateUtc="2026-01-29T22:26:00Z">
        <w:r w:rsidR="004170FA" w:rsidRPr="00F55018" w:rsidDel="008C2FB1">
          <w:delText>O</w:delText>
        </w:r>
      </w:del>
      <w:r w:rsidR="004170FA" w:rsidRPr="00F55018">
        <w:t xml:space="preserve">bstructive </w:t>
      </w:r>
      <w:ins w:id="4072" w:author="Geri Burgert" w:date="2026-01-29T17:26:00Z" w16du:dateUtc="2026-01-29T22:26:00Z">
        <w:r w:rsidR="008C2FB1" w:rsidRPr="00F55018">
          <w:t>p</w:t>
        </w:r>
      </w:ins>
      <w:del w:id="4073" w:author="Geri Burgert" w:date="2026-01-29T17:26:00Z" w16du:dateUtc="2026-01-29T22:26:00Z">
        <w:r w:rsidR="004170FA" w:rsidRPr="00F55018" w:rsidDel="008C2FB1">
          <w:delText>P</w:delText>
        </w:r>
      </w:del>
      <w:r w:rsidR="004170FA" w:rsidRPr="00F55018">
        <w:t xml:space="preserve">ulmonary </w:t>
      </w:r>
      <w:ins w:id="4074" w:author="Geri Burgert" w:date="2026-01-29T17:26:00Z" w16du:dateUtc="2026-01-29T22:26:00Z">
        <w:r w:rsidR="008C2FB1" w:rsidRPr="00F55018">
          <w:t>d</w:t>
        </w:r>
      </w:ins>
      <w:del w:id="4075" w:author="Geri Burgert" w:date="2026-01-29T17:26:00Z" w16du:dateUtc="2026-01-29T22:26:00Z">
        <w:r w:rsidR="004170FA" w:rsidRPr="00F55018" w:rsidDel="008C2FB1">
          <w:delText>D</w:delText>
        </w:r>
      </w:del>
      <w:r w:rsidR="004170FA" w:rsidRPr="00F55018">
        <w:t xml:space="preserve">isease and </w:t>
      </w:r>
      <w:ins w:id="4076" w:author="Geri Burgert" w:date="2026-01-29T17:26:00Z" w16du:dateUtc="2026-01-29T22:26:00Z">
        <w:r w:rsidR="008C2FB1" w:rsidRPr="00F55018">
          <w:t>a</w:t>
        </w:r>
      </w:ins>
      <w:del w:id="4077" w:author="Geri Burgert" w:date="2026-01-29T17:26:00Z" w16du:dateUtc="2026-01-29T22:26:00Z">
        <w:r w:rsidR="004170FA" w:rsidRPr="00F55018" w:rsidDel="008C2FB1">
          <w:delText>A</w:delText>
        </w:r>
      </w:del>
      <w:r w:rsidR="004170FA" w:rsidRPr="00F55018">
        <w:t>sthma. Am</w:t>
      </w:r>
      <w:del w:id="4078" w:author="Geri Burgert" w:date="2026-01-29T17:26:00Z" w16du:dateUtc="2026-01-29T22:26:00Z">
        <w:r w:rsidR="004170FA" w:rsidRPr="00F55018" w:rsidDel="008C2FB1">
          <w:delText>erican</w:delText>
        </w:r>
      </w:del>
      <w:r w:rsidR="004170FA" w:rsidRPr="00F55018">
        <w:t xml:space="preserve"> J</w:t>
      </w:r>
      <w:del w:id="4079" w:author="Geri Burgert" w:date="2026-01-29T17:26:00Z" w16du:dateUtc="2026-01-29T22:26:00Z">
        <w:r w:rsidR="004170FA" w:rsidRPr="00F55018" w:rsidDel="008C2FB1">
          <w:delText>ournal of</w:delText>
        </w:r>
      </w:del>
      <w:r w:rsidR="004170FA" w:rsidRPr="00F55018">
        <w:t xml:space="preserve"> Respir</w:t>
      </w:r>
      <w:del w:id="4080" w:author="Geri Burgert" w:date="2026-01-29T17:26:00Z" w16du:dateUtc="2026-01-29T22:26:00Z">
        <w:r w:rsidR="004170FA" w:rsidRPr="00F55018" w:rsidDel="008C2FB1">
          <w:delText>atory and</w:delText>
        </w:r>
      </w:del>
      <w:r w:rsidR="004170FA" w:rsidRPr="00F55018">
        <w:t xml:space="preserve"> Crit</w:t>
      </w:r>
      <w:del w:id="4081" w:author="Geri Burgert" w:date="2026-01-29T17:26:00Z" w16du:dateUtc="2026-01-29T22:26:00Z">
        <w:r w:rsidR="004170FA" w:rsidRPr="00F55018" w:rsidDel="008C2FB1">
          <w:delText>ical</w:delText>
        </w:r>
      </w:del>
      <w:r w:rsidR="004170FA" w:rsidRPr="00F55018">
        <w:t xml:space="preserve"> Care Med</w:t>
      </w:r>
      <w:del w:id="4082" w:author="Geri Burgert" w:date="2026-01-29T17:26:00Z" w16du:dateUtc="2026-01-29T22:26:00Z">
        <w:r w:rsidR="004170FA" w:rsidRPr="00F55018" w:rsidDel="008C2FB1">
          <w:delText>icine.</w:delText>
        </w:r>
      </w:del>
      <w:r w:rsidR="004170FA" w:rsidRPr="00F55018">
        <w:t xml:space="preserve"> 2009;180</w:t>
      </w:r>
      <w:del w:id="4083" w:author="Geri Burgert" w:date="2026-01-29T17:26:00Z" w16du:dateUtc="2026-01-29T22:26:00Z">
        <w:r w:rsidR="004170FA" w:rsidRPr="00F55018" w:rsidDel="008C2FB1">
          <w:delText>(11)</w:delText>
        </w:r>
      </w:del>
      <w:r w:rsidR="004170FA" w:rsidRPr="00F55018">
        <w:t>:1076-82.</w:t>
      </w:r>
    </w:p>
    <w:p w14:paraId="299772F9" w14:textId="2184EC97" w:rsidR="004170FA" w:rsidRPr="00F55018" w:rsidRDefault="00A057AC" w:rsidP="004170FA">
      <w:ins w:id="4084" w:author="Geri Burgert" w:date="2026-02-02T17:56:00Z" w16du:dateUtc="2026-02-02T22:56:00Z">
        <w:r>
          <w:t>156</w:t>
        </w:r>
      </w:ins>
      <w:del w:id="4085" w:author="Geri Burgert" w:date="2026-02-02T17:56:00Z" w16du:dateUtc="2026-02-02T22:56:00Z">
        <w:r w:rsidR="004170FA" w:rsidRPr="00F55018" w:rsidDel="00A057AC">
          <w:delText>109</w:delText>
        </w:r>
      </w:del>
      <w:r w:rsidR="004170FA" w:rsidRPr="00F55018">
        <w:t>.</w:t>
      </w:r>
      <w:ins w:id="4086" w:author="Geri Burgert" w:date="2026-01-29T17:26:00Z" w16du:dateUtc="2026-01-29T22:26:00Z">
        <w:r w:rsidR="00EF4BD8" w:rsidRPr="00F55018">
          <w:t xml:space="preserve"> </w:t>
        </w:r>
      </w:ins>
      <w:del w:id="4087" w:author="Geri Burgert" w:date="2026-01-29T17:26:00Z" w16du:dateUtc="2026-01-29T22:26:00Z">
        <w:r w:rsidR="004170FA" w:rsidRPr="00F55018" w:rsidDel="00EF4BD8">
          <w:tab/>
        </w:r>
      </w:del>
      <w:r w:rsidR="004170FA" w:rsidRPr="00F55018">
        <w:t xml:space="preserve">Montuschi P, Santonico M, Mondino C, Pennazza G, Mantini G, Martinelli E, et al. Diagnostic </w:t>
      </w:r>
      <w:ins w:id="4088" w:author="Geri Burgert" w:date="2026-01-29T17:26:00Z" w16du:dateUtc="2026-01-29T22:26:00Z">
        <w:r w:rsidR="00EF4BD8" w:rsidRPr="00F55018">
          <w:t>p</w:t>
        </w:r>
      </w:ins>
      <w:del w:id="4089" w:author="Geri Burgert" w:date="2026-01-29T17:26:00Z" w16du:dateUtc="2026-01-29T22:26:00Z">
        <w:r w:rsidR="004170FA" w:rsidRPr="00F55018" w:rsidDel="00EF4BD8">
          <w:delText>P</w:delText>
        </w:r>
      </w:del>
      <w:r w:rsidR="004170FA" w:rsidRPr="00F55018">
        <w:t xml:space="preserve">erformance of an </w:t>
      </w:r>
      <w:ins w:id="4090" w:author="Geri Burgert" w:date="2026-01-29T17:26:00Z" w16du:dateUtc="2026-01-29T22:26:00Z">
        <w:r w:rsidR="00EF4BD8" w:rsidRPr="00F55018">
          <w:t>e</w:t>
        </w:r>
      </w:ins>
      <w:del w:id="4091" w:author="Geri Burgert" w:date="2026-01-29T17:26:00Z" w16du:dateUtc="2026-01-29T22:26:00Z">
        <w:r w:rsidR="004170FA" w:rsidRPr="00F55018" w:rsidDel="00EF4BD8">
          <w:delText>E</w:delText>
        </w:r>
      </w:del>
      <w:r w:rsidR="004170FA" w:rsidRPr="00F55018">
        <w:t xml:space="preserve">lectronic </w:t>
      </w:r>
      <w:ins w:id="4092" w:author="Geri Burgert" w:date="2026-01-29T17:26:00Z" w16du:dateUtc="2026-01-29T22:26:00Z">
        <w:r w:rsidR="00EF4BD8" w:rsidRPr="00F55018">
          <w:t>n</w:t>
        </w:r>
      </w:ins>
      <w:del w:id="4093" w:author="Geri Burgert" w:date="2026-01-29T17:26:00Z" w16du:dateUtc="2026-01-29T22:26:00Z">
        <w:r w:rsidR="004170FA" w:rsidRPr="00F55018" w:rsidDel="00EF4BD8">
          <w:delText>N</w:delText>
        </w:r>
      </w:del>
      <w:r w:rsidR="004170FA" w:rsidRPr="00F55018">
        <w:t xml:space="preserve">ose, </w:t>
      </w:r>
      <w:ins w:id="4094" w:author="Geri Burgert" w:date="2026-01-29T17:27:00Z" w16du:dateUtc="2026-01-29T22:27:00Z">
        <w:r w:rsidR="00EF4BD8" w:rsidRPr="00F55018">
          <w:t>f</w:t>
        </w:r>
      </w:ins>
      <w:del w:id="4095" w:author="Geri Burgert" w:date="2026-01-29T17:27:00Z" w16du:dateUtc="2026-01-29T22:27:00Z">
        <w:r w:rsidR="004170FA" w:rsidRPr="00F55018" w:rsidDel="00EF4BD8">
          <w:delText>F</w:delText>
        </w:r>
      </w:del>
      <w:r w:rsidR="004170FA" w:rsidRPr="00F55018">
        <w:t xml:space="preserve">ractional </w:t>
      </w:r>
      <w:ins w:id="4096" w:author="Geri Burgert" w:date="2026-01-29T17:27:00Z" w16du:dateUtc="2026-01-29T22:27:00Z">
        <w:r w:rsidR="00EF4BD8" w:rsidRPr="00F55018">
          <w:t>e</w:t>
        </w:r>
      </w:ins>
      <w:del w:id="4097" w:author="Geri Burgert" w:date="2026-01-29T17:27:00Z" w16du:dateUtc="2026-01-29T22:27:00Z">
        <w:r w:rsidR="004170FA" w:rsidRPr="00F55018" w:rsidDel="00EF4BD8">
          <w:delText>E</w:delText>
        </w:r>
      </w:del>
      <w:r w:rsidR="004170FA" w:rsidRPr="00F55018">
        <w:t xml:space="preserve">xhaled </w:t>
      </w:r>
      <w:ins w:id="4098" w:author="Geri Burgert" w:date="2026-01-29T17:27:00Z" w16du:dateUtc="2026-01-29T22:27:00Z">
        <w:r w:rsidR="00EF4BD8" w:rsidRPr="00F55018">
          <w:t>n</w:t>
        </w:r>
      </w:ins>
      <w:del w:id="4099" w:author="Geri Burgert" w:date="2026-01-29T17:27:00Z" w16du:dateUtc="2026-01-29T22:27:00Z">
        <w:r w:rsidR="004170FA" w:rsidRPr="00F55018" w:rsidDel="00EF4BD8">
          <w:delText>N</w:delText>
        </w:r>
      </w:del>
      <w:r w:rsidR="004170FA" w:rsidRPr="00F55018">
        <w:t xml:space="preserve">itric </w:t>
      </w:r>
      <w:ins w:id="4100" w:author="Geri Burgert" w:date="2026-01-29T17:27:00Z" w16du:dateUtc="2026-01-29T22:27:00Z">
        <w:r w:rsidR="00EF4BD8" w:rsidRPr="00F55018">
          <w:t>o</w:t>
        </w:r>
      </w:ins>
      <w:del w:id="4101" w:author="Geri Burgert" w:date="2026-01-29T17:27:00Z" w16du:dateUtc="2026-01-29T22:27:00Z">
        <w:r w:rsidR="004170FA" w:rsidRPr="00F55018" w:rsidDel="00EF4BD8">
          <w:delText>O</w:delText>
        </w:r>
      </w:del>
      <w:r w:rsidR="004170FA" w:rsidRPr="00F55018">
        <w:t xml:space="preserve">xide, and </w:t>
      </w:r>
      <w:ins w:id="4102" w:author="Geri Burgert" w:date="2026-01-29T17:27:00Z" w16du:dateUtc="2026-01-29T22:27:00Z">
        <w:r w:rsidR="00EF4BD8" w:rsidRPr="00F55018">
          <w:t>l</w:t>
        </w:r>
      </w:ins>
      <w:del w:id="4103" w:author="Geri Burgert" w:date="2026-01-29T17:27:00Z" w16du:dateUtc="2026-01-29T22:27:00Z">
        <w:r w:rsidR="004170FA" w:rsidRPr="00F55018" w:rsidDel="00EF4BD8">
          <w:delText>L</w:delText>
        </w:r>
      </w:del>
      <w:r w:rsidR="004170FA" w:rsidRPr="00F55018">
        <w:t xml:space="preserve">ung </w:t>
      </w:r>
      <w:ins w:id="4104" w:author="Geri Burgert" w:date="2026-01-29T17:28:00Z" w16du:dateUtc="2026-01-29T22:28:00Z">
        <w:r w:rsidR="00EF4BD8" w:rsidRPr="00F55018">
          <w:t>f</w:t>
        </w:r>
      </w:ins>
      <w:del w:id="4105" w:author="Geri Burgert" w:date="2026-01-29T17:28:00Z" w16du:dateUtc="2026-01-29T22:28:00Z">
        <w:r w:rsidR="004170FA" w:rsidRPr="00F55018" w:rsidDel="00EF4BD8">
          <w:delText>F</w:delText>
        </w:r>
      </w:del>
      <w:r w:rsidR="004170FA" w:rsidRPr="00F55018">
        <w:t xml:space="preserve">unction </w:t>
      </w:r>
      <w:ins w:id="4106" w:author="Geri Burgert" w:date="2026-01-29T17:28:00Z" w16du:dateUtc="2026-01-29T22:28:00Z">
        <w:r w:rsidR="00EF4BD8" w:rsidRPr="00F55018">
          <w:t>t</w:t>
        </w:r>
      </w:ins>
      <w:del w:id="4107" w:author="Geri Burgert" w:date="2026-01-29T17:28:00Z" w16du:dateUtc="2026-01-29T22:28:00Z">
        <w:r w:rsidR="004170FA" w:rsidRPr="00F55018" w:rsidDel="00EF4BD8">
          <w:delText>T</w:delText>
        </w:r>
      </w:del>
      <w:r w:rsidR="004170FA" w:rsidRPr="00F55018">
        <w:t xml:space="preserve">esting in </w:t>
      </w:r>
      <w:ins w:id="4108" w:author="Geri Burgert" w:date="2026-01-29T17:28:00Z" w16du:dateUtc="2026-01-29T22:28:00Z">
        <w:r w:rsidR="00EF4BD8" w:rsidRPr="00F55018">
          <w:t>a</w:t>
        </w:r>
      </w:ins>
      <w:del w:id="4109" w:author="Geri Burgert" w:date="2026-01-29T17:28:00Z" w16du:dateUtc="2026-01-29T22:28:00Z">
        <w:r w:rsidR="004170FA" w:rsidRPr="00F55018" w:rsidDel="00EF4BD8">
          <w:delText>A</w:delText>
        </w:r>
      </w:del>
      <w:r w:rsidR="004170FA" w:rsidRPr="00F55018">
        <w:t>sthma. Chest</w:t>
      </w:r>
      <w:del w:id="4110" w:author="Geri Burgert" w:date="2026-01-29T17:28:00Z" w16du:dateUtc="2026-01-29T22:28:00Z">
        <w:r w:rsidR="004170FA" w:rsidRPr="00F55018" w:rsidDel="00EF4BD8">
          <w:delText>.</w:delText>
        </w:r>
      </w:del>
      <w:r w:rsidR="004170FA" w:rsidRPr="00F55018">
        <w:t xml:space="preserve"> 2010;137</w:t>
      </w:r>
      <w:del w:id="4111" w:author="Geri Burgert" w:date="2026-01-29T17:28:00Z" w16du:dateUtc="2026-01-29T22:28:00Z">
        <w:r w:rsidR="004170FA" w:rsidRPr="00F55018" w:rsidDel="00EF4BD8">
          <w:delText>(4)</w:delText>
        </w:r>
      </w:del>
      <w:r w:rsidR="004170FA" w:rsidRPr="00F55018">
        <w:t>:790-6.</w:t>
      </w:r>
    </w:p>
    <w:p w14:paraId="32228490" w14:textId="3DC6D49D" w:rsidR="004170FA" w:rsidRPr="00F55018" w:rsidRDefault="00A057AC" w:rsidP="004170FA">
      <w:ins w:id="4112" w:author="Geri Burgert" w:date="2026-02-02T17:56:00Z" w16du:dateUtc="2026-02-02T22:56:00Z">
        <w:r>
          <w:t>157</w:t>
        </w:r>
      </w:ins>
      <w:del w:id="4113" w:author="Geri Burgert" w:date="2026-02-02T17:56:00Z" w16du:dateUtc="2026-02-02T22:56:00Z">
        <w:r w:rsidR="004170FA" w:rsidRPr="00F55018" w:rsidDel="00A057AC">
          <w:delText>110</w:delText>
        </w:r>
      </w:del>
      <w:r w:rsidR="004170FA" w:rsidRPr="00F55018">
        <w:t>.</w:t>
      </w:r>
      <w:ins w:id="4114" w:author="Geri Burgert" w:date="2026-01-29T17:28:00Z" w16du:dateUtc="2026-01-29T22:28:00Z">
        <w:r w:rsidR="0089723A" w:rsidRPr="00F55018">
          <w:t xml:space="preserve"> </w:t>
        </w:r>
      </w:ins>
      <w:del w:id="4115" w:author="Geri Burgert" w:date="2026-01-29T17:28:00Z" w16du:dateUtc="2026-01-29T22:28:00Z">
        <w:r w:rsidR="004170FA" w:rsidRPr="00F55018" w:rsidDel="0089723A">
          <w:tab/>
        </w:r>
      </w:del>
      <w:r w:rsidR="004170FA" w:rsidRPr="00F55018">
        <w:t>Brinkman P, Wagener AH, Hekking P-P, Bansal AT, Maitland-Van Der Zee A-H, Wang Y, et al. Identification and prospective stability of electronic nose (eNose)–derived inflammatory phenotypes in patients with severe asthma. J</w:t>
      </w:r>
      <w:del w:id="4116" w:author="Geri Burgert" w:date="2026-01-29T17:28:00Z" w16du:dateUtc="2026-01-29T22:28:00Z">
        <w:r w:rsidR="004170FA" w:rsidRPr="00F55018" w:rsidDel="0089723A">
          <w:delText>ournal of</w:delText>
        </w:r>
      </w:del>
      <w:r w:rsidR="004170FA" w:rsidRPr="00F55018">
        <w:t xml:space="preserve"> Allergy </w:t>
      </w:r>
      <w:del w:id="4117" w:author="Geri Burgert" w:date="2026-01-29T17:28:00Z" w16du:dateUtc="2026-01-29T22:28:00Z">
        <w:r w:rsidR="004170FA" w:rsidRPr="00F55018" w:rsidDel="0089723A">
          <w:delText xml:space="preserve">and </w:delText>
        </w:r>
      </w:del>
      <w:r w:rsidR="004170FA" w:rsidRPr="00F55018">
        <w:t>Clinical Immunol</w:t>
      </w:r>
      <w:del w:id="4118" w:author="Geri Burgert" w:date="2026-01-29T17:28:00Z" w16du:dateUtc="2026-01-29T22:28:00Z">
        <w:r w:rsidR="004170FA" w:rsidRPr="00F55018" w:rsidDel="0089723A">
          <w:delText>ogy.</w:delText>
        </w:r>
      </w:del>
      <w:r w:rsidR="004170FA" w:rsidRPr="00F55018">
        <w:t xml:space="preserve"> 2019;143</w:t>
      </w:r>
      <w:del w:id="4119" w:author="Geri Burgert" w:date="2026-01-29T17:28:00Z" w16du:dateUtc="2026-01-29T22:28:00Z">
        <w:r w:rsidR="004170FA" w:rsidRPr="00F55018" w:rsidDel="0089723A">
          <w:delText>(5)</w:delText>
        </w:r>
      </w:del>
      <w:r w:rsidR="004170FA" w:rsidRPr="00F55018">
        <w:t>:1811-20.e7.</w:t>
      </w:r>
    </w:p>
    <w:p w14:paraId="71445470" w14:textId="2D979BF3" w:rsidR="004170FA" w:rsidRPr="00F55018" w:rsidRDefault="00A057AC" w:rsidP="004170FA">
      <w:ins w:id="4120" w:author="Geri Burgert" w:date="2026-02-02T17:57:00Z" w16du:dateUtc="2026-02-02T22:57:00Z">
        <w:r>
          <w:t>158</w:t>
        </w:r>
      </w:ins>
      <w:del w:id="4121" w:author="Geri Burgert" w:date="2026-02-02T17:57:00Z" w16du:dateUtc="2026-02-02T22:57:00Z">
        <w:r w:rsidR="004170FA" w:rsidRPr="00F55018" w:rsidDel="00A057AC">
          <w:delText>111</w:delText>
        </w:r>
      </w:del>
      <w:r w:rsidR="004170FA" w:rsidRPr="00F55018">
        <w:t>.</w:t>
      </w:r>
      <w:ins w:id="4122" w:author="Geri Burgert" w:date="2026-01-29T17:28:00Z" w16du:dateUtc="2026-01-29T22:28:00Z">
        <w:r w:rsidR="0089723A" w:rsidRPr="00F55018">
          <w:t xml:space="preserve"> </w:t>
        </w:r>
      </w:ins>
      <w:del w:id="4123" w:author="Geri Burgert" w:date="2026-01-29T17:28:00Z" w16du:dateUtc="2026-01-29T22:28:00Z">
        <w:r w:rsidR="004170FA" w:rsidRPr="00F55018" w:rsidDel="0089723A">
          <w:tab/>
        </w:r>
      </w:del>
      <w:r w:rsidR="004170FA" w:rsidRPr="00F55018">
        <w:t xml:space="preserve">Plaza V, Crespo A, Giner J, Merino JL, Ramos-Barbón D, Mateus EF, et al. Inflammatory </w:t>
      </w:r>
      <w:ins w:id="4124" w:author="Geri Burgert" w:date="2026-01-29T17:28:00Z" w16du:dateUtc="2026-01-29T22:28:00Z">
        <w:r w:rsidR="0089723A" w:rsidRPr="00F55018">
          <w:t>a</w:t>
        </w:r>
      </w:ins>
      <w:del w:id="4125" w:author="Geri Burgert" w:date="2026-01-29T17:28:00Z" w16du:dateUtc="2026-01-29T22:28:00Z">
        <w:r w:rsidR="004170FA" w:rsidRPr="00F55018" w:rsidDel="0089723A">
          <w:delText>A</w:delText>
        </w:r>
      </w:del>
      <w:r w:rsidR="004170FA" w:rsidRPr="00F55018">
        <w:t xml:space="preserve">sthma </w:t>
      </w:r>
      <w:ins w:id="4126" w:author="Geri Burgert" w:date="2026-01-29T17:28:00Z" w16du:dateUtc="2026-01-29T22:28:00Z">
        <w:r w:rsidR="0089723A" w:rsidRPr="00F55018">
          <w:t>p</w:t>
        </w:r>
      </w:ins>
      <w:del w:id="4127" w:author="Geri Burgert" w:date="2026-01-29T17:28:00Z" w16du:dateUtc="2026-01-29T22:28:00Z">
        <w:r w:rsidR="004170FA" w:rsidRPr="00F55018" w:rsidDel="0089723A">
          <w:delText>P</w:delText>
        </w:r>
      </w:del>
      <w:r w:rsidR="004170FA" w:rsidRPr="00F55018">
        <w:t xml:space="preserve">henotype </w:t>
      </w:r>
      <w:ins w:id="4128" w:author="Geri Burgert" w:date="2026-01-29T17:28:00Z" w16du:dateUtc="2026-01-29T22:28:00Z">
        <w:r w:rsidR="0089723A" w:rsidRPr="00F55018">
          <w:t>d</w:t>
        </w:r>
      </w:ins>
      <w:del w:id="4129" w:author="Geri Burgert" w:date="2026-01-29T17:28:00Z" w16du:dateUtc="2026-01-29T22:28:00Z">
        <w:r w:rsidR="004170FA" w:rsidRPr="00F55018" w:rsidDel="0089723A">
          <w:delText>D</w:delText>
        </w:r>
      </w:del>
      <w:r w:rsidR="004170FA" w:rsidRPr="00F55018">
        <w:t xml:space="preserve">iscrimination </w:t>
      </w:r>
      <w:ins w:id="4130" w:author="Geri Burgert" w:date="2026-01-29T17:28:00Z" w16du:dateUtc="2026-01-29T22:28:00Z">
        <w:r w:rsidR="0089723A" w:rsidRPr="00F55018">
          <w:t>u</w:t>
        </w:r>
      </w:ins>
      <w:del w:id="4131" w:author="Geri Burgert" w:date="2026-01-29T17:28:00Z" w16du:dateUtc="2026-01-29T22:28:00Z">
        <w:r w:rsidR="004170FA" w:rsidRPr="00F55018" w:rsidDel="0089723A">
          <w:delText>U</w:delText>
        </w:r>
      </w:del>
      <w:r w:rsidR="004170FA" w:rsidRPr="00F55018">
        <w:t xml:space="preserve">sing an </w:t>
      </w:r>
      <w:ins w:id="4132" w:author="Geri Burgert" w:date="2026-01-29T17:28:00Z" w16du:dateUtc="2026-01-29T22:28:00Z">
        <w:r w:rsidR="0089723A" w:rsidRPr="00F55018">
          <w:t>e</w:t>
        </w:r>
      </w:ins>
      <w:del w:id="4133" w:author="Geri Burgert" w:date="2026-01-29T17:28:00Z" w16du:dateUtc="2026-01-29T22:28:00Z">
        <w:r w:rsidR="004170FA" w:rsidRPr="00F55018" w:rsidDel="0089723A">
          <w:delText>E</w:delText>
        </w:r>
      </w:del>
      <w:r w:rsidR="004170FA" w:rsidRPr="00F55018">
        <w:t xml:space="preserve">lectronic </w:t>
      </w:r>
      <w:ins w:id="4134" w:author="Geri Burgert" w:date="2026-01-29T17:28:00Z" w16du:dateUtc="2026-01-29T22:28:00Z">
        <w:r w:rsidR="0089723A" w:rsidRPr="00F55018">
          <w:t>n</w:t>
        </w:r>
      </w:ins>
      <w:del w:id="4135" w:author="Geri Burgert" w:date="2026-01-29T17:28:00Z" w16du:dateUtc="2026-01-29T22:28:00Z">
        <w:r w:rsidR="004170FA" w:rsidRPr="00F55018" w:rsidDel="0089723A">
          <w:delText>N</w:delText>
        </w:r>
      </w:del>
      <w:r w:rsidR="004170FA" w:rsidRPr="00F55018">
        <w:t xml:space="preserve">ose </w:t>
      </w:r>
      <w:ins w:id="4136" w:author="Geri Burgert" w:date="2026-01-29T17:28:00Z" w16du:dateUtc="2026-01-29T22:28:00Z">
        <w:r w:rsidR="0089723A" w:rsidRPr="00F55018">
          <w:t>b</w:t>
        </w:r>
      </w:ins>
      <w:del w:id="4137" w:author="Geri Burgert" w:date="2026-01-29T17:28:00Z" w16du:dateUtc="2026-01-29T22:28:00Z">
        <w:r w:rsidR="004170FA" w:rsidRPr="00F55018" w:rsidDel="0089723A">
          <w:delText>B</w:delText>
        </w:r>
      </w:del>
      <w:r w:rsidR="004170FA" w:rsidRPr="00F55018">
        <w:t xml:space="preserve">reath </w:t>
      </w:r>
      <w:ins w:id="4138" w:author="Geri Burgert" w:date="2026-01-29T17:28:00Z" w16du:dateUtc="2026-01-29T22:28:00Z">
        <w:r w:rsidR="0089723A" w:rsidRPr="00F55018">
          <w:t>a</w:t>
        </w:r>
      </w:ins>
      <w:del w:id="4139" w:author="Geri Burgert" w:date="2026-01-29T17:28:00Z" w16du:dateUtc="2026-01-29T22:28:00Z">
        <w:r w:rsidR="004170FA" w:rsidRPr="00F55018" w:rsidDel="0089723A">
          <w:delText>A</w:delText>
        </w:r>
      </w:del>
      <w:r w:rsidR="004170FA" w:rsidRPr="00F55018">
        <w:t>nalyzer. J Investig Allergol Clin Immunol</w:t>
      </w:r>
      <w:del w:id="4140" w:author="Geri Burgert" w:date="2026-01-29T17:28:00Z" w16du:dateUtc="2026-01-29T22:28:00Z">
        <w:r w:rsidR="004170FA" w:rsidRPr="00F55018" w:rsidDel="0089723A">
          <w:delText>.</w:delText>
        </w:r>
      </w:del>
      <w:r w:rsidR="004170FA" w:rsidRPr="00F55018">
        <w:t xml:space="preserve"> 2015;25</w:t>
      </w:r>
      <w:del w:id="4141" w:author="Geri Burgert" w:date="2026-01-29T17:28:00Z" w16du:dateUtc="2026-01-29T22:28:00Z">
        <w:r w:rsidR="004170FA" w:rsidRPr="00F55018" w:rsidDel="0089723A">
          <w:delText>(6)</w:delText>
        </w:r>
      </w:del>
      <w:r w:rsidR="004170FA" w:rsidRPr="00F55018">
        <w:t>:431-7.</w:t>
      </w:r>
    </w:p>
    <w:p w14:paraId="65683B81" w14:textId="55E24FAF" w:rsidR="004170FA" w:rsidRPr="00F55018" w:rsidRDefault="00F75753" w:rsidP="004170FA">
      <w:ins w:id="4142" w:author="Geri Burgert" w:date="2026-02-02T17:57:00Z" w16du:dateUtc="2026-02-02T22:57:00Z">
        <w:r>
          <w:t>159</w:t>
        </w:r>
      </w:ins>
      <w:del w:id="4143" w:author="Geri Burgert" w:date="2026-02-02T17:57:00Z" w16du:dateUtc="2026-02-02T22:57:00Z">
        <w:r w:rsidR="004170FA" w:rsidRPr="00F55018" w:rsidDel="00F75753">
          <w:delText>112</w:delText>
        </w:r>
      </w:del>
      <w:r w:rsidR="004170FA" w:rsidRPr="00F55018">
        <w:t>.</w:t>
      </w:r>
      <w:ins w:id="4144" w:author="Geri Burgert" w:date="2026-01-29T17:28:00Z" w16du:dateUtc="2026-01-29T22:28:00Z">
        <w:r w:rsidR="00660F9E" w:rsidRPr="00F55018">
          <w:t xml:space="preserve"> </w:t>
        </w:r>
      </w:ins>
      <w:del w:id="4145" w:author="Geri Burgert" w:date="2026-01-29T17:28:00Z" w16du:dateUtc="2026-01-29T22:28:00Z">
        <w:r w:rsidR="004170FA" w:rsidRPr="00F55018" w:rsidDel="00660F9E">
          <w:tab/>
        </w:r>
      </w:del>
      <w:r w:rsidR="004170FA" w:rsidRPr="00F55018">
        <w:t xml:space="preserve">Mukherjee M, Huang C, Venegas-Garrido C, Zhang K, Bhalla A, Ju X, et al. Benralizumab </w:t>
      </w:r>
      <w:ins w:id="4146" w:author="Geri Burgert" w:date="2026-01-29T17:29:00Z" w16du:dateUtc="2026-01-29T22:29:00Z">
        <w:r w:rsidR="00660F9E" w:rsidRPr="00F55018">
          <w:t>n</w:t>
        </w:r>
      </w:ins>
      <w:del w:id="4147" w:author="Geri Burgert" w:date="2026-01-29T17:29:00Z" w16du:dateUtc="2026-01-29T22:29:00Z">
        <w:r w:rsidR="004170FA" w:rsidRPr="00F55018" w:rsidDel="00660F9E">
          <w:delText>N</w:delText>
        </w:r>
      </w:del>
      <w:r w:rsidR="004170FA" w:rsidRPr="00F55018">
        <w:t xml:space="preserve">ormalizes </w:t>
      </w:r>
      <w:ins w:id="4148" w:author="Geri Burgert" w:date="2026-01-29T17:29:00Z" w16du:dateUtc="2026-01-29T22:29:00Z">
        <w:r w:rsidR="00660F9E" w:rsidRPr="00F55018">
          <w:t>s</w:t>
        </w:r>
      </w:ins>
      <w:del w:id="4149" w:author="Geri Burgert" w:date="2026-01-29T17:29:00Z" w16du:dateUtc="2026-01-29T22:29:00Z">
        <w:r w:rsidR="004170FA" w:rsidRPr="00F55018" w:rsidDel="00660F9E">
          <w:delText>S</w:delText>
        </w:r>
      </w:del>
      <w:r w:rsidR="004170FA" w:rsidRPr="00F55018">
        <w:t xml:space="preserve">putum </w:t>
      </w:r>
      <w:ins w:id="4150" w:author="Geri Burgert" w:date="2026-01-29T17:29:00Z" w16du:dateUtc="2026-01-29T22:29:00Z">
        <w:r w:rsidR="00660F9E" w:rsidRPr="00F55018">
          <w:t>e</w:t>
        </w:r>
      </w:ins>
      <w:del w:id="4151" w:author="Geri Burgert" w:date="2026-01-29T17:29:00Z" w16du:dateUtc="2026-01-29T22:29:00Z">
        <w:r w:rsidR="004170FA" w:rsidRPr="00F55018" w:rsidDel="00660F9E">
          <w:delText>E</w:delText>
        </w:r>
      </w:del>
      <w:r w:rsidR="004170FA" w:rsidRPr="00F55018">
        <w:t xml:space="preserve">osinophilia in </w:t>
      </w:r>
      <w:ins w:id="4152" w:author="Geri Burgert" w:date="2026-01-29T17:29:00Z" w16du:dateUtc="2026-01-29T22:29:00Z">
        <w:r w:rsidR="00660F9E" w:rsidRPr="00F55018">
          <w:t>s</w:t>
        </w:r>
      </w:ins>
      <w:del w:id="4153" w:author="Geri Burgert" w:date="2026-01-29T17:29:00Z" w16du:dateUtc="2026-01-29T22:29:00Z">
        <w:r w:rsidR="004170FA" w:rsidRPr="00F55018" w:rsidDel="00660F9E">
          <w:delText>S</w:delText>
        </w:r>
      </w:del>
      <w:r w:rsidR="004170FA" w:rsidRPr="00F55018">
        <w:t xml:space="preserve">evere </w:t>
      </w:r>
      <w:ins w:id="4154" w:author="Geri Burgert" w:date="2026-01-29T17:29:00Z" w16du:dateUtc="2026-01-29T22:29:00Z">
        <w:r w:rsidR="00660F9E" w:rsidRPr="00F55018">
          <w:t>a</w:t>
        </w:r>
      </w:ins>
      <w:del w:id="4155" w:author="Geri Burgert" w:date="2026-01-29T17:29:00Z" w16du:dateUtc="2026-01-29T22:29:00Z">
        <w:r w:rsidR="004170FA" w:rsidRPr="00F55018" w:rsidDel="00660F9E">
          <w:delText>A</w:delText>
        </w:r>
      </w:del>
      <w:r w:rsidR="004170FA" w:rsidRPr="00F55018">
        <w:t xml:space="preserve">sthma </w:t>
      </w:r>
      <w:ins w:id="4156" w:author="Geri Burgert" w:date="2026-01-29T17:29:00Z" w16du:dateUtc="2026-01-29T22:29:00Z">
        <w:r w:rsidR="00660F9E" w:rsidRPr="00F55018">
          <w:t>u</w:t>
        </w:r>
      </w:ins>
      <w:del w:id="4157" w:author="Geri Burgert" w:date="2026-01-29T17:29:00Z" w16du:dateUtc="2026-01-29T22:29:00Z">
        <w:r w:rsidR="004170FA" w:rsidRPr="00F55018" w:rsidDel="00660F9E">
          <w:delText>U</w:delText>
        </w:r>
      </w:del>
      <w:r w:rsidR="004170FA" w:rsidRPr="00F55018">
        <w:t xml:space="preserve">ncontrolled by </w:t>
      </w:r>
      <w:ins w:id="4158" w:author="Geri Burgert" w:date="2026-01-29T17:29:00Z" w16du:dateUtc="2026-01-29T22:29:00Z">
        <w:r w:rsidR="00660F9E" w:rsidRPr="00F55018">
          <w:t>a</w:t>
        </w:r>
      </w:ins>
      <w:del w:id="4159" w:author="Geri Burgert" w:date="2026-01-29T17:29:00Z" w16du:dateUtc="2026-01-29T22:29:00Z">
        <w:r w:rsidR="004170FA" w:rsidRPr="00F55018" w:rsidDel="00660F9E">
          <w:delText>A</w:delText>
        </w:r>
      </w:del>
      <w:r w:rsidR="004170FA" w:rsidRPr="00F55018">
        <w:t xml:space="preserve">nti–IL-5 </w:t>
      </w:r>
      <w:ins w:id="4160" w:author="Geri Burgert" w:date="2026-01-29T17:29:00Z" w16du:dateUtc="2026-01-29T22:29:00Z">
        <w:r w:rsidR="00660F9E" w:rsidRPr="00F55018">
          <w:t>a</w:t>
        </w:r>
      </w:ins>
      <w:del w:id="4161" w:author="Geri Burgert" w:date="2026-01-29T17:29:00Z" w16du:dateUtc="2026-01-29T22:29:00Z">
        <w:r w:rsidR="004170FA" w:rsidRPr="00F55018" w:rsidDel="00660F9E">
          <w:delText>A</w:delText>
        </w:r>
      </w:del>
      <w:r w:rsidR="004170FA" w:rsidRPr="00F55018">
        <w:t xml:space="preserve">ntibodies: </w:t>
      </w:r>
      <w:ins w:id="4162" w:author="Geri Burgert" w:date="2026-01-29T17:29:00Z" w16du:dateUtc="2026-01-29T22:29:00Z">
        <w:r w:rsidR="00660F9E" w:rsidRPr="00F55018">
          <w:t>a</w:t>
        </w:r>
      </w:ins>
      <w:del w:id="4163" w:author="Geri Burgert" w:date="2026-01-29T17:29:00Z" w16du:dateUtc="2026-01-29T22:29:00Z">
        <w:r w:rsidR="004170FA" w:rsidRPr="00F55018" w:rsidDel="00660F9E">
          <w:delText>A</w:delText>
        </w:r>
      </w:del>
      <w:r w:rsidR="004170FA" w:rsidRPr="00F55018">
        <w:t xml:space="preserve"> </w:t>
      </w:r>
      <w:ins w:id="4164" w:author="Geri Burgert" w:date="2026-01-29T17:29:00Z" w16du:dateUtc="2026-01-29T22:29:00Z">
        <w:r w:rsidR="00660F9E" w:rsidRPr="00F55018">
          <w:t>s</w:t>
        </w:r>
      </w:ins>
      <w:del w:id="4165" w:author="Geri Burgert" w:date="2026-01-29T17:29:00Z" w16du:dateUtc="2026-01-29T22:29:00Z">
        <w:r w:rsidR="004170FA" w:rsidRPr="00F55018" w:rsidDel="00660F9E">
          <w:delText>S</w:delText>
        </w:r>
      </w:del>
      <w:r w:rsidR="004170FA" w:rsidRPr="00F55018">
        <w:t>ingle-</w:t>
      </w:r>
      <w:ins w:id="4166" w:author="Geri Burgert" w:date="2026-01-29T17:29:00Z" w16du:dateUtc="2026-01-29T22:29:00Z">
        <w:r w:rsidR="00660F9E" w:rsidRPr="00F55018">
          <w:t>b</w:t>
        </w:r>
      </w:ins>
      <w:del w:id="4167" w:author="Geri Burgert" w:date="2026-01-29T17:29:00Z" w16du:dateUtc="2026-01-29T22:29:00Z">
        <w:r w:rsidR="004170FA" w:rsidRPr="00F55018" w:rsidDel="00660F9E">
          <w:delText>B</w:delText>
        </w:r>
      </w:del>
      <w:r w:rsidR="004170FA" w:rsidRPr="00F55018">
        <w:t xml:space="preserve">lind, </w:t>
      </w:r>
      <w:ins w:id="4168" w:author="Geri Burgert" w:date="2026-01-29T17:29:00Z" w16du:dateUtc="2026-01-29T22:29:00Z">
        <w:r w:rsidR="00660F9E" w:rsidRPr="00F55018">
          <w:t>p</w:t>
        </w:r>
      </w:ins>
      <w:del w:id="4169" w:author="Geri Burgert" w:date="2026-01-29T17:29:00Z" w16du:dateUtc="2026-01-29T22:29:00Z">
        <w:r w:rsidR="004170FA" w:rsidRPr="00F55018" w:rsidDel="00660F9E">
          <w:delText>P</w:delText>
        </w:r>
      </w:del>
      <w:r w:rsidR="004170FA" w:rsidRPr="00F55018">
        <w:t xml:space="preserve">lacebo-controlled </w:t>
      </w:r>
      <w:ins w:id="4170" w:author="Geri Burgert" w:date="2026-01-29T17:29:00Z" w16du:dateUtc="2026-01-29T22:29:00Z">
        <w:r w:rsidR="00660F9E" w:rsidRPr="00F55018">
          <w:t>c</w:t>
        </w:r>
      </w:ins>
      <w:del w:id="4171" w:author="Geri Burgert" w:date="2026-01-29T17:29:00Z" w16du:dateUtc="2026-01-29T22:29:00Z">
        <w:r w:rsidR="004170FA" w:rsidRPr="00F55018" w:rsidDel="00660F9E">
          <w:delText>C</w:delText>
        </w:r>
      </w:del>
      <w:r w:rsidR="004170FA" w:rsidRPr="00F55018">
        <w:t xml:space="preserve">linical </w:t>
      </w:r>
      <w:ins w:id="4172" w:author="Geri Burgert" w:date="2026-01-29T17:29:00Z" w16du:dateUtc="2026-01-29T22:29:00Z">
        <w:r w:rsidR="00660F9E" w:rsidRPr="00F55018">
          <w:t>t</w:t>
        </w:r>
      </w:ins>
      <w:del w:id="4173" w:author="Geri Burgert" w:date="2026-01-29T17:29:00Z" w16du:dateUtc="2026-01-29T22:29:00Z">
        <w:r w:rsidR="004170FA" w:rsidRPr="00F55018" w:rsidDel="00660F9E">
          <w:delText>T</w:delText>
        </w:r>
      </w:del>
      <w:r w:rsidR="004170FA" w:rsidRPr="00F55018">
        <w:t>rial. Am</w:t>
      </w:r>
      <w:del w:id="4174" w:author="Geri Burgert" w:date="2026-01-29T17:29:00Z" w16du:dateUtc="2026-01-29T22:29:00Z">
        <w:r w:rsidR="004170FA" w:rsidRPr="00F55018" w:rsidDel="00660F9E">
          <w:delText>erican</w:delText>
        </w:r>
      </w:del>
      <w:r w:rsidR="004170FA" w:rsidRPr="00F55018">
        <w:t xml:space="preserve"> J</w:t>
      </w:r>
      <w:del w:id="4175" w:author="Geri Burgert" w:date="2026-01-29T17:29:00Z" w16du:dateUtc="2026-01-29T22:29:00Z">
        <w:r w:rsidR="004170FA" w:rsidRPr="00F55018" w:rsidDel="00660F9E">
          <w:delText>ournal of</w:delText>
        </w:r>
      </w:del>
      <w:r w:rsidR="004170FA" w:rsidRPr="00F55018">
        <w:t xml:space="preserve"> Respir</w:t>
      </w:r>
      <w:del w:id="4176" w:author="Geri Burgert" w:date="2026-01-29T17:29:00Z" w16du:dateUtc="2026-01-29T22:29:00Z">
        <w:r w:rsidR="004170FA" w:rsidRPr="00F55018" w:rsidDel="00660F9E">
          <w:delText>atory and</w:delText>
        </w:r>
      </w:del>
      <w:r w:rsidR="004170FA" w:rsidRPr="00F55018">
        <w:t xml:space="preserve"> Crit</w:t>
      </w:r>
      <w:del w:id="4177" w:author="Geri Burgert" w:date="2026-01-29T17:29:00Z" w16du:dateUtc="2026-01-29T22:29:00Z">
        <w:r w:rsidR="004170FA" w:rsidRPr="00F55018" w:rsidDel="00660F9E">
          <w:delText>ical</w:delText>
        </w:r>
      </w:del>
      <w:r w:rsidR="004170FA" w:rsidRPr="00F55018">
        <w:t xml:space="preserve"> Care Med</w:t>
      </w:r>
      <w:del w:id="4178" w:author="Geri Burgert" w:date="2026-01-29T17:29:00Z" w16du:dateUtc="2026-01-29T22:29:00Z">
        <w:r w:rsidR="004170FA" w:rsidRPr="00F55018" w:rsidDel="00660F9E">
          <w:delText>icine.</w:delText>
        </w:r>
      </w:del>
      <w:r w:rsidR="004170FA" w:rsidRPr="00F55018">
        <w:t xml:space="preserve"> 2023;208</w:t>
      </w:r>
      <w:del w:id="4179" w:author="Geri Burgert" w:date="2026-01-29T17:29:00Z" w16du:dateUtc="2026-01-29T22:29:00Z">
        <w:r w:rsidR="004170FA" w:rsidRPr="00F55018" w:rsidDel="00660F9E">
          <w:delText>(12)</w:delText>
        </w:r>
      </w:del>
      <w:r w:rsidR="004170FA" w:rsidRPr="00F55018">
        <w:t>:1330-5.</w:t>
      </w:r>
    </w:p>
    <w:p w14:paraId="6ABFB694" w14:textId="638EC855" w:rsidR="004170FA" w:rsidRPr="00F55018" w:rsidRDefault="00F75753" w:rsidP="004170FA">
      <w:ins w:id="4180" w:author="Geri Burgert" w:date="2026-02-02T17:57:00Z" w16du:dateUtc="2026-02-02T22:57:00Z">
        <w:r>
          <w:lastRenderedPageBreak/>
          <w:t>160</w:t>
        </w:r>
      </w:ins>
      <w:del w:id="4181" w:author="Geri Burgert" w:date="2026-02-02T17:57:00Z" w16du:dateUtc="2026-02-02T22:57:00Z">
        <w:r w:rsidR="004170FA" w:rsidRPr="00F55018" w:rsidDel="00F75753">
          <w:delText>113</w:delText>
        </w:r>
      </w:del>
      <w:r w:rsidR="004170FA" w:rsidRPr="00F55018">
        <w:t>.</w:t>
      </w:r>
      <w:ins w:id="4182" w:author="Geri Burgert" w:date="2026-01-29T17:29:00Z" w16du:dateUtc="2026-01-29T22:29:00Z">
        <w:r w:rsidR="00106FAE" w:rsidRPr="00F55018">
          <w:t xml:space="preserve"> </w:t>
        </w:r>
      </w:ins>
      <w:del w:id="4183" w:author="Geri Burgert" w:date="2026-01-29T17:29:00Z" w16du:dateUtc="2026-01-29T22:29:00Z">
        <w:r w:rsidR="004170FA" w:rsidRPr="00F55018" w:rsidDel="00106FAE">
          <w:tab/>
        </w:r>
      </w:del>
      <w:r w:rsidR="004170FA" w:rsidRPr="00F55018">
        <w:t>Sunata K, Miyata J, Kawashima Y, Konno R, Ishikawa M, Hasegawa Y, et al. Multiomics analysis identified IL-4–induced IL1RL1high eosinophils characterized by prominent cysteinyl leukotriene metabolism. J</w:t>
      </w:r>
      <w:del w:id="4184" w:author="Geri Burgert" w:date="2026-01-29T17:30:00Z" w16du:dateUtc="2026-01-29T22:30:00Z">
        <w:r w:rsidR="004170FA" w:rsidRPr="00F55018" w:rsidDel="00106FAE">
          <w:delText>ournal of</w:delText>
        </w:r>
      </w:del>
      <w:r w:rsidR="004170FA" w:rsidRPr="00F55018">
        <w:t xml:space="preserve"> Allergy </w:t>
      </w:r>
      <w:del w:id="4185" w:author="Geri Burgert" w:date="2026-01-29T17:30:00Z" w16du:dateUtc="2026-01-29T22:30:00Z">
        <w:r w:rsidR="004170FA" w:rsidRPr="00F55018" w:rsidDel="00106FAE">
          <w:delText xml:space="preserve">and </w:delText>
        </w:r>
      </w:del>
      <w:r w:rsidR="004170FA" w:rsidRPr="00F55018">
        <w:t>Clin</w:t>
      </w:r>
      <w:del w:id="4186" w:author="Geri Burgert" w:date="2026-01-29T17:30:00Z" w16du:dateUtc="2026-01-29T22:30:00Z">
        <w:r w:rsidR="004170FA" w:rsidRPr="00F55018" w:rsidDel="00106FAE">
          <w:delText>ical</w:delText>
        </w:r>
      </w:del>
      <w:r w:rsidR="004170FA" w:rsidRPr="00F55018">
        <w:t xml:space="preserve"> Immunol</w:t>
      </w:r>
      <w:del w:id="4187" w:author="Geri Burgert" w:date="2026-01-29T17:30:00Z" w16du:dateUtc="2026-01-29T22:30:00Z">
        <w:r w:rsidR="004170FA" w:rsidRPr="00F55018" w:rsidDel="00106FAE">
          <w:delText>ogy.</w:delText>
        </w:r>
      </w:del>
      <w:r w:rsidR="004170FA" w:rsidRPr="00F55018">
        <w:t xml:space="preserve"> 2024;154</w:t>
      </w:r>
      <w:del w:id="4188" w:author="Geri Burgert" w:date="2026-01-29T17:30:00Z" w16du:dateUtc="2026-01-29T22:30:00Z">
        <w:r w:rsidR="004170FA" w:rsidRPr="00F55018" w:rsidDel="00106FAE">
          <w:delText>(5)</w:delText>
        </w:r>
      </w:del>
      <w:r w:rsidR="004170FA" w:rsidRPr="00F55018">
        <w:t>:1277-88.</w:t>
      </w:r>
    </w:p>
    <w:p w14:paraId="57CC2920" w14:textId="1EAC99C2" w:rsidR="004170FA" w:rsidRPr="00F55018" w:rsidRDefault="00F75753" w:rsidP="004170FA">
      <w:ins w:id="4189" w:author="Geri Burgert" w:date="2026-02-02T17:57:00Z" w16du:dateUtc="2026-02-02T22:57:00Z">
        <w:r>
          <w:t>161</w:t>
        </w:r>
      </w:ins>
      <w:del w:id="4190" w:author="Geri Burgert" w:date="2026-02-02T17:57:00Z" w16du:dateUtc="2026-02-02T22:57:00Z">
        <w:r w:rsidR="004170FA" w:rsidRPr="00F55018" w:rsidDel="00F75753">
          <w:delText>114</w:delText>
        </w:r>
      </w:del>
      <w:r w:rsidR="004170FA" w:rsidRPr="00F55018">
        <w:t>.</w:t>
      </w:r>
      <w:ins w:id="4191" w:author="Geri Burgert" w:date="2026-01-29T17:30:00Z" w16du:dateUtc="2026-01-29T22:30:00Z">
        <w:r w:rsidR="00106FAE" w:rsidRPr="00F55018">
          <w:t xml:space="preserve"> </w:t>
        </w:r>
      </w:ins>
      <w:del w:id="4192" w:author="Geri Burgert" w:date="2026-01-29T17:30:00Z" w16du:dateUtc="2026-01-29T22:30:00Z">
        <w:r w:rsidR="004170FA" w:rsidRPr="00F55018" w:rsidDel="00106FAE">
          <w:tab/>
        </w:r>
      </w:del>
      <w:r w:rsidR="004170FA" w:rsidRPr="00F55018">
        <w:t>Wagener AH, De Nijs SB, Lutter R, Sousa AR, Weersink EJM, Bel EH, et al. External validation of blood eosinophils, FE&lt;sub&gt;NO&lt;/sub&gt;and serum periostin as surrogates for sputum eosinophils in asthma. Thorax</w:t>
      </w:r>
      <w:del w:id="4193" w:author="Geri Burgert" w:date="2026-01-29T17:30:00Z" w16du:dateUtc="2026-01-29T22:30:00Z">
        <w:r w:rsidR="004170FA" w:rsidRPr="00F55018" w:rsidDel="007917C6">
          <w:delText>.</w:delText>
        </w:r>
      </w:del>
      <w:r w:rsidR="004170FA" w:rsidRPr="00F55018">
        <w:t xml:space="preserve"> 2015;70</w:t>
      </w:r>
      <w:del w:id="4194" w:author="Geri Burgert" w:date="2026-01-29T17:30:00Z" w16du:dateUtc="2026-01-29T22:30:00Z">
        <w:r w:rsidR="004170FA" w:rsidRPr="00F55018" w:rsidDel="007917C6">
          <w:delText>(2)</w:delText>
        </w:r>
      </w:del>
      <w:r w:rsidR="004170FA" w:rsidRPr="00F55018">
        <w:t>:115-20.</w:t>
      </w:r>
    </w:p>
    <w:p w14:paraId="4E5296E7" w14:textId="1B53ED26" w:rsidR="004170FA" w:rsidRPr="00F55018" w:rsidRDefault="00F75753" w:rsidP="004170FA">
      <w:ins w:id="4195" w:author="Geri Burgert" w:date="2026-02-02T17:57:00Z" w16du:dateUtc="2026-02-02T22:57:00Z">
        <w:r>
          <w:t>162</w:t>
        </w:r>
      </w:ins>
      <w:del w:id="4196" w:author="Geri Burgert" w:date="2026-02-02T17:57:00Z" w16du:dateUtc="2026-02-02T22:57:00Z">
        <w:r w:rsidR="004170FA" w:rsidRPr="00F55018" w:rsidDel="00F75753">
          <w:delText>115</w:delText>
        </w:r>
      </w:del>
      <w:r w:rsidR="004170FA" w:rsidRPr="00F55018">
        <w:t>.</w:t>
      </w:r>
      <w:ins w:id="4197" w:author="Geri Burgert" w:date="2026-01-29T17:30:00Z" w16du:dateUtc="2026-01-29T22:30:00Z">
        <w:r w:rsidR="007917C6" w:rsidRPr="00F55018">
          <w:t xml:space="preserve"> </w:t>
        </w:r>
      </w:ins>
      <w:del w:id="4198" w:author="Geri Burgert" w:date="2026-01-29T17:30:00Z" w16du:dateUtc="2026-01-29T22:30:00Z">
        <w:r w:rsidR="004170FA" w:rsidRPr="00F55018" w:rsidDel="007917C6">
          <w:tab/>
        </w:r>
      </w:del>
      <w:r w:rsidR="004170FA" w:rsidRPr="00F55018">
        <w:t xml:space="preserve">Rhee RL, Holweg CTJ, Wong K, Cuthbertson D, Carette S, Khalidi NA, et al. Serum periostin as a biomarker in eosinophilic granulomatosis with polyangiitis. </w:t>
      </w:r>
      <w:del w:id="4199" w:author="Geri Burgert" w:date="2026-01-29T17:30:00Z" w16du:dateUtc="2026-01-29T22:30:00Z">
        <w:r w:rsidR="004170FA" w:rsidRPr="00F55018" w:rsidDel="007917C6">
          <w:delText xml:space="preserve">PLOS </w:delText>
        </w:r>
      </w:del>
      <w:ins w:id="4200" w:author="Geri Burgert" w:date="2026-01-29T17:30:00Z" w16du:dateUtc="2026-01-29T22:30:00Z">
        <w:r w:rsidR="007917C6" w:rsidRPr="00F55018">
          <w:t xml:space="preserve">PLoS </w:t>
        </w:r>
      </w:ins>
      <w:r w:rsidR="004170FA" w:rsidRPr="00F55018">
        <w:t>O</w:t>
      </w:r>
      <w:ins w:id="4201" w:author="Geri Burgert" w:date="2026-01-29T17:30:00Z" w16du:dateUtc="2026-01-29T22:30:00Z">
        <w:r w:rsidR="007917C6" w:rsidRPr="00F55018">
          <w:t>ne</w:t>
        </w:r>
      </w:ins>
      <w:del w:id="4202" w:author="Geri Burgert" w:date="2026-01-29T17:30:00Z" w16du:dateUtc="2026-01-29T22:30:00Z">
        <w:r w:rsidR="004170FA" w:rsidRPr="00F55018" w:rsidDel="007917C6">
          <w:delText>NE.</w:delText>
        </w:r>
      </w:del>
      <w:r w:rsidR="004170FA" w:rsidRPr="00F55018">
        <w:t xml:space="preserve"> 2018;13</w:t>
      </w:r>
      <w:del w:id="4203" w:author="Geri Burgert" w:date="2026-01-29T17:31:00Z" w16du:dateUtc="2026-01-29T22:31:00Z">
        <w:r w:rsidR="004170FA" w:rsidRPr="00F55018" w:rsidDel="007917C6">
          <w:delText>(10)</w:delText>
        </w:r>
      </w:del>
      <w:r w:rsidR="004170FA" w:rsidRPr="00F55018">
        <w:t>:e0205768.</w:t>
      </w:r>
    </w:p>
    <w:p w14:paraId="5173F36F" w14:textId="4C0CCF84" w:rsidR="004170FA" w:rsidRPr="00F55018" w:rsidRDefault="00F75753" w:rsidP="004170FA">
      <w:ins w:id="4204" w:author="Geri Burgert" w:date="2026-02-02T17:57:00Z" w16du:dateUtc="2026-02-02T22:57:00Z">
        <w:r>
          <w:t>163</w:t>
        </w:r>
      </w:ins>
      <w:del w:id="4205" w:author="Geri Burgert" w:date="2026-02-02T17:57:00Z" w16du:dateUtc="2026-02-02T22:57:00Z">
        <w:r w:rsidR="004170FA" w:rsidRPr="00F55018" w:rsidDel="00F75753">
          <w:delText>116</w:delText>
        </w:r>
      </w:del>
      <w:r w:rsidR="004170FA" w:rsidRPr="00F55018">
        <w:t>.</w:t>
      </w:r>
      <w:ins w:id="4206" w:author="Geri Burgert" w:date="2026-01-29T17:31:00Z" w16du:dateUtc="2026-01-29T22:31:00Z">
        <w:r w:rsidR="0080050E" w:rsidRPr="00F55018">
          <w:t xml:space="preserve"> </w:t>
        </w:r>
      </w:ins>
      <w:del w:id="4207" w:author="Geri Burgert" w:date="2026-01-29T17:31:00Z" w16du:dateUtc="2026-01-29T22:31:00Z">
        <w:r w:rsidR="004170FA" w:rsidRPr="00F55018" w:rsidDel="0080050E">
          <w:tab/>
        </w:r>
      </w:del>
      <w:r w:rsidR="004170FA" w:rsidRPr="00F55018">
        <w:t>Scichilone N, Crimi C, Benfante A, Battaglia S, Iemmolo M, Spatafora M, et al. Higher serum levels of periostin and the risk of exacerbations in moderate asthmatics. Asthma Res</w:t>
      </w:r>
      <w:del w:id="4208" w:author="Geri Burgert" w:date="2026-01-29T17:31:00Z" w16du:dateUtc="2026-01-29T22:31:00Z">
        <w:r w:rsidR="004170FA" w:rsidRPr="00F55018" w:rsidDel="0080050E">
          <w:delText>earch and</w:delText>
        </w:r>
      </w:del>
      <w:r w:rsidR="004170FA" w:rsidRPr="00F55018">
        <w:t xml:space="preserve"> Pract</w:t>
      </w:r>
      <w:del w:id="4209" w:author="Geri Burgert" w:date="2026-01-29T17:31:00Z" w16du:dateUtc="2026-01-29T22:31:00Z">
        <w:r w:rsidR="004170FA" w:rsidRPr="00F55018" w:rsidDel="0080050E">
          <w:delText>ice.</w:delText>
        </w:r>
      </w:del>
      <w:r w:rsidR="004170FA" w:rsidRPr="00F55018">
        <w:t xml:space="preserve"> 2016;2</w:t>
      </w:r>
      <w:ins w:id="4210" w:author="Geri Burgert" w:date="2026-01-29T17:31:00Z" w16du:dateUtc="2026-01-29T22:31:00Z">
        <w:r w:rsidR="0080050E" w:rsidRPr="00F55018">
          <w:t>:</w:t>
        </w:r>
      </w:ins>
      <w:del w:id="4211" w:author="Geri Burgert" w:date="2026-01-29T17:31:00Z" w16du:dateUtc="2026-01-29T22:31:00Z">
        <w:r w:rsidR="004170FA" w:rsidRPr="00F55018" w:rsidDel="0080050E">
          <w:delText>(</w:delText>
        </w:r>
      </w:del>
      <w:r w:rsidR="004170FA" w:rsidRPr="00F55018">
        <w:t>1</w:t>
      </w:r>
      <w:del w:id="4212" w:author="Geri Burgert" w:date="2026-01-29T17:31:00Z" w16du:dateUtc="2026-01-29T22:31:00Z">
        <w:r w:rsidR="004170FA" w:rsidRPr="00F55018" w:rsidDel="0080050E">
          <w:delText>)</w:delText>
        </w:r>
      </w:del>
      <w:r w:rsidR="004170FA" w:rsidRPr="00F55018">
        <w:t>.</w:t>
      </w:r>
    </w:p>
    <w:p w14:paraId="684EC928" w14:textId="60955921" w:rsidR="004170FA" w:rsidRPr="00F55018" w:rsidRDefault="00F75753" w:rsidP="004170FA">
      <w:ins w:id="4213" w:author="Geri Burgert" w:date="2026-02-02T17:57:00Z" w16du:dateUtc="2026-02-02T22:57:00Z">
        <w:r>
          <w:t>164</w:t>
        </w:r>
      </w:ins>
      <w:del w:id="4214" w:author="Geri Burgert" w:date="2026-02-02T17:57:00Z" w16du:dateUtc="2026-02-02T22:57:00Z">
        <w:r w:rsidR="004170FA" w:rsidRPr="00F55018" w:rsidDel="00F75753">
          <w:delText>117</w:delText>
        </w:r>
      </w:del>
      <w:r w:rsidR="004170FA" w:rsidRPr="00F55018">
        <w:t>.</w:t>
      </w:r>
      <w:ins w:id="4215" w:author="Geri Burgert" w:date="2026-01-29T17:31:00Z" w16du:dateUtc="2026-01-29T22:31:00Z">
        <w:r w:rsidR="0080050E" w:rsidRPr="00F55018">
          <w:t xml:space="preserve"> </w:t>
        </w:r>
      </w:ins>
      <w:del w:id="4216" w:author="Geri Burgert" w:date="2026-01-29T17:31:00Z" w16du:dateUtc="2026-01-29T22:31:00Z">
        <w:r w:rsidR="004170FA" w:rsidRPr="00F55018" w:rsidDel="0080050E">
          <w:tab/>
        </w:r>
      </w:del>
      <w:r w:rsidR="004170FA" w:rsidRPr="00F55018">
        <w:t>Szefler S, Corren J, Silverberg JI, Okragly A, Sun Z, Natalie CR, et al. Lebrikizumab decreases type 2 inflammatory biomarker levels in patients with asthma: data from randomized phase 3 trials (LAVOLTA I and II). Immunotherapy</w:t>
      </w:r>
      <w:del w:id="4217" w:author="Geri Burgert" w:date="2026-01-29T17:31:00Z" w16du:dateUtc="2026-01-29T22:31:00Z">
        <w:r w:rsidR="004170FA" w:rsidRPr="00F55018" w:rsidDel="0080050E">
          <w:delText>.</w:delText>
        </w:r>
      </w:del>
      <w:r w:rsidR="004170FA" w:rsidRPr="00F55018">
        <w:t xml:space="preserve"> 2024;16</w:t>
      </w:r>
      <w:del w:id="4218" w:author="Geri Burgert" w:date="2026-01-29T17:31:00Z" w16du:dateUtc="2026-01-29T22:31:00Z">
        <w:r w:rsidR="004170FA" w:rsidRPr="00F55018" w:rsidDel="0080050E">
          <w:delText>(20-22)</w:delText>
        </w:r>
      </w:del>
      <w:r w:rsidR="004170FA" w:rsidRPr="00F55018">
        <w:t>:1211-6.</w:t>
      </w:r>
    </w:p>
    <w:p w14:paraId="3187E996" w14:textId="369788FF" w:rsidR="004170FA" w:rsidRPr="00F55018" w:rsidRDefault="00F75753" w:rsidP="004170FA">
      <w:ins w:id="4219" w:author="Geri Burgert" w:date="2026-02-02T17:57:00Z" w16du:dateUtc="2026-02-02T22:57:00Z">
        <w:r>
          <w:t>165</w:t>
        </w:r>
      </w:ins>
      <w:del w:id="4220" w:author="Geri Burgert" w:date="2026-02-02T17:57:00Z" w16du:dateUtc="2026-02-02T22:57:00Z">
        <w:r w:rsidR="004170FA" w:rsidRPr="00F55018" w:rsidDel="00F75753">
          <w:delText>118</w:delText>
        </w:r>
      </w:del>
      <w:r w:rsidR="004170FA" w:rsidRPr="00F55018">
        <w:t>.</w:t>
      </w:r>
      <w:ins w:id="4221" w:author="Geri Burgert" w:date="2026-01-29T17:31:00Z" w16du:dateUtc="2026-01-29T22:31:00Z">
        <w:r w:rsidR="0080050E" w:rsidRPr="00F55018">
          <w:t xml:space="preserve"> </w:t>
        </w:r>
      </w:ins>
      <w:del w:id="4222" w:author="Geri Burgert" w:date="2026-01-29T17:31:00Z" w16du:dateUtc="2026-01-29T22:31:00Z">
        <w:r w:rsidR="004170FA" w:rsidRPr="00F55018" w:rsidDel="0080050E">
          <w:tab/>
        </w:r>
      </w:del>
      <w:r w:rsidR="004170FA" w:rsidRPr="00F55018">
        <w:t>Mukherjee M, Bulir DC, Radford K, Kjarsgaard M, Huang CM, Jacobsen EA, et al. Sputum autoantibodies in patients with severe eosinophilic asthma. J</w:t>
      </w:r>
      <w:del w:id="4223" w:author="Geri Burgert" w:date="2026-01-29T17:31:00Z" w16du:dateUtc="2026-01-29T22:31:00Z">
        <w:r w:rsidR="004170FA" w:rsidRPr="00F55018" w:rsidDel="0080050E">
          <w:delText>ournal of</w:delText>
        </w:r>
      </w:del>
      <w:r w:rsidR="004170FA" w:rsidRPr="00F55018">
        <w:t xml:space="preserve"> Allergy </w:t>
      </w:r>
      <w:del w:id="4224" w:author="Geri Burgert" w:date="2026-01-29T17:31:00Z" w16du:dateUtc="2026-01-29T22:31:00Z">
        <w:r w:rsidR="004170FA" w:rsidRPr="00F55018" w:rsidDel="0080050E">
          <w:delText xml:space="preserve">and </w:delText>
        </w:r>
      </w:del>
      <w:r w:rsidR="004170FA" w:rsidRPr="00F55018">
        <w:t>Clin</w:t>
      </w:r>
      <w:del w:id="4225" w:author="Geri Burgert" w:date="2026-01-29T17:31:00Z" w16du:dateUtc="2026-01-29T22:31:00Z">
        <w:r w:rsidR="004170FA" w:rsidRPr="00F55018" w:rsidDel="0080050E">
          <w:delText>ical</w:delText>
        </w:r>
      </w:del>
      <w:r w:rsidR="004170FA" w:rsidRPr="00F55018">
        <w:t xml:space="preserve"> Immunol</w:t>
      </w:r>
      <w:del w:id="4226" w:author="Geri Burgert" w:date="2026-01-29T17:32:00Z" w16du:dateUtc="2026-01-29T22:32:00Z">
        <w:r w:rsidR="004170FA" w:rsidRPr="00F55018" w:rsidDel="0080050E">
          <w:delText>ogy.</w:delText>
        </w:r>
      </w:del>
      <w:r w:rsidR="004170FA" w:rsidRPr="00F55018">
        <w:t xml:space="preserve"> 2018;141</w:t>
      </w:r>
      <w:del w:id="4227" w:author="Geri Burgert" w:date="2026-01-29T17:32:00Z" w16du:dateUtc="2026-01-29T22:32:00Z">
        <w:r w:rsidR="004170FA" w:rsidRPr="00F55018" w:rsidDel="0080050E">
          <w:delText>(4)</w:delText>
        </w:r>
      </w:del>
      <w:r w:rsidR="004170FA" w:rsidRPr="00F55018">
        <w:t>:1269-79.</w:t>
      </w:r>
    </w:p>
    <w:p w14:paraId="4618E21A" w14:textId="1F489BB6" w:rsidR="004170FA" w:rsidRPr="00F55018" w:rsidRDefault="00F75753" w:rsidP="004170FA">
      <w:ins w:id="4228" w:author="Geri Burgert" w:date="2026-02-02T17:57:00Z" w16du:dateUtc="2026-02-02T22:57:00Z">
        <w:r>
          <w:lastRenderedPageBreak/>
          <w:t>166</w:t>
        </w:r>
      </w:ins>
      <w:del w:id="4229" w:author="Geri Burgert" w:date="2026-02-02T17:57:00Z" w16du:dateUtc="2026-02-02T22:57:00Z">
        <w:r w:rsidR="004170FA" w:rsidRPr="00F55018" w:rsidDel="00F75753">
          <w:delText>119</w:delText>
        </w:r>
      </w:del>
      <w:r w:rsidR="004170FA" w:rsidRPr="00F55018">
        <w:t>.</w:t>
      </w:r>
      <w:ins w:id="4230" w:author="Geri Burgert" w:date="2026-01-29T17:32:00Z" w16du:dateUtc="2026-01-29T22:32:00Z">
        <w:r w:rsidR="00FA11A2" w:rsidRPr="00F55018">
          <w:t xml:space="preserve"> </w:t>
        </w:r>
      </w:ins>
      <w:del w:id="4231" w:author="Geri Burgert" w:date="2026-01-29T17:32:00Z" w16du:dateUtc="2026-01-29T22:32:00Z">
        <w:r w:rsidR="004170FA" w:rsidRPr="00F55018" w:rsidDel="00FA11A2">
          <w:tab/>
        </w:r>
      </w:del>
      <w:r w:rsidR="004170FA" w:rsidRPr="00F55018">
        <w:t xml:space="preserve">Mukherjee M, Lim HF, Thomas S, Miller D, Kjarsgaard M, Tan B, et al. Airway autoimmune responses in severe eosinophilic asthma following low-dose </w:t>
      </w:r>
      <w:ins w:id="4232" w:author="Geri Burgert" w:date="2026-01-29T17:32:00Z" w16du:dateUtc="2026-01-29T22:32:00Z">
        <w:r w:rsidR="00FA11A2" w:rsidRPr="00F55018">
          <w:t>m</w:t>
        </w:r>
      </w:ins>
      <w:del w:id="4233" w:author="Geri Burgert" w:date="2026-01-29T17:32:00Z" w16du:dateUtc="2026-01-29T22:32:00Z">
        <w:r w:rsidR="004170FA" w:rsidRPr="00F55018" w:rsidDel="00FA11A2">
          <w:delText>M</w:delText>
        </w:r>
      </w:del>
      <w:r w:rsidR="004170FA" w:rsidRPr="00F55018">
        <w:t>epolizumab therapy. Allergy</w:t>
      </w:r>
      <w:del w:id="4234" w:author="Geri Burgert" w:date="2026-01-29T17:32:00Z" w16du:dateUtc="2026-01-29T22:32:00Z">
        <w:r w:rsidR="004170FA" w:rsidRPr="00F55018" w:rsidDel="00FA11A2">
          <w:delText>,</w:delText>
        </w:r>
      </w:del>
      <w:r w:rsidR="004170FA" w:rsidRPr="00F55018">
        <w:t xml:space="preserve"> Asthma</w:t>
      </w:r>
      <w:del w:id="4235" w:author="Geri Burgert" w:date="2026-01-29T17:32:00Z" w16du:dateUtc="2026-01-29T22:32:00Z">
        <w:r w:rsidR="004170FA" w:rsidRPr="00F55018" w:rsidDel="00FA11A2">
          <w:delText xml:space="preserve"> &amp;</w:delText>
        </w:r>
      </w:del>
      <w:r w:rsidR="004170FA" w:rsidRPr="00F55018">
        <w:t xml:space="preserve"> Clin</w:t>
      </w:r>
      <w:del w:id="4236" w:author="Geri Burgert" w:date="2026-01-29T17:32:00Z" w16du:dateUtc="2026-01-29T22:32:00Z">
        <w:r w:rsidR="004170FA" w:rsidRPr="00F55018" w:rsidDel="00FA11A2">
          <w:delText>ical</w:delText>
        </w:r>
      </w:del>
      <w:r w:rsidR="004170FA" w:rsidRPr="00F55018">
        <w:t xml:space="preserve"> Immunol</w:t>
      </w:r>
      <w:del w:id="4237" w:author="Geri Burgert" w:date="2026-01-29T17:32:00Z" w16du:dateUtc="2026-01-29T22:32:00Z">
        <w:r w:rsidR="004170FA" w:rsidRPr="00F55018" w:rsidDel="00FA11A2">
          <w:delText>ogy.</w:delText>
        </w:r>
      </w:del>
      <w:r w:rsidR="004170FA" w:rsidRPr="00F55018">
        <w:t xml:space="preserve"> 2017;13</w:t>
      </w:r>
      <w:ins w:id="4238" w:author="Geri Burgert" w:date="2026-01-29T17:32:00Z" w16du:dateUtc="2026-01-29T22:32:00Z">
        <w:r w:rsidR="00FA11A2" w:rsidRPr="00F55018">
          <w:t>:2</w:t>
        </w:r>
      </w:ins>
      <w:del w:id="4239" w:author="Geri Burgert" w:date="2026-01-29T17:32:00Z" w16du:dateUtc="2026-01-29T22:32:00Z">
        <w:r w:rsidR="004170FA" w:rsidRPr="00F55018" w:rsidDel="00FA11A2">
          <w:delText>(1)</w:delText>
        </w:r>
      </w:del>
      <w:r w:rsidR="004170FA" w:rsidRPr="00F55018">
        <w:t>.</w:t>
      </w:r>
    </w:p>
    <w:p w14:paraId="43A6EBA4" w14:textId="4DD4CBAE" w:rsidR="004170FA" w:rsidRPr="00F55018" w:rsidRDefault="00F75753" w:rsidP="004170FA">
      <w:ins w:id="4240" w:author="Geri Burgert" w:date="2026-02-02T17:57:00Z" w16du:dateUtc="2026-02-02T22:57:00Z">
        <w:r>
          <w:t>167</w:t>
        </w:r>
      </w:ins>
      <w:del w:id="4241" w:author="Geri Burgert" w:date="2026-02-02T17:57:00Z" w16du:dateUtc="2026-02-02T22:57:00Z">
        <w:r w:rsidR="004170FA" w:rsidRPr="00F55018" w:rsidDel="00F75753">
          <w:delText>120</w:delText>
        </w:r>
      </w:del>
      <w:r w:rsidR="004170FA" w:rsidRPr="00F55018">
        <w:t>.</w:t>
      </w:r>
      <w:ins w:id="4242" w:author="Geri Burgert" w:date="2026-01-29T17:32:00Z" w16du:dateUtc="2026-01-29T22:32:00Z">
        <w:r w:rsidR="00372E82" w:rsidRPr="00F55018">
          <w:t xml:space="preserve"> </w:t>
        </w:r>
      </w:ins>
      <w:del w:id="4243" w:author="Geri Burgert" w:date="2026-01-29T17:32:00Z" w16du:dateUtc="2026-01-29T22:32:00Z">
        <w:r w:rsidR="004170FA" w:rsidRPr="00F55018" w:rsidDel="00372E82">
          <w:tab/>
        </w:r>
      </w:del>
      <w:r w:rsidR="004170FA" w:rsidRPr="00F55018">
        <w:t xml:space="preserve">Mukherjee M, Thomas SR, Radford K, Dvorkin-Gheva A, Davydchenko S, Kjarsgaard M, et al. Sputum </w:t>
      </w:r>
      <w:ins w:id="4244" w:author="Geri Burgert" w:date="2026-01-29T17:32:00Z" w16du:dateUtc="2026-01-29T22:32:00Z">
        <w:r w:rsidR="00372E82" w:rsidRPr="00F55018">
          <w:t>a</w:t>
        </w:r>
      </w:ins>
      <w:del w:id="4245" w:author="Geri Burgert" w:date="2026-01-29T17:32:00Z" w16du:dateUtc="2026-01-29T22:32:00Z">
        <w:r w:rsidR="004170FA" w:rsidRPr="00F55018" w:rsidDel="00372E82">
          <w:delText>A</w:delText>
        </w:r>
      </w:del>
      <w:r w:rsidR="004170FA" w:rsidRPr="00F55018">
        <w:t xml:space="preserve">ntineutrophil </w:t>
      </w:r>
      <w:ins w:id="4246" w:author="Geri Burgert" w:date="2026-01-29T17:32:00Z" w16du:dateUtc="2026-01-29T22:32:00Z">
        <w:r w:rsidR="00372E82" w:rsidRPr="00F55018">
          <w:t>c</w:t>
        </w:r>
      </w:ins>
      <w:del w:id="4247" w:author="Geri Burgert" w:date="2026-01-29T17:32:00Z" w16du:dateUtc="2026-01-29T22:32:00Z">
        <w:r w:rsidR="004170FA" w:rsidRPr="00F55018" w:rsidDel="00372E82">
          <w:delText>C</w:delText>
        </w:r>
      </w:del>
      <w:r w:rsidR="004170FA" w:rsidRPr="00F55018">
        <w:t xml:space="preserve">ytoplasmic </w:t>
      </w:r>
      <w:ins w:id="4248" w:author="Geri Burgert" w:date="2026-01-29T17:32:00Z" w16du:dateUtc="2026-01-29T22:32:00Z">
        <w:r w:rsidR="00372E82" w:rsidRPr="00F55018">
          <w:t>a</w:t>
        </w:r>
      </w:ins>
      <w:del w:id="4249" w:author="Geri Burgert" w:date="2026-01-29T17:32:00Z" w16du:dateUtc="2026-01-29T22:32:00Z">
        <w:r w:rsidR="004170FA" w:rsidRPr="00F55018" w:rsidDel="00372E82">
          <w:delText>A</w:delText>
        </w:r>
      </w:del>
      <w:r w:rsidR="004170FA" w:rsidRPr="00F55018">
        <w:t xml:space="preserve">ntibodies in </w:t>
      </w:r>
      <w:ins w:id="4250" w:author="Geri Burgert" w:date="2026-01-29T17:32:00Z" w16du:dateUtc="2026-01-29T22:32:00Z">
        <w:r w:rsidR="00372E82" w:rsidRPr="00F55018">
          <w:t>s</w:t>
        </w:r>
      </w:ins>
      <w:del w:id="4251" w:author="Geri Burgert" w:date="2026-01-29T17:32:00Z" w16du:dateUtc="2026-01-29T22:32:00Z">
        <w:r w:rsidR="004170FA" w:rsidRPr="00F55018" w:rsidDel="00372E82">
          <w:delText>S</w:delText>
        </w:r>
      </w:del>
      <w:r w:rsidR="004170FA" w:rsidRPr="00F55018">
        <w:t xml:space="preserve">erum </w:t>
      </w:r>
      <w:ins w:id="4252" w:author="Geri Burgert" w:date="2026-01-29T17:32:00Z" w16du:dateUtc="2026-01-29T22:32:00Z">
        <w:r w:rsidR="00372E82" w:rsidRPr="00F55018">
          <w:t>a</w:t>
        </w:r>
      </w:ins>
      <w:del w:id="4253" w:author="Geri Burgert" w:date="2026-01-29T17:32:00Z" w16du:dateUtc="2026-01-29T22:32:00Z">
        <w:r w:rsidR="004170FA" w:rsidRPr="00F55018" w:rsidDel="00372E82">
          <w:delText>A</w:delText>
        </w:r>
      </w:del>
      <w:r w:rsidR="004170FA" w:rsidRPr="00F55018">
        <w:t xml:space="preserve">ntineutrophil </w:t>
      </w:r>
      <w:ins w:id="4254" w:author="Geri Burgert" w:date="2026-01-29T17:32:00Z" w16du:dateUtc="2026-01-29T22:32:00Z">
        <w:r w:rsidR="00372E82" w:rsidRPr="00F55018">
          <w:t>c</w:t>
        </w:r>
      </w:ins>
      <w:del w:id="4255" w:author="Geri Burgert" w:date="2026-01-29T17:32:00Z" w16du:dateUtc="2026-01-29T22:32:00Z">
        <w:r w:rsidR="004170FA" w:rsidRPr="00F55018" w:rsidDel="00372E82">
          <w:delText>C</w:delText>
        </w:r>
      </w:del>
      <w:r w:rsidR="004170FA" w:rsidRPr="00F55018">
        <w:t xml:space="preserve">ytoplasmic </w:t>
      </w:r>
      <w:ins w:id="4256" w:author="Geri Burgert" w:date="2026-01-29T17:32:00Z" w16du:dateUtc="2026-01-29T22:32:00Z">
        <w:r w:rsidR="00372E82" w:rsidRPr="00F55018">
          <w:t>a</w:t>
        </w:r>
      </w:ins>
      <w:del w:id="4257" w:author="Geri Burgert" w:date="2026-01-29T17:32:00Z" w16du:dateUtc="2026-01-29T22:32:00Z">
        <w:r w:rsidR="004170FA" w:rsidRPr="00F55018" w:rsidDel="00372E82">
          <w:delText>A</w:delText>
        </w:r>
      </w:del>
      <w:r w:rsidR="004170FA" w:rsidRPr="00F55018">
        <w:t>ntibody–</w:t>
      </w:r>
      <w:ins w:id="4258" w:author="Geri Burgert" w:date="2026-01-29T17:32:00Z" w16du:dateUtc="2026-01-29T22:32:00Z">
        <w:r w:rsidR="00372E82" w:rsidRPr="00F55018">
          <w:t>n</w:t>
        </w:r>
      </w:ins>
      <w:del w:id="4259" w:author="Geri Burgert" w:date="2026-01-29T17:32:00Z" w16du:dateUtc="2026-01-29T22:32:00Z">
        <w:r w:rsidR="004170FA" w:rsidRPr="00F55018" w:rsidDel="00372E82">
          <w:delText>N</w:delText>
        </w:r>
      </w:del>
      <w:r w:rsidR="004170FA" w:rsidRPr="00F55018">
        <w:t xml:space="preserve">egative </w:t>
      </w:r>
      <w:ins w:id="4260" w:author="Geri Burgert" w:date="2026-01-29T17:32:00Z" w16du:dateUtc="2026-01-29T22:32:00Z">
        <w:r w:rsidR="00372E82" w:rsidRPr="00F55018">
          <w:t>e</w:t>
        </w:r>
      </w:ins>
      <w:del w:id="4261" w:author="Geri Burgert" w:date="2026-01-29T17:32:00Z" w16du:dateUtc="2026-01-29T22:32:00Z">
        <w:r w:rsidR="004170FA" w:rsidRPr="00F55018" w:rsidDel="00372E82">
          <w:delText>E</w:delText>
        </w:r>
      </w:del>
      <w:r w:rsidR="004170FA" w:rsidRPr="00F55018">
        <w:t xml:space="preserve">osinophilic </w:t>
      </w:r>
      <w:ins w:id="4262" w:author="Geri Burgert" w:date="2026-01-29T17:32:00Z" w16du:dateUtc="2026-01-29T22:32:00Z">
        <w:r w:rsidR="00372E82" w:rsidRPr="00F55018">
          <w:t>g</w:t>
        </w:r>
      </w:ins>
      <w:del w:id="4263" w:author="Geri Burgert" w:date="2026-01-29T17:32:00Z" w16du:dateUtc="2026-01-29T22:32:00Z">
        <w:r w:rsidR="004170FA" w:rsidRPr="00F55018" w:rsidDel="00372E82">
          <w:delText>G</w:delText>
        </w:r>
      </w:del>
      <w:r w:rsidR="004170FA" w:rsidRPr="00F55018">
        <w:t xml:space="preserve">ranulomatosis with </w:t>
      </w:r>
      <w:ins w:id="4264" w:author="Geri Burgert" w:date="2026-01-29T17:32:00Z" w16du:dateUtc="2026-01-29T22:32:00Z">
        <w:r w:rsidR="00372E82" w:rsidRPr="00F55018">
          <w:t>p</w:t>
        </w:r>
      </w:ins>
      <w:del w:id="4265" w:author="Geri Burgert" w:date="2026-01-29T17:32:00Z" w16du:dateUtc="2026-01-29T22:32:00Z">
        <w:r w:rsidR="004170FA" w:rsidRPr="00F55018" w:rsidDel="00372E82">
          <w:delText>P</w:delText>
        </w:r>
      </w:del>
      <w:r w:rsidR="004170FA" w:rsidRPr="00F55018">
        <w:t>olyangiitis. Am</w:t>
      </w:r>
      <w:del w:id="4266" w:author="Geri Burgert" w:date="2026-01-29T17:32:00Z" w16du:dateUtc="2026-01-29T22:32:00Z">
        <w:r w:rsidR="004170FA" w:rsidRPr="00F55018" w:rsidDel="00372E82">
          <w:delText>eri</w:delText>
        </w:r>
      </w:del>
      <w:del w:id="4267" w:author="Geri Burgert" w:date="2026-01-29T17:33:00Z" w16du:dateUtc="2026-01-29T22:33:00Z">
        <w:r w:rsidR="004170FA" w:rsidRPr="00F55018" w:rsidDel="00372E82">
          <w:delText>can</w:delText>
        </w:r>
      </w:del>
      <w:r w:rsidR="004170FA" w:rsidRPr="00F55018">
        <w:t xml:space="preserve"> J</w:t>
      </w:r>
      <w:del w:id="4268" w:author="Geri Burgert" w:date="2026-01-29T17:33:00Z" w16du:dateUtc="2026-01-29T22:33:00Z">
        <w:r w:rsidR="004170FA" w:rsidRPr="00F55018" w:rsidDel="00372E82">
          <w:delText>ournal of</w:delText>
        </w:r>
      </w:del>
      <w:r w:rsidR="004170FA" w:rsidRPr="00F55018">
        <w:t xml:space="preserve"> Respir</w:t>
      </w:r>
      <w:del w:id="4269" w:author="Geri Burgert" w:date="2026-01-29T17:33:00Z" w16du:dateUtc="2026-01-29T22:33:00Z">
        <w:r w:rsidR="004170FA" w:rsidRPr="00F55018" w:rsidDel="00372E82">
          <w:delText>atory and</w:delText>
        </w:r>
      </w:del>
      <w:r w:rsidR="004170FA" w:rsidRPr="00F55018">
        <w:t xml:space="preserve"> Crit</w:t>
      </w:r>
      <w:del w:id="4270" w:author="Geri Burgert" w:date="2026-01-29T17:33:00Z" w16du:dateUtc="2026-01-29T22:33:00Z">
        <w:r w:rsidR="004170FA" w:rsidRPr="00F55018" w:rsidDel="00372E82">
          <w:delText>ical</w:delText>
        </w:r>
      </w:del>
      <w:r w:rsidR="004170FA" w:rsidRPr="00F55018">
        <w:t xml:space="preserve"> Care Med</w:t>
      </w:r>
      <w:del w:id="4271" w:author="Geri Burgert" w:date="2026-01-29T17:33:00Z" w16du:dateUtc="2026-01-29T22:33:00Z">
        <w:r w:rsidR="004170FA" w:rsidRPr="00F55018" w:rsidDel="00372E82">
          <w:delText>icine.</w:delText>
        </w:r>
      </w:del>
      <w:r w:rsidR="004170FA" w:rsidRPr="00F55018">
        <w:t xml:space="preserve"> 2019;199</w:t>
      </w:r>
      <w:del w:id="4272" w:author="Geri Burgert" w:date="2026-01-29T17:33:00Z" w16du:dateUtc="2026-01-29T22:33:00Z">
        <w:r w:rsidR="004170FA" w:rsidRPr="00F55018" w:rsidDel="00372E82">
          <w:delText>(2)</w:delText>
        </w:r>
      </w:del>
      <w:r w:rsidR="004170FA" w:rsidRPr="00F55018">
        <w:t>:158-70.</w:t>
      </w:r>
    </w:p>
    <w:p w14:paraId="75AAD781" w14:textId="1DEE69CA" w:rsidR="004170FA" w:rsidRPr="00F55018" w:rsidRDefault="00F75753" w:rsidP="004170FA">
      <w:ins w:id="4273" w:author="Geri Burgert" w:date="2026-02-02T17:57:00Z" w16du:dateUtc="2026-02-02T22:57:00Z">
        <w:r>
          <w:t>168</w:t>
        </w:r>
      </w:ins>
      <w:del w:id="4274" w:author="Geri Burgert" w:date="2026-02-02T17:57:00Z" w16du:dateUtc="2026-02-02T22:57:00Z">
        <w:r w:rsidR="004170FA" w:rsidRPr="00F55018" w:rsidDel="00F75753">
          <w:delText>121</w:delText>
        </w:r>
      </w:del>
      <w:r w:rsidR="004170FA" w:rsidRPr="00F55018">
        <w:t>.</w:t>
      </w:r>
      <w:ins w:id="4275" w:author="Geri Burgert" w:date="2026-01-29T17:33:00Z" w16du:dateUtc="2026-01-29T22:33:00Z">
        <w:r w:rsidR="005A76A5" w:rsidRPr="00F55018">
          <w:t xml:space="preserve"> </w:t>
        </w:r>
      </w:ins>
      <w:del w:id="4276" w:author="Geri Burgert" w:date="2026-01-29T17:33:00Z" w16du:dateUtc="2026-01-29T22:33:00Z">
        <w:r w:rsidR="004170FA" w:rsidRPr="00F55018" w:rsidDel="005A76A5">
          <w:tab/>
        </w:r>
      </w:del>
      <w:r w:rsidR="004170FA" w:rsidRPr="00F55018">
        <w:t xml:space="preserve">Son K, Miyasaki K, Salter B, Loukov D, Chon J, Zhao N, et al. Autoantibody-mediated </w:t>
      </w:r>
      <w:ins w:id="4277" w:author="Geri Burgert" w:date="2026-01-29T17:33:00Z" w16du:dateUtc="2026-01-29T22:33:00Z">
        <w:r w:rsidR="005A76A5" w:rsidRPr="00F55018">
          <w:t>m</w:t>
        </w:r>
      </w:ins>
      <w:del w:id="4278" w:author="Geri Burgert" w:date="2026-01-29T17:33:00Z" w16du:dateUtc="2026-01-29T22:33:00Z">
        <w:r w:rsidR="004170FA" w:rsidRPr="00F55018" w:rsidDel="005A76A5">
          <w:delText>M</w:delText>
        </w:r>
      </w:del>
      <w:r w:rsidR="004170FA" w:rsidRPr="00F55018">
        <w:t xml:space="preserve">acrophage </w:t>
      </w:r>
      <w:ins w:id="4279" w:author="Geri Burgert" w:date="2026-01-29T17:33:00Z" w16du:dateUtc="2026-01-29T22:33:00Z">
        <w:r w:rsidR="005A76A5" w:rsidRPr="00F55018">
          <w:t>d</w:t>
        </w:r>
      </w:ins>
      <w:del w:id="4280" w:author="Geri Burgert" w:date="2026-01-29T17:33:00Z" w16du:dateUtc="2026-01-29T22:33:00Z">
        <w:r w:rsidR="004170FA" w:rsidRPr="00F55018" w:rsidDel="005A76A5">
          <w:delText>D</w:delText>
        </w:r>
      </w:del>
      <w:r w:rsidR="004170FA" w:rsidRPr="00F55018">
        <w:t xml:space="preserve">ysfunction in </w:t>
      </w:r>
      <w:ins w:id="4281" w:author="Geri Burgert" w:date="2026-01-29T17:33:00Z" w16du:dateUtc="2026-01-29T22:33:00Z">
        <w:r w:rsidR="005A76A5" w:rsidRPr="00F55018">
          <w:t>p</w:t>
        </w:r>
      </w:ins>
      <w:del w:id="4282" w:author="Geri Burgert" w:date="2026-01-29T17:33:00Z" w16du:dateUtc="2026-01-29T22:33:00Z">
        <w:r w:rsidR="004170FA" w:rsidRPr="00F55018" w:rsidDel="005A76A5">
          <w:delText>P</w:delText>
        </w:r>
      </w:del>
      <w:r w:rsidR="004170FA" w:rsidRPr="00F55018">
        <w:t xml:space="preserve">atients with </w:t>
      </w:r>
      <w:ins w:id="4283" w:author="Geri Burgert" w:date="2026-01-29T17:33:00Z" w16du:dateUtc="2026-01-29T22:33:00Z">
        <w:r w:rsidR="005A76A5" w:rsidRPr="00F55018">
          <w:t>s</w:t>
        </w:r>
      </w:ins>
      <w:del w:id="4284" w:author="Geri Burgert" w:date="2026-01-29T17:33:00Z" w16du:dateUtc="2026-01-29T22:33:00Z">
        <w:r w:rsidR="004170FA" w:rsidRPr="00F55018" w:rsidDel="005A76A5">
          <w:delText>S</w:delText>
        </w:r>
      </w:del>
      <w:r w:rsidR="004170FA" w:rsidRPr="00F55018">
        <w:t xml:space="preserve">evere </w:t>
      </w:r>
      <w:ins w:id="4285" w:author="Geri Burgert" w:date="2026-01-29T17:33:00Z" w16du:dateUtc="2026-01-29T22:33:00Z">
        <w:r w:rsidR="005A76A5" w:rsidRPr="00F55018">
          <w:t>a</w:t>
        </w:r>
      </w:ins>
      <w:del w:id="4286" w:author="Geri Burgert" w:date="2026-01-29T17:33:00Z" w16du:dateUtc="2026-01-29T22:33:00Z">
        <w:r w:rsidR="004170FA" w:rsidRPr="00F55018" w:rsidDel="005A76A5">
          <w:delText>A</w:delText>
        </w:r>
      </w:del>
      <w:r w:rsidR="004170FA" w:rsidRPr="00F55018">
        <w:t xml:space="preserve">sthma with </w:t>
      </w:r>
      <w:ins w:id="4287" w:author="Geri Burgert" w:date="2026-01-29T17:33:00Z" w16du:dateUtc="2026-01-29T22:33:00Z">
        <w:r w:rsidR="005A76A5" w:rsidRPr="00F55018">
          <w:t>a</w:t>
        </w:r>
      </w:ins>
      <w:del w:id="4288" w:author="Geri Burgert" w:date="2026-01-29T17:33:00Z" w16du:dateUtc="2026-01-29T22:33:00Z">
        <w:r w:rsidR="004170FA" w:rsidRPr="00F55018" w:rsidDel="005A76A5">
          <w:delText>A</w:delText>
        </w:r>
      </w:del>
      <w:r w:rsidR="004170FA" w:rsidRPr="00F55018">
        <w:t xml:space="preserve">irway </w:t>
      </w:r>
      <w:ins w:id="4289" w:author="Geri Burgert" w:date="2026-01-29T17:33:00Z" w16du:dateUtc="2026-01-29T22:33:00Z">
        <w:r w:rsidR="005A76A5" w:rsidRPr="00F55018">
          <w:t>i</w:t>
        </w:r>
      </w:ins>
      <w:del w:id="4290" w:author="Geri Burgert" w:date="2026-01-29T17:33:00Z" w16du:dateUtc="2026-01-29T22:33:00Z">
        <w:r w:rsidR="004170FA" w:rsidRPr="00F55018" w:rsidDel="005A76A5">
          <w:delText>I</w:delText>
        </w:r>
      </w:del>
      <w:r w:rsidR="004170FA" w:rsidRPr="00F55018">
        <w:t>nfections. Am</w:t>
      </w:r>
      <w:del w:id="4291" w:author="Geri Burgert" w:date="2026-01-29T17:33:00Z" w16du:dateUtc="2026-01-29T22:33:00Z">
        <w:r w:rsidR="004170FA" w:rsidRPr="00F55018" w:rsidDel="005A76A5">
          <w:delText>erican</w:delText>
        </w:r>
      </w:del>
      <w:r w:rsidR="004170FA" w:rsidRPr="00F55018">
        <w:t xml:space="preserve"> J</w:t>
      </w:r>
      <w:del w:id="4292" w:author="Geri Burgert" w:date="2026-01-29T17:33:00Z" w16du:dateUtc="2026-01-29T22:33:00Z">
        <w:r w:rsidR="004170FA" w:rsidRPr="00F55018" w:rsidDel="005A76A5">
          <w:delText>ournal of</w:delText>
        </w:r>
      </w:del>
      <w:r w:rsidR="004170FA" w:rsidRPr="00F55018">
        <w:t xml:space="preserve"> Respir</w:t>
      </w:r>
      <w:del w:id="4293" w:author="Geri Burgert" w:date="2026-01-29T17:33:00Z" w16du:dateUtc="2026-01-29T22:33:00Z">
        <w:r w:rsidR="004170FA" w:rsidRPr="00F55018" w:rsidDel="005A76A5">
          <w:delText>atory and</w:delText>
        </w:r>
      </w:del>
      <w:r w:rsidR="004170FA" w:rsidRPr="00F55018">
        <w:t xml:space="preserve"> Crit</w:t>
      </w:r>
      <w:del w:id="4294" w:author="Geri Burgert" w:date="2026-01-29T17:33:00Z" w16du:dateUtc="2026-01-29T22:33:00Z">
        <w:r w:rsidR="004170FA" w:rsidRPr="00F55018" w:rsidDel="005A76A5">
          <w:delText>ical</w:delText>
        </w:r>
      </w:del>
      <w:r w:rsidR="004170FA" w:rsidRPr="00F55018">
        <w:t xml:space="preserve"> Care Med</w:t>
      </w:r>
      <w:del w:id="4295" w:author="Geri Burgert" w:date="2026-01-29T17:33:00Z" w16du:dateUtc="2026-01-29T22:33:00Z">
        <w:r w:rsidR="004170FA" w:rsidRPr="00F55018" w:rsidDel="005A76A5">
          <w:delText>icine.</w:delText>
        </w:r>
      </w:del>
      <w:r w:rsidR="004170FA" w:rsidRPr="00F55018">
        <w:t xml:space="preserve"> 2023;207</w:t>
      </w:r>
      <w:del w:id="4296" w:author="Geri Burgert" w:date="2026-01-29T17:33:00Z" w16du:dateUtc="2026-01-29T22:33:00Z">
        <w:r w:rsidR="004170FA" w:rsidRPr="00F55018" w:rsidDel="005A76A5">
          <w:delText>(4)</w:delText>
        </w:r>
      </w:del>
      <w:r w:rsidR="004170FA" w:rsidRPr="00F55018">
        <w:t>:427-37.</w:t>
      </w:r>
    </w:p>
    <w:p w14:paraId="361A6367" w14:textId="24BACB26" w:rsidR="004170FA" w:rsidRPr="00F55018" w:rsidRDefault="00F75753" w:rsidP="004170FA">
      <w:ins w:id="4297" w:author="Geri Burgert" w:date="2026-02-02T17:57:00Z" w16du:dateUtc="2026-02-02T22:57:00Z">
        <w:r>
          <w:t>169</w:t>
        </w:r>
      </w:ins>
      <w:del w:id="4298" w:author="Geri Burgert" w:date="2026-02-02T17:57:00Z" w16du:dateUtc="2026-02-02T22:57:00Z">
        <w:r w:rsidR="004170FA" w:rsidRPr="00F55018" w:rsidDel="00F75753">
          <w:delText>122</w:delText>
        </w:r>
      </w:del>
      <w:r w:rsidR="004170FA" w:rsidRPr="00F55018">
        <w:t>.</w:t>
      </w:r>
      <w:ins w:id="4299" w:author="Geri Burgert" w:date="2026-01-29T17:33:00Z" w16du:dateUtc="2026-01-29T22:33:00Z">
        <w:r w:rsidR="00121B76" w:rsidRPr="00F55018">
          <w:t xml:space="preserve"> </w:t>
        </w:r>
      </w:ins>
      <w:del w:id="4300" w:author="Geri Burgert" w:date="2026-01-29T17:33:00Z" w16du:dateUtc="2026-01-29T22:33:00Z">
        <w:r w:rsidR="004170FA" w:rsidRPr="00F55018" w:rsidDel="00121B76">
          <w:tab/>
        </w:r>
      </w:del>
      <w:r w:rsidR="004170FA" w:rsidRPr="00F55018">
        <w:t>Salter B, Zhao N, Son K, Tan NS, Dvorkin-Gheva A, Radford K, et al. Airway autoantibodies are determinants of asthma severity. Eur</w:t>
      </w:r>
      <w:del w:id="4301" w:author="Geri Burgert" w:date="2026-01-29T17:33:00Z" w16du:dateUtc="2026-01-29T22:33:00Z">
        <w:r w:rsidR="004170FA" w:rsidRPr="00F55018" w:rsidDel="00121B76">
          <w:delText>opean</w:delText>
        </w:r>
      </w:del>
      <w:r w:rsidR="004170FA" w:rsidRPr="00F55018">
        <w:t xml:space="preserve"> Respir</w:t>
      </w:r>
      <w:del w:id="4302" w:author="Geri Burgert" w:date="2026-01-29T17:33:00Z" w16du:dateUtc="2026-01-29T22:33:00Z">
        <w:r w:rsidR="004170FA" w:rsidRPr="00F55018" w:rsidDel="00121B76">
          <w:delText>atory</w:delText>
        </w:r>
      </w:del>
      <w:r w:rsidR="004170FA" w:rsidRPr="00F55018">
        <w:t xml:space="preserve"> J</w:t>
      </w:r>
      <w:del w:id="4303" w:author="Geri Burgert" w:date="2026-01-29T17:33:00Z" w16du:dateUtc="2026-01-29T22:33:00Z">
        <w:r w:rsidR="004170FA" w:rsidRPr="00F55018" w:rsidDel="00121B76">
          <w:delText>ournal.</w:delText>
        </w:r>
      </w:del>
      <w:r w:rsidR="004170FA" w:rsidRPr="00F55018">
        <w:t xml:space="preserve"> 2022;60</w:t>
      </w:r>
      <w:del w:id="4304" w:author="Geri Burgert" w:date="2026-01-29T17:33:00Z" w16du:dateUtc="2026-01-29T22:33:00Z">
        <w:r w:rsidR="004170FA" w:rsidRPr="00F55018" w:rsidDel="00121B76">
          <w:delText>(6)</w:delText>
        </w:r>
      </w:del>
      <w:r w:rsidR="004170FA" w:rsidRPr="00F55018">
        <w:t>:2200442.</w:t>
      </w:r>
    </w:p>
    <w:p w14:paraId="2D6443DB" w14:textId="69431FA8" w:rsidR="004170FA" w:rsidRPr="00F55018" w:rsidRDefault="00F75753" w:rsidP="004170FA">
      <w:ins w:id="4305" w:author="Geri Burgert" w:date="2026-02-02T17:57:00Z" w16du:dateUtc="2026-02-02T22:57:00Z">
        <w:r>
          <w:t>170</w:t>
        </w:r>
      </w:ins>
      <w:del w:id="4306" w:author="Geri Burgert" w:date="2026-02-02T17:57:00Z" w16du:dateUtc="2026-02-02T22:57:00Z">
        <w:r w:rsidR="004170FA" w:rsidRPr="00F55018" w:rsidDel="00F75753">
          <w:delText>123</w:delText>
        </w:r>
      </w:del>
      <w:r w:rsidR="004170FA" w:rsidRPr="00F55018">
        <w:t>.</w:t>
      </w:r>
      <w:ins w:id="4307" w:author="Geri Burgert" w:date="2026-01-29T17:34:00Z" w16du:dateUtc="2026-01-29T22:34:00Z">
        <w:r w:rsidR="00121B76" w:rsidRPr="00F55018">
          <w:t xml:space="preserve"> </w:t>
        </w:r>
      </w:ins>
      <w:del w:id="4308" w:author="Geri Burgert" w:date="2026-01-29T17:34:00Z" w16du:dateUtc="2026-01-29T22:34:00Z">
        <w:r w:rsidR="004170FA" w:rsidRPr="00F55018" w:rsidDel="00121B76">
          <w:tab/>
        </w:r>
      </w:del>
      <w:r w:rsidR="004170FA" w:rsidRPr="00F55018">
        <w:t xml:space="preserve">Nolasco S, Kjarsgaard M, Lauks S, Treleaven O, Ho T, Huang C, et al. Clinical </w:t>
      </w:r>
      <w:ins w:id="4309" w:author="Geri Burgert" w:date="2026-01-29T17:34:00Z" w16du:dateUtc="2026-01-29T22:34:00Z">
        <w:r w:rsidR="00DE198F" w:rsidRPr="00F55018">
          <w:t>r</w:t>
        </w:r>
      </w:ins>
      <w:del w:id="4310" w:author="Geri Burgert" w:date="2026-01-29T17:34:00Z" w16du:dateUtc="2026-01-29T22:34:00Z">
        <w:r w:rsidR="004170FA" w:rsidRPr="00F55018" w:rsidDel="00DE198F">
          <w:delText>R</w:delText>
        </w:r>
      </w:del>
      <w:r w:rsidR="004170FA" w:rsidRPr="00F55018">
        <w:t xml:space="preserve">emission by a </w:t>
      </w:r>
      <w:ins w:id="4311" w:author="Geri Burgert" w:date="2026-01-29T17:34:00Z" w16du:dateUtc="2026-01-29T22:34:00Z">
        <w:r w:rsidR="00DE198F" w:rsidRPr="00F55018">
          <w:t>c</w:t>
        </w:r>
      </w:ins>
      <w:del w:id="4312" w:author="Geri Burgert" w:date="2026-01-29T17:34:00Z" w16du:dateUtc="2026-01-29T22:34:00Z">
        <w:r w:rsidR="004170FA" w:rsidRPr="00F55018" w:rsidDel="00DE198F">
          <w:delText>C</w:delText>
        </w:r>
      </w:del>
      <w:r w:rsidR="004170FA" w:rsidRPr="00F55018">
        <w:t xml:space="preserve">omprehensive </w:t>
      </w:r>
      <w:ins w:id="4313" w:author="Geri Burgert" w:date="2026-01-29T17:34:00Z" w16du:dateUtc="2026-01-29T22:34:00Z">
        <w:r w:rsidR="00DE198F" w:rsidRPr="00F55018">
          <w:t>s</w:t>
        </w:r>
      </w:ins>
      <w:del w:id="4314" w:author="Geri Burgert" w:date="2026-01-29T17:34:00Z" w16du:dateUtc="2026-01-29T22:34:00Z">
        <w:r w:rsidR="004170FA" w:rsidRPr="00F55018" w:rsidDel="00DE198F">
          <w:delText>S</w:delText>
        </w:r>
      </w:del>
      <w:r w:rsidR="004170FA" w:rsidRPr="00F55018">
        <w:t xml:space="preserve">evere </w:t>
      </w:r>
      <w:ins w:id="4315" w:author="Geri Burgert" w:date="2026-01-29T17:34:00Z" w16du:dateUtc="2026-01-29T22:34:00Z">
        <w:r w:rsidR="00DE198F" w:rsidRPr="00F55018">
          <w:t>a</w:t>
        </w:r>
      </w:ins>
      <w:del w:id="4316" w:author="Geri Burgert" w:date="2026-01-29T17:34:00Z" w16du:dateUtc="2026-01-29T22:34:00Z">
        <w:r w:rsidR="004170FA" w:rsidRPr="00F55018" w:rsidDel="00DE198F">
          <w:delText>A</w:delText>
        </w:r>
      </w:del>
      <w:r w:rsidR="004170FA" w:rsidRPr="00F55018">
        <w:t xml:space="preserve">sthma </w:t>
      </w:r>
      <w:ins w:id="4317" w:author="Geri Burgert" w:date="2026-01-29T17:34:00Z" w16du:dateUtc="2026-01-29T22:34:00Z">
        <w:r w:rsidR="00DE198F" w:rsidRPr="00F55018">
          <w:t>m</w:t>
        </w:r>
      </w:ins>
      <w:del w:id="4318" w:author="Geri Burgert" w:date="2026-01-29T17:34:00Z" w16du:dateUtc="2026-01-29T22:34:00Z">
        <w:r w:rsidR="004170FA" w:rsidRPr="00F55018" w:rsidDel="00DE198F">
          <w:delText>M</w:delText>
        </w:r>
      </w:del>
      <w:r w:rsidR="004170FA" w:rsidRPr="00F55018">
        <w:t xml:space="preserve">anagement </w:t>
      </w:r>
      <w:ins w:id="4319" w:author="Geri Burgert" w:date="2026-01-29T17:34:00Z" w16du:dateUtc="2026-01-29T22:34:00Z">
        <w:r w:rsidR="00DE198F" w:rsidRPr="00F55018">
          <w:t>s</w:t>
        </w:r>
      </w:ins>
      <w:del w:id="4320" w:author="Geri Burgert" w:date="2026-01-29T17:34:00Z" w16du:dateUtc="2026-01-29T22:34:00Z">
        <w:r w:rsidR="004170FA" w:rsidRPr="00F55018" w:rsidDel="00DE198F">
          <w:delText>S</w:delText>
        </w:r>
      </w:del>
      <w:r w:rsidR="004170FA" w:rsidRPr="00F55018">
        <w:t xml:space="preserve">trategy </w:t>
      </w:r>
      <w:ins w:id="4321" w:author="Geri Burgert" w:date="2026-01-29T17:34:00Z" w16du:dateUtc="2026-01-29T22:34:00Z">
        <w:r w:rsidR="00DE198F" w:rsidRPr="00F55018">
          <w:t>g</w:t>
        </w:r>
      </w:ins>
      <w:del w:id="4322" w:author="Geri Burgert" w:date="2026-01-29T17:34:00Z" w16du:dateUtc="2026-01-29T22:34:00Z">
        <w:r w:rsidR="004170FA" w:rsidRPr="00F55018" w:rsidDel="00DE198F">
          <w:delText>G</w:delText>
        </w:r>
      </w:del>
      <w:r w:rsidR="004170FA" w:rsidRPr="00F55018">
        <w:t xml:space="preserve">uided by </w:t>
      </w:r>
      <w:ins w:id="4323" w:author="Geri Burgert" w:date="2026-01-29T17:34:00Z" w16du:dateUtc="2026-01-29T22:34:00Z">
        <w:r w:rsidR="00DE198F" w:rsidRPr="00F55018">
          <w:t>a</w:t>
        </w:r>
      </w:ins>
      <w:del w:id="4324" w:author="Geri Burgert" w:date="2026-01-29T17:34:00Z" w16du:dateUtc="2026-01-29T22:34:00Z">
        <w:r w:rsidR="004170FA" w:rsidRPr="00F55018" w:rsidDel="00DE198F">
          <w:delText>A</w:delText>
        </w:r>
      </w:del>
      <w:r w:rsidR="004170FA" w:rsidRPr="00F55018">
        <w:t xml:space="preserve">irway </w:t>
      </w:r>
      <w:ins w:id="4325" w:author="Geri Burgert" w:date="2026-01-29T17:34:00Z" w16du:dateUtc="2026-01-29T22:34:00Z">
        <w:r w:rsidR="00DE198F" w:rsidRPr="00F55018">
          <w:t>i</w:t>
        </w:r>
      </w:ins>
      <w:del w:id="4326" w:author="Geri Burgert" w:date="2026-01-29T17:34:00Z" w16du:dateUtc="2026-01-29T22:34:00Z">
        <w:r w:rsidR="004170FA" w:rsidRPr="00F55018" w:rsidDel="00DE198F">
          <w:delText>I</w:delText>
        </w:r>
      </w:del>
      <w:r w:rsidR="004170FA" w:rsidRPr="00F55018">
        <w:t xml:space="preserve">nflammometry and </w:t>
      </w:r>
      <w:ins w:id="4327" w:author="Geri Burgert" w:date="2026-01-29T17:34:00Z" w16du:dateUtc="2026-01-29T22:34:00Z">
        <w:r w:rsidR="00DE198F" w:rsidRPr="00F55018">
          <w:t>b</w:t>
        </w:r>
      </w:ins>
      <w:del w:id="4328" w:author="Geri Burgert" w:date="2026-01-29T17:34:00Z" w16du:dateUtc="2026-01-29T22:34:00Z">
        <w:r w:rsidR="004170FA" w:rsidRPr="00F55018" w:rsidDel="00DE198F">
          <w:delText>B</w:delText>
        </w:r>
      </w:del>
      <w:r w:rsidR="004170FA" w:rsidRPr="00F55018">
        <w:t>ioimaging. Am</w:t>
      </w:r>
      <w:del w:id="4329" w:author="Geri Burgert" w:date="2026-01-29T17:34:00Z" w16du:dateUtc="2026-01-29T22:34:00Z">
        <w:r w:rsidR="004170FA" w:rsidRPr="00F55018" w:rsidDel="00495CEF">
          <w:delText>erican</w:delText>
        </w:r>
      </w:del>
      <w:r w:rsidR="004170FA" w:rsidRPr="00F55018">
        <w:t xml:space="preserve"> J</w:t>
      </w:r>
      <w:del w:id="4330" w:author="Geri Burgert" w:date="2026-01-29T17:34:00Z" w16du:dateUtc="2026-01-29T22:34:00Z">
        <w:r w:rsidR="004170FA" w:rsidRPr="00F55018" w:rsidDel="00495CEF">
          <w:delText>ournal of</w:delText>
        </w:r>
      </w:del>
      <w:r w:rsidR="004170FA" w:rsidRPr="00F55018">
        <w:t xml:space="preserve"> Respir</w:t>
      </w:r>
      <w:del w:id="4331" w:author="Geri Burgert" w:date="2026-01-29T17:34:00Z" w16du:dateUtc="2026-01-29T22:34:00Z">
        <w:r w:rsidR="004170FA" w:rsidRPr="00F55018" w:rsidDel="00495CEF">
          <w:delText>atory and</w:delText>
        </w:r>
      </w:del>
      <w:r w:rsidR="004170FA" w:rsidRPr="00F55018">
        <w:t xml:space="preserve"> Crit</w:t>
      </w:r>
      <w:del w:id="4332" w:author="Geri Burgert" w:date="2026-01-29T17:34:00Z" w16du:dateUtc="2026-01-29T22:34:00Z">
        <w:r w:rsidR="004170FA" w:rsidRPr="00F55018" w:rsidDel="00495CEF">
          <w:delText>ical</w:delText>
        </w:r>
      </w:del>
      <w:r w:rsidR="004170FA" w:rsidRPr="00F55018">
        <w:t xml:space="preserve"> Care Med</w:t>
      </w:r>
      <w:del w:id="4333" w:author="Geri Burgert" w:date="2026-01-29T17:34:00Z" w16du:dateUtc="2026-01-29T22:34:00Z">
        <w:r w:rsidR="004170FA" w:rsidRPr="00F55018" w:rsidDel="00495CEF">
          <w:delText>icine.</w:delText>
        </w:r>
      </w:del>
      <w:r w:rsidR="004170FA" w:rsidRPr="00F55018">
        <w:t xml:space="preserve"> 2025;211</w:t>
      </w:r>
      <w:del w:id="4334" w:author="Geri Burgert" w:date="2026-01-29T17:34:00Z" w16du:dateUtc="2026-01-29T22:34:00Z">
        <w:r w:rsidR="004170FA" w:rsidRPr="00F55018" w:rsidDel="00495CEF">
          <w:delText>(9)</w:delText>
        </w:r>
      </w:del>
      <w:r w:rsidR="004170FA" w:rsidRPr="00F55018">
        <w:t>:1622-35.</w:t>
      </w:r>
    </w:p>
    <w:p w14:paraId="7A8BEF70" w14:textId="5BB01B9B" w:rsidR="004170FA" w:rsidRPr="00F55018" w:rsidRDefault="00F75753" w:rsidP="004170FA">
      <w:ins w:id="4335" w:author="Geri Burgert" w:date="2026-02-02T17:57:00Z" w16du:dateUtc="2026-02-02T22:57:00Z">
        <w:r>
          <w:t>171</w:t>
        </w:r>
      </w:ins>
      <w:del w:id="4336" w:author="Geri Burgert" w:date="2026-02-02T17:57:00Z" w16du:dateUtc="2026-02-02T22:57:00Z">
        <w:r w:rsidR="004170FA" w:rsidRPr="00F55018" w:rsidDel="00F75753">
          <w:delText>124</w:delText>
        </w:r>
      </w:del>
      <w:r w:rsidR="004170FA" w:rsidRPr="00F55018">
        <w:t>.</w:t>
      </w:r>
      <w:ins w:id="4337" w:author="Geri Burgert" w:date="2026-01-29T17:34:00Z" w16du:dateUtc="2026-01-29T22:34:00Z">
        <w:r w:rsidR="00495CEF" w:rsidRPr="00F55018">
          <w:t xml:space="preserve"> </w:t>
        </w:r>
      </w:ins>
      <w:del w:id="4338" w:author="Geri Burgert" w:date="2026-01-29T17:34:00Z" w16du:dateUtc="2026-01-29T22:34:00Z">
        <w:r w:rsidR="004170FA" w:rsidRPr="00F55018" w:rsidDel="00495CEF">
          <w:tab/>
        </w:r>
      </w:del>
      <w:r w:rsidR="004170FA" w:rsidRPr="00F55018">
        <w:t>Baines KJ, Simpson JL, Wood LG, Scott RJ, Fibbens NL, Powell H, et al. Sputum gene expression signature of 6 biomarkers discriminates asthma inflammatory phenotypes. J</w:t>
      </w:r>
      <w:del w:id="4339" w:author="Geri Burgert" w:date="2026-01-29T17:34:00Z" w16du:dateUtc="2026-01-29T22:34:00Z">
        <w:r w:rsidR="004170FA" w:rsidRPr="00F55018" w:rsidDel="00495CEF">
          <w:delText>ournal of</w:delText>
        </w:r>
      </w:del>
      <w:r w:rsidR="004170FA" w:rsidRPr="00F55018">
        <w:t xml:space="preserve"> Allergy </w:t>
      </w:r>
      <w:del w:id="4340" w:author="Geri Burgert" w:date="2026-01-29T17:34:00Z" w16du:dateUtc="2026-01-29T22:34:00Z">
        <w:r w:rsidR="004170FA" w:rsidRPr="00F55018" w:rsidDel="00495CEF">
          <w:delText xml:space="preserve">and </w:delText>
        </w:r>
      </w:del>
      <w:r w:rsidR="004170FA" w:rsidRPr="00F55018">
        <w:t>Clin</w:t>
      </w:r>
      <w:del w:id="4341" w:author="Geri Burgert" w:date="2026-01-29T17:34:00Z" w16du:dateUtc="2026-01-29T22:34:00Z">
        <w:r w:rsidR="004170FA" w:rsidRPr="00F55018" w:rsidDel="00495CEF">
          <w:delText>ical</w:delText>
        </w:r>
      </w:del>
      <w:r w:rsidR="004170FA" w:rsidRPr="00F55018">
        <w:t xml:space="preserve"> Immunol</w:t>
      </w:r>
      <w:del w:id="4342" w:author="Geri Burgert" w:date="2026-01-29T17:34:00Z" w16du:dateUtc="2026-01-29T22:34:00Z">
        <w:r w:rsidR="004170FA" w:rsidRPr="00F55018" w:rsidDel="00495CEF">
          <w:delText>ogy.</w:delText>
        </w:r>
      </w:del>
      <w:r w:rsidR="004170FA" w:rsidRPr="00F55018">
        <w:t xml:space="preserve"> 2014;133</w:t>
      </w:r>
      <w:del w:id="4343" w:author="Geri Burgert" w:date="2026-01-29T17:34:00Z" w16du:dateUtc="2026-01-29T22:34:00Z">
        <w:r w:rsidR="004170FA" w:rsidRPr="00F55018" w:rsidDel="00495CEF">
          <w:delText>(4)</w:delText>
        </w:r>
      </w:del>
      <w:r w:rsidR="004170FA" w:rsidRPr="00F55018">
        <w:t>:997-1007.</w:t>
      </w:r>
    </w:p>
    <w:p w14:paraId="656D9572" w14:textId="128ED46C" w:rsidR="004170FA" w:rsidRPr="00F55018" w:rsidRDefault="00F75753" w:rsidP="004170FA">
      <w:ins w:id="4344" w:author="Geri Burgert" w:date="2026-02-02T17:57:00Z" w16du:dateUtc="2026-02-02T22:57:00Z">
        <w:r>
          <w:lastRenderedPageBreak/>
          <w:t>17</w:t>
        </w:r>
      </w:ins>
      <w:ins w:id="4345" w:author="Geri Burgert" w:date="2026-02-02T17:58:00Z" w16du:dateUtc="2026-02-02T22:58:00Z">
        <w:r>
          <w:t>2</w:t>
        </w:r>
      </w:ins>
      <w:del w:id="4346" w:author="Geri Burgert" w:date="2026-02-02T17:57:00Z" w16du:dateUtc="2026-02-02T22:57:00Z">
        <w:r w:rsidR="004170FA" w:rsidRPr="00F55018" w:rsidDel="00F75753">
          <w:delText>125</w:delText>
        </w:r>
      </w:del>
      <w:r w:rsidR="004170FA" w:rsidRPr="00F55018">
        <w:t>.</w:t>
      </w:r>
      <w:ins w:id="4347" w:author="Geri Burgert" w:date="2026-01-29T17:34:00Z" w16du:dateUtc="2026-01-29T22:34:00Z">
        <w:r w:rsidR="00F37B53" w:rsidRPr="00F55018">
          <w:t xml:space="preserve"> </w:t>
        </w:r>
      </w:ins>
      <w:del w:id="4348" w:author="Geri Burgert" w:date="2026-01-29T17:34:00Z" w16du:dateUtc="2026-01-29T22:34:00Z">
        <w:r w:rsidR="004170FA" w:rsidRPr="00F55018" w:rsidDel="00F37B53">
          <w:tab/>
        </w:r>
      </w:del>
      <w:r w:rsidR="004170FA" w:rsidRPr="00F55018">
        <w:t>Fricker M, Gibson PG, Powell H, Simpson JL, Yang IA, Upham JW, et al. A sputum 6-gene signature predicts future exacerbations of poorly controlled asthma. J</w:t>
      </w:r>
      <w:del w:id="4349" w:author="Geri Burgert" w:date="2026-01-29T17:36:00Z" w16du:dateUtc="2026-01-29T22:36:00Z">
        <w:r w:rsidR="004170FA" w:rsidRPr="00F55018" w:rsidDel="00F37B53">
          <w:delText>ournal of</w:delText>
        </w:r>
      </w:del>
      <w:r w:rsidR="004170FA" w:rsidRPr="00F55018">
        <w:t xml:space="preserve"> Allergy </w:t>
      </w:r>
      <w:del w:id="4350" w:author="Geri Burgert" w:date="2026-01-29T17:36:00Z" w16du:dateUtc="2026-01-29T22:36:00Z">
        <w:r w:rsidR="004170FA" w:rsidRPr="00F55018" w:rsidDel="00F37B53">
          <w:delText xml:space="preserve">and </w:delText>
        </w:r>
      </w:del>
      <w:r w:rsidR="004170FA" w:rsidRPr="00F55018">
        <w:t>Clin</w:t>
      </w:r>
      <w:del w:id="4351" w:author="Geri Burgert" w:date="2026-01-29T17:36:00Z" w16du:dateUtc="2026-01-29T22:36:00Z">
        <w:r w:rsidR="004170FA" w:rsidRPr="00F55018" w:rsidDel="00F37B53">
          <w:delText>ical</w:delText>
        </w:r>
      </w:del>
      <w:r w:rsidR="004170FA" w:rsidRPr="00F55018">
        <w:t xml:space="preserve"> Immunol</w:t>
      </w:r>
      <w:del w:id="4352" w:author="Geri Burgert" w:date="2026-01-29T17:36:00Z" w16du:dateUtc="2026-01-29T22:36:00Z">
        <w:r w:rsidR="004170FA" w:rsidRPr="00F55018" w:rsidDel="00F37B53">
          <w:delText>ogy.</w:delText>
        </w:r>
      </w:del>
      <w:r w:rsidR="004170FA" w:rsidRPr="00F55018">
        <w:t xml:space="preserve"> 2019;144</w:t>
      </w:r>
      <w:del w:id="4353" w:author="Geri Burgert" w:date="2026-01-29T17:36:00Z" w16du:dateUtc="2026-01-29T22:36:00Z">
        <w:r w:rsidR="004170FA" w:rsidRPr="00F55018" w:rsidDel="00F37B53">
          <w:delText>(1)</w:delText>
        </w:r>
      </w:del>
      <w:r w:rsidR="004170FA" w:rsidRPr="00F55018">
        <w:t>:51-60.e11.</w:t>
      </w:r>
    </w:p>
    <w:p w14:paraId="380B16B3" w14:textId="573E3967" w:rsidR="004170FA" w:rsidRPr="00F55018" w:rsidRDefault="003C08C3" w:rsidP="004170FA">
      <w:ins w:id="4354" w:author="Geri Burgert" w:date="2026-02-02T17:58:00Z" w16du:dateUtc="2026-02-02T22:58:00Z">
        <w:r>
          <w:t>173</w:t>
        </w:r>
      </w:ins>
      <w:del w:id="4355" w:author="Geri Burgert" w:date="2026-02-02T17:58:00Z" w16du:dateUtc="2026-02-02T22:58:00Z">
        <w:r w:rsidR="004170FA" w:rsidRPr="00F55018" w:rsidDel="003C08C3">
          <w:delText>126</w:delText>
        </w:r>
      </w:del>
      <w:r w:rsidR="004170FA" w:rsidRPr="00F55018">
        <w:t>.</w:t>
      </w:r>
      <w:ins w:id="4356" w:author="Geri Burgert" w:date="2026-01-29T17:36:00Z" w16du:dateUtc="2026-01-29T22:36:00Z">
        <w:r w:rsidR="00F37B53" w:rsidRPr="00F55018">
          <w:t xml:space="preserve"> </w:t>
        </w:r>
      </w:ins>
      <w:del w:id="4357" w:author="Geri Burgert" w:date="2026-01-29T17:36:00Z" w16du:dateUtc="2026-01-29T22:36:00Z">
        <w:r w:rsidR="004170FA" w:rsidRPr="00F55018" w:rsidDel="00F37B53">
          <w:tab/>
        </w:r>
      </w:del>
      <w:r w:rsidR="004170FA" w:rsidRPr="00F55018">
        <w:t>Ditz B, Sarma A, Kerstjens HAM, Liesker JJW, Bathoorn E, Vonk JM, et al. The sputum transcriptome better predicts COPD exacerbations after the withdrawal of inhaled corticosteroids than sputum eosinophils. ERJ Open Res</w:t>
      </w:r>
      <w:del w:id="4358" w:author="Geri Burgert" w:date="2026-01-29T17:36:00Z" w16du:dateUtc="2026-01-29T22:36:00Z">
        <w:r w:rsidR="004170FA" w:rsidRPr="00F55018" w:rsidDel="00665E26">
          <w:delText>earch.</w:delText>
        </w:r>
      </w:del>
      <w:r w:rsidR="004170FA" w:rsidRPr="00F55018">
        <w:t xml:space="preserve"> 2021;7</w:t>
      </w:r>
      <w:del w:id="4359" w:author="Geri Burgert" w:date="2026-01-29T17:36:00Z" w16du:dateUtc="2026-01-29T22:36:00Z">
        <w:r w:rsidR="004170FA" w:rsidRPr="00F55018" w:rsidDel="00665E26">
          <w:delText>(3)</w:delText>
        </w:r>
      </w:del>
      <w:r w:rsidR="004170FA" w:rsidRPr="00F55018">
        <w:t>:00097-2021.</w:t>
      </w:r>
    </w:p>
    <w:p w14:paraId="1C72942A" w14:textId="47A1E820" w:rsidR="004170FA" w:rsidRPr="00F55018" w:rsidRDefault="003C08C3" w:rsidP="004170FA">
      <w:ins w:id="4360" w:author="Geri Burgert" w:date="2026-02-02T17:58:00Z" w16du:dateUtc="2026-02-02T22:58:00Z">
        <w:r>
          <w:t>174</w:t>
        </w:r>
      </w:ins>
      <w:del w:id="4361" w:author="Geri Burgert" w:date="2026-02-02T17:58:00Z" w16du:dateUtc="2026-02-02T22:58:00Z">
        <w:r w:rsidR="004170FA" w:rsidRPr="00F55018" w:rsidDel="003C08C3">
          <w:delText>127</w:delText>
        </w:r>
      </w:del>
      <w:r w:rsidR="004170FA" w:rsidRPr="00F55018">
        <w:t>.</w:t>
      </w:r>
      <w:ins w:id="4362" w:author="Geri Burgert" w:date="2026-01-29T17:36:00Z" w16du:dateUtc="2026-01-29T22:36:00Z">
        <w:r w:rsidR="00665E26" w:rsidRPr="00F55018">
          <w:t xml:space="preserve"> </w:t>
        </w:r>
      </w:ins>
      <w:del w:id="4363" w:author="Geri Burgert" w:date="2026-01-29T17:36:00Z" w16du:dateUtc="2026-01-29T22:36:00Z">
        <w:r w:rsidR="004170FA" w:rsidRPr="00F55018" w:rsidDel="00665E26">
          <w:tab/>
        </w:r>
      </w:del>
      <w:r w:rsidR="004170FA" w:rsidRPr="00F55018">
        <w:t>Lefaudeux D, De Meulder B, Loza MJ, Peffer N, Rowe A, Baribaud F, et al. U-BIOPRED clinical adult asthma clusters linked to a subset of sputum omics. J</w:t>
      </w:r>
      <w:del w:id="4364" w:author="Geri Burgert" w:date="2026-01-29T17:36:00Z" w16du:dateUtc="2026-01-29T22:36:00Z">
        <w:r w:rsidR="004170FA" w:rsidRPr="00F55018" w:rsidDel="00665E26">
          <w:delText>ournal of</w:delText>
        </w:r>
      </w:del>
      <w:r w:rsidR="004170FA" w:rsidRPr="00F55018">
        <w:t xml:space="preserve"> Allergy </w:t>
      </w:r>
      <w:del w:id="4365" w:author="Geri Burgert" w:date="2026-01-29T17:36:00Z" w16du:dateUtc="2026-01-29T22:36:00Z">
        <w:r w:rsidR="004170FA" w:rsidRPr="00F55018" w:rsidDel="00665E26">
          <w:delText xml:space="preserve">and </w:delText>
        </w:r>
      </w:del>
      <w:r w:rsidR="004170FA" w:rsidRPr="00F55018">
        <w:t>Clin</w:t>
      </w:r>
      <w:del w:id="4366" w:author="Geri Burgert" w:date="2026-01-29T17:36:00Z" w16du:dateUtc="2026-01-29T22:36:00Z">
        <w:r w:rsidR="004170FA" w:rsidRPr="00F55018" w:rsidDel="00665E26">
          <w:delText>ical</w:delText>
        </w:r>
      </w:del>
      <w:r w:rsidR="004170FA" w:rsidRPr="00F55018">
        <w:t xml:space="preserve"> Immunol</w:t>
      </w:r>
      <w:del w:id="4367" w:author="Geri Burgert" w:date="2026-01-29T17:36:00Z" w16du:dateUtc="2026-01-29T22:36:00Z">
        <w:r w:rsidR="004170FA" w:rsidRPr="00F55018" w:rsidDel="00665E26">
          <w:delText>ogy.</w:delText>
        </w:r>
      </w:del>
      <w:r w:rsidR="004170FA" w:rsidRPr="00F55018">
        <w:t xml:space="preserve"> 2017;139</w:t>
      </w:r>
      <w:del w:id="4368" w:author="Geri Burgert" w:date="2026-01-29T17:36:00Z" w16du:dateUtc="2026-01-29T22:36:00Z">
        <w:r w:rsidR="004170FA" w:rsidRPr="00F55018" w:rsidDel="00665E26">
          <w:delText>(6)</w:delText>
        </w:r>
      </w:del>
      <w:r w:rsidR="004170FA" w:rsidRPr="00F55018">
        <w:t>:1797-807.</w:t>
      </w:r>
    </w:p>
    <w:p w14:paraId="72AADF81" w14:textId="0E78087D" w:rsidR="004170FA" w:rsidRPr="00F55018" w:rsidRDefault="003C08C3" w:rsidP="004170FA">
      <w:ins w:id="4369" w:author="Geri Burgert" w:date="2026-02-02T17:58:00Z" w16du:dateUtc="2026-02-02T22:58:00Z">
        <w:r>
          <w:t>175</w:t>
        </w:r>
      </w:ins>
      <w:del w:id="4370" w:author="Geri Burgert" w:date="2026-02-02T17:58:00Z" w16du:dateUtc="2026-02-02T22:58:00Z">
        <w:r w:rsidR="004170FA" w:rsidRPr="00F55018" w:rsidDel="003C08C3">
          <w:delText>128</w:delText>
        </w:r>
      </w:del>
      <w:r w:rsidR="004170FA" w:rsidRPr="00F55018">
        <w:t>.</w:t>
      </w:r>
      <w:ins w:id="4371" w:author="Geri Burgert" w:date="2026-01-29T17:36:00Z" w16du:dateUtc="2026-01-29T22:36:00Z">
        <w:r w:rsidR="00665E26" w:rsidRPr="00F55018">
          <w:t xml:space="preserve"> </w:t>
        </w:r>
      </w:ins>
      <w:del w:id="4372" w:author="Geri Burgert" w:date="2026-01-29T17:36:00Z" w16du:dateUtc="2026-01-29T22:36:00Z">
        <w:r w:rsidR="004170FA" w:rsidRPr="00F55018" w:rsidDel="00665E26">
          <w:tab/>
        </w:r>
      </w:del>
      <w:r w:rsidR="004170FA" w:rsidRPr="00F55018">
        <w:t xml:space="preserve">Moaddel R, Ubaida‐Mohien C, Tanaka T, Lyashkov A, Basisty N, Schilling B, et al. Proteomics in aging research: </w:t>
      </w:r>
      <w:del w:id="4373" w:author="Geri Burgert" w:date="2026-01-29T17:36:00Z" w16du:dateUtc="2026-01-29T22:36:00Z">
        <w:r w:rsidR="004170FA" w:rsidRPr="00F55018" w:rsidDel="004525CE">
          <w:delText>A</w:delText>
        </w:r>
      </w:del>
      <w:ins w:id="4374" w:author="Geri Burgert" w:date="2026-01-29T17:36:00Z" w16du:dateUtc="2026-01-29T22:36:00Z">
        <w:r w:rsidR="004525CE" w:rsidRPr="00F55018">
          <w:t>a</w:t>
        </w:r>
      </w:ins>
      <w:r w:rsidR="004170FA" w:rsidRPr="00F55018">
        <w:t xml:space="preserve"> roadmap to clinical, translational research. Aging Cell</w:t>
      </w:r>
      <w:del w:id="4375" w:author="Geri Burgert" w:date="2026-01-29T17:36:00Z" w16du:dateUtc="2026-01-29T22:36:00Z">
        <w:r w:rsidR="004170FA" w:rsidRPr="00F55018" w:rsidDel="004525CE">
          <w:delText>.</w:delText>
        </w:r>
      </w:del>
      <w:r w:rsidR="004170FA" w:rsidRPr="00F55018">
        <w:t xml:space="preserve"> 2021;20</w:t>
      </w:r>
      <w:ins w:id="4376" w:author="Geri Burgert" w:date="2026-01-29T17:37:00Z" w16du:dateUtc="2026-01-29T22:37:00Z">
        <w:r w:rsidR="004525CE" w:rsidRPr="00F55018">
          <w:t>:e13325</w:t>
        </w:r>
      </w:ins>
      <w:del w:id="4377" w:author="Geri Burgert" w:date="2026-01-29T17:37:00Z" w16du:dateUtc="2026-01-29T22:37:00Z">
        <w:r w:rsidR="004170FA" w:rsidRPr="00F55018" w:rsidDel="004525CE">
          <w:delText>(4)</w:delText>
        </w:r>
      </w:del>
      <w:r w:rsidR="004170FA" w:rsidRPr="00F55018">
        <w:t>.</w:t>
      </w:r>
    </w:p>
    <w:p w14:paraId="204D464F" w14:textId="50DE7BFF" w:rsidR="004170FA" w:rsidRPr="00F55018" w:rsidRDefault="003C08C3" w:rsidP="004170FA">
      <w:ins w:id="4378" w:author="Geri Burgert" w:date="2026-02-02T17:58:00Z" w16du:dateUtc="2026-02-02T22:58:00Z">
        <w:r>
          <w:t>176</w:t>
        </w:r>
      </w:ins>
      <w:del w:id="4379" w:author="Geri Burgert" w:date="2026-02-02T17:58:00Z" w16du:dateUtc="2026-02-02T22:58:00Z">
        <w:r w:rsidR="004170FA" w:rsidRPr="00F55018" w:rsidDel="003C08C3">
          <w:delText>129</w:delText>
        </w:r>
      </w:del>
      <w:r w:rsidR="004170FA" w:rsidRPr="00F55018">
        <w:t>.</w:t>
      </w:r>
      <w:ins w:id="4380" w:author="Geri Burgert" w:date="2026-01-29T17:37:00Z" w16du:dateUtc="2026-01-29T22:37:00Z">
        <w:r w:rsidR="00DD3FF4" w:rsidRPr="00F55018">
          <w:t xml:space="preserve"> </w:t>
        </w:r>
      </w:ins>
      <w:del w:id="4381" w:author="Geri Burgert" w:date="2026-01-29T17:37:00Z" w16du:dateUtc="2026-01-29T22:37:00Z">
        <w:r w:rsidR="004170FA" w:rsidRPr="00F55018" w:rsidDel="00DD3FF4">
          <w:tab/>
        </w:r>
      </w:del>
      <w:r w:rsidR="004170FA" w:rsidRPr="00F55018">
        <w:t xml:space="preserve">Lin K, Wang T, Tang Q, Chen T, Lin M, Jin J, et al. IL18R1-Related </w:t>
      </w:r>
      <w:ins w:id="4382" w:author="Geri Burgert" w:date="2026-01-29T17:37:00Z" w16du:dateUtc="2026-01-29T22:37:00Z">
        <w:r w:rsidR="00DD3FF4" w:rsidRPr="00F55018">
          <w:t>m</w:t>
        </w:r>
      </w:ins>
      <w:del w:id="4383" w:author="Geri Burgert" w:date="2026-01-29T17:37:00Z" w16du:dateUtc="2026-01-29T22:37:00Z">
        <w:r w:rsidR="004170FA" w:rsidRPr="00F55018" w:rsidDel="00DD3FF4">
          <w:delText>M</w:delText>
        </w:r>
      </w:del>
      <w:r w:rsidR="004170FA" w:rsidRPr="00F55018">
        <w:t xml:space="preserve">olecules as </w:t>
      </w:r>
      <w:ins w:id="4384" w:author="Geri Burgert" w:date="2026-01-29T17:37:00Z" w16du:dateUtc="2026-01-29T22:37:00Z">
        <w:r w:rsidR="00DD3FF4" w:rsidRPr="00F55018">
          <w:t>b</w:t>
        </w:r>
      </w:ins>
      <w:del w:id="4385" w:author="Geri Burgert" w:date="2026-01-29T17:37:00Z" w16du:dateUtc="2026-01-29T22:37:00Z">
        <w:r w:rsidR="004170FA" w:rsidRPr="00F55018" w:rsidDel="00DD3FF4">
          <w:delText>B</w:delText>
        </w:r>
      </w:del>
      <w:r w:rsidR="004170FA" w:rsidRPr="00F55018">
        <w:t xml:space="preserve">iomarkers for </w:t>
      </w:r>
      <w:ins w:id="4386" w:author="Geri Burgert" w:date="2026-01-29T17:37:00Z" w16du:dateUtc="2026-01-29T22:37:00Z">
        <w:r w:rsidR="00DD3FF4" w:rsidRPr="00F55018">
          <w:t>a</w:t>
        </w:r>
      </w:ins>
      <w:del w:id="4387" w:author="Geri Burgert" w:date="2026-01-29T17:37:00Z" w16du:dateUtc="2026-01-29T22:37:00Z">
        <w:r w:rsidR="004170FA" w:rsidRPr="00F55018" w:rsidDel="00DD3FF4">
          <w:delText>A</w:delText>
        </w:r>
      </w:del>
      <w:r w:rsidR="004170FA" w:rsidRPr="00F55018">
        <w:t xml:space="preserve">sthma </w:t>
      </w:r>
      <w:ins w:id="4388" w:author="Geri Burgert" w:date="2026-01-29T17:37:00Z" w16du:dateUtc="2026-01-29T22:37:00Z">
        <w:r w:rsidR="00DD3FF4" w:rsidRPr="00F55018">
          <w:t>s</w:t>
        </w:r>
      </w:ins>
      <w:del w:id="4389" w:author="Geri Burgert" w:date="2026-01-29T17:37:00Z" w16du:dateUtc="2026-01-29T22:37:00Z">
        <w:r w:rsidR="004170FA" w:rsidRPr="00F55018" w:rsidDel="00DD3FF4">
          <w:delText>S</w:delText>
        </w:r>
      </w:del>
      <w:r w:rsidR="004170FA" w:rsidRPr="00F55018">
        <w:t xml:space="preserve">everity and </w:t>
      </w:r>
      <w:ins w:id="4390" w:author="Geri Burgert" w:date="2026-01-29T17:37:00Z" w16du:dateUtc="2026-01-29T22:37:00Z">
        <w:r w:rsidR="00DD3FF4" w:rsidRPr="00F55018">
          <w:t>p</w:t>
        </w:r>
      </w:ins>
      <w:del w:id="4391" w:author="Geri Burgert" w:date="2026-01-29T17:37:00Z" w16du:dateUtc="2026-01-29T22:37:00Z">
        <w:r w:rsidR="004170FA" w:rsidRPr="00F55018" w:rsidDel="00DD3FF4">
          <w:delText>P</w:delText>
        </w:r>
      </w:del>
      <w:r w:rsidR="004170FA" w:rsidRPr="00F55018">
        <w:t xml:space="preserve">rognostic </w:t>
      </w:r>
      <w:ins w:id="4392" w:author="Geri Burgert" w:date="2026-01-29T17:37:00Z" w16du:dateUtc="2026-01-29T22:37:00Z">
        <w:r w:rsidR="00DD3FF4" w:rsidRPr="00F55018">
          <w:t>m</w:t>
        </w:r>
      </w:ins>
      <w:del w:id="4393" w:author="Geri Burgert" w:date="2026-01-29T17:37:00Z" w16du:dateUtc="2026-01-29T22:37:00Z">
        <w:r w:rsidR="004170FA" w:rsidRPr="00F55018" w:rsidDel="00DD3FF4">
          <w:delText>M</w:delText>
        </w:r>
      </w:del>
      <w:r w:rsidR="004170FA" w:rsidRPr="00F55018">
        <w:t xml:space="preserve">arkers for </w:t>
      </w:r>
      <w:ins w:id="4394" w:author="Geri Burgert" w:date="2026-01-29T17:37:00Z" w16du:dateUtc="2026-01-29T22:37:00Z">
        <w:r w:rsidR="00DD3FF4" w:rsidRPr="00F55018">
          <w:t>i</w:t>
        </w:r>
      </w:ins>
      <w:del w:id="4395" w:author="Geri Burgert" w:date="2026-01-29T17:37:00Z" w16du:dateUtc="2026-01-29T22:37:00Z">
        <w:r w:rsidR="004170FA" w:rsidRPr="00F55018" w:rsidDel="00DD3FF4">
          <w:delText>I</w:delText>
        </w:r>
      </w:del>
      <w:r w:rsidR="004170FA" w:rsidRPr="00F55018">
        <w:t xml:space="preserve">diopathic </w:t>
      </w:r>
      <w:ins w:id="4396" w:author="Geri Burgert" w:date="2026-01-29T17:37:00Z" w16du:dateUtc="2026-01-29T22:37:00Z">
        <w:r w:rsidR="00DD3FF4" w:rsidRPr="00F55018">
          <w:t>p</w:t>
        </w:r>
      </w:ins>
      <w:del w:id="4397" w:author="Geri Burgert" w:date="2026-01-29T17:37:00Z" w16du:dateUtc="2026-01-29T22:37:00Z">
        <w:r w:rsidR="004170FA" w:rsidRPr="00F55018" w:rsidDel="00DD3FF4">
          <w:delText>P</w:delText>
        </w:r>
      </w:del>
      <w:r w:rsidR="004170FA" w:rsidRPr="00F55018">
        <w:t xml:space="preserve">ulmonary </w:t>
      </w:r>
      <w:ins w:id="4398" w:author="Geri Burgert" w:date="2026-01-29T17:38:00Z" w16du:dateUtc="2026-01-29T22:38:00Z">
        <w:r w:rsidR="00DD3FF4" w:rsidRPr="00F55018">
          <w:t>f</w:t>
        </w:r>
      </w:ins>
      <w:del w:id="4399" w:author="Geri Burgert" w:date="2026-01-29T17:38:00Z" w16du:dateUtc="2026-01-29T22:38:00Z">
        <w:r w:rsidR="004170FA" w:rsidRPr="00F55018" w:rsidDel="00DD3FF4">
          <w:delText>F</w:delText>
        </w:r>
      </w:del>
      <w:r w:rsidR="004170FA" w:rsidRPr="00F55018">
        <w:t>ibrosis. J</w:t>
      </w:r>
      <w:del w:id="4400" w:author="Geri Burgert" w:date="2026-01-29T17:38:00Z" w16du:dateUtc="2026-01-29T22:38:00Z">
        <w:r w:rsidR="004170FA" w:rsidRPr="00F55018" w:rsidDel="00DD3FF4">
          <w:delText>ournal of</w:delText>
        </w:r>
      </w:del>
      <w:r w:rsidR="004170FA" w:rsidRPr="00F55018">
        <w:t xml:space="preserve"> Proteome Res</w:t>
      </w:r>
      <w:del w:id="4401" w:author="Geri Burgert" w:date="2026-01-29T17:38:00Z" w16du:dateUtc="2026-01-29T22:38:00Z">
        <w:r w:rsidR="004170FA" w:rsidRPr="00F55018" w:rsidDel="00DD3FF4">
          <w:delText>earch.</w:delText>
        </w:r>
      </w:del>
      <w:r w:rsidR="004170FA" w:rsidRPr="00F55018">
        <w:t xml:space="preserve"> 2023;22</w:t>
      </w:r>
      <w:del w:id="4402" w:author="Geri Burgert" w:date="2026-01-29T17:38:00Z" w16du:dateUtc="2026-01-29T22:38:00Z">
        <w:r w:rsidR="004170FA" w:rsidRPr="00F55018" w:rsidDel="00DD3FF4">
          <w:delText>(10)</w:delText>
        </w:r>
      </w:del>
      <w:r w:rsidR="004170FA" w:rsidRPr="00F55018">
        <w:t>:3320-31.</w:t>
      </w:r>
    </w:p>
    <w:p w14:paraId="4F8F14A6" w14:textId="3917C5A0" w:rsidR="004170FA" w:rsidRPr="00F55018" w:rsidRDefault="003C08C3" w:rsidP="00DD3FF4">
      <w:ins w:id="4403" w:author="Geri Burgert" w:date="2026-02-02T17:58:00Z" w16du:dateUtc="2026-02-02T22:58:00Z">
        <w:r>
          <w:t>177</w:t>
        </w:r>
      </w:ins>
      <w:del w:id="4404" w:author="Geri Burgert" w:date="2026-02-02T17:58:00Z" w16du:dateUtc="2026-02-02T22:58:00Z">
        <w:r w:rsidR="004170FA" w:rsidRPr="00F55018" w:rsidDel="003C08C3">
          <w:delText>130</w:delText>
        </w:r>
      </w:del>
      <w:r w:rsidR="004170FA" w:rsidRPr="00F55018">
        <w:t>.</w:t>
      </w:r>
      <w:ins w:id="4405" w:author="Geri Burgert" w:date="2026-01-29T17:38:00Z" w16du:dateUtc="2026-01-29T22:38:00Z">
        <w:r w:rsidR="00DD3FF4" w:rsidRPr="00F55018">
          <w:t xml:space="preserve"> </w:t>
        </w:r>
      </w:ins>
      <w:del w:id="4406" w:author="Geri Burgert" w:date="2026-01-29T17:38:00Z" w16du:dateUtc="2026-01-29T22:38:00Z">
        <w:r w:rsidR="004170FA" w:rsidRPr="00F55018" w:rsidDel="00DD3FF4">
          <w:tab/>
        </w:r>
      </w:del>
      <w:r w:rsidR="004170FA" w:rsidRPr="00F55018">
        <w:t xml:space="preserve">Den Ouden F, Cseresznye A, Engelen L, Maris E, De Paepe E, Poma G, et al. Development and validation of an LC-MS/MS method for the simultaneous detection of urinary inflammatory biomarkers in a Flemish birth cohort. </w:t>
      </w:r>
      <w:ins w:id="4407" w:author="Geri Burgert" w:date="2026-01-29T17:39:00Z" w16du:dateUtc="2026-01-29T22:39:00Z">
        <w:r w:rsidR="00DD3FF4" w:rsidRPr="00F55018">
          <w:t>J Chromatogr B Analyt Technol Biomed Life Sci</w:t>
        </w:r>
      </w:ins>
      <w:del w:id="4408" w:author="Geri Burgert" w:date="2026-01-29T17:39:00Z" w16du:dateUtc="2026-01-29T22:39:00Z">
        <w:r w:rsidR="004170FA" w:rsidRPr="00F55018" w:rsidDel="00DD3FF4">
          <w:delText>Journal of Chromatography B.</w:delText>
        </w:r>
      </w:del>
      <w:r w:rsidR="004170FA" w:rsidRPr="00F55018">
        <w:t xml:space="preserve"> 2026;1269:124867.</w:t>
      </w:r>
    </w:p>
    <w:p w14:paraId="3F17F6E0" w14:textId="3F22CD54" w:rsidR="004170FA" w:rsidRPr="00F55018" w:rsidRDefault="003C08C3" w:rsidP="004170FA">
      <w:ins w:id="4409" w:author="Geri Burgert" w:date="2026-02-02T17:58:00Z" w16du:dateUtc="2026-02-02T22:58:00Z">
        <w:r>
          <w:lastRenderedPageBreak/>
          <w:t>178</w:t>
        </w:r>
      </w:ins>
      <w:del w:id="4410" w:author="Geri Burgert" w:date="2026-02-02T17:58:00Z" w16du:dateUtc="2026-02-02T22:58:00Z">
        <w:r w:rsidR="004170FA" w:rsidRPr="00F55018" w:rsidDel="003C08C3">
          <w:delText>131</w:delText>
        </w:r>
      </w:del>
      <w:r w:rsidR="004170FA" w:rsidRPr="00F55018">
        <w:t>.</w:t>
      </w:r>
      <w:ins w:id="4411" w:author="Geri Burgert" w:date="2026-01-29T17:39:00Z" w16du:dateUtc="2026-01-29T22:39:00Z">
        <w:r w:rsidR="00AE3812" w:rsidRPr="00F55018">
          <w:t xml:space="preserve"> </w:t>
        </w:r>
      </w:ins>
      <w:del w:id="4412" w:author="Geri Burgert" w:date="2026-01-29T17:39:00Z" w16du:dateUtc="2026-01-29T22:39:00Z">
        <w:r w:rsidR="004170FA" w:rsidRPr="00F55018" w:rsidDel="00AE3812">
          <w:tab/>
        </w:r>
      </w:del>
      <w:r w:rsidR="004170FA" w:rsidRPr="00F55018">
        <w:t>Loureiro CC, Oliveira AS, Santos M, Rudnitskaya A, Todo‐Bom A, Bousquet J, et al. Urinary metabolomic profiling of asthmatics can be related to clinical characteristics. Allergy</w:t>
      </w:r>
      <w:del w:id="4413" w:author="Geri Burgert" w:date="2026-01-29T17:39:00Z" w16du:dateUtc="2026-01-29T22:39:00Z">
        <w:r w:rsidR="004170FA" w:rsidRPr="00F55018" w:rsidDel="00AE3812">
          <w:delText>.</w:delText>
        </w:r>
      </w:del>
      <w:r w:rsidR="004170FA" w:rsidRPr="00F55018">
        <w:t xml:space="preserve"> 2016;71</w:t>
      </w:r>
      <w:del w:id="4414" w:author="Geri Burgert" w:date="2026-01-29T17:39:00Z" w16du:dateUtc="2026-01-29T22:39:00Z">
        <w:r w:rsidR="004170FA" w:rsidRPr="00F55018" w:rsidDel="00AE3812">
          <w:delText>(9)</w:delText>
        </w:r>
      </w:del>
      <w:r w:rsidR="004170FA" w:rsidRPr="00F55018">
        <w:t>:1362-5.</w:t>
      </w:r>
    </w:p>
    <w:p w14:paraId="1566CFA9" w14:textId="5AB4F114" w:rsidR="004170FA" w:rsidRPr="00F55018" w:rsidRDefault="003C08C3" w:rsidP="004170FA">
      <w:ins w:id="4415" w:author="Geri Burgert" w:date="2026-02-02T17:58:00Z" w16du:dateUtc="2026-02-02T22:58:00Z">
        <w:r>
          <w:t>179</w:t>
        </w:r>
      </w:ins>
      <w:del w:id="4416" w:author="Geri Burgert" w:date="2026-02-02T17:58:00Z" w16du:dateUtc="2026-02-02T22:58:00Z">
        <w:r w:rsidR="004170FA" w:rsidRPr="00F55018" w:rsidDel="003C08C3">
          <w:delText>132</w:delText>
        </w:r>
      </w:del>
      <w:r w:rsidR="004170FA" w:rsidRPr="00F55018">
        <w:t>.</w:t>
      </w:r>
      <w:ins w:id="4417" w:author="Geri Burgert" w:date="2026-01-29T17:39:00Z" w16du:dateUtc="2026-01-29T22:39:00Z">
        <w:r w:rsidR="00AE3812" w:rsidRPr="00F55018">
          <w:t xml:space="preserve"> </w:t>
        </w:r>
      </w:ins>
      <w:del w:id="4418" w:author="Geri Burgert" w:date="2026-01-29T17:39:00Z" w16du:dateUtc="2026-01-29T22:39:00Z">
        <w:r w:rsidR="004170FA" w:rsidRPr="00F55018" w:rsidDel="00AE3812">
          <w:tab/>
        </w:r>
      </w:del>
      <w:r w:rsidR="004170FA" w:rsidRPr="00F55018">
        <w:t xml:space="preserve">Krings JG, Wenzel SE, Castro M. The emerging role of quantitative imaging in asthma. </w:t>
      </w:r>
      <w:del w:id="4419" w:author="Geri Burgert" w:date="2026-01-29T17:39:00Z" w16du:dateUtc="2026-01-29T22:39:00Z">
        <w:r w:rsidR="004170FA" w:rsidRPr="00F55018" w:rsidDel="00AE3812">
          <w:delText xml:space="preserve">The </w:delText>
        </w:r>
      </w:del>
      <w:r w:rsidR="004170FA" w:rsidRPr="00F55018">
        <w:t>Br</w:t>
      </w:r>
      <w:del w:id="4420" w:author="Geri Burgert" w:date="2026-01-29T17:39:00Z" w16du:dateUtc="2026-01-29T22:39:00Z">
        <w:r w:rsidR="004170FA" w:rsidRPr="00F55018" w:rsidDel="00AE3812">
          <w:delText>itish</w:delText>
        </w:r>
      </w:del>
      <w:r w:rsidR="004170FA" w:rsidRPr="00F55018">
        <w:t xml:space="preserve"> J</w:t>
      </w:r>
      <w:del w:id="4421" w:author="Geri Burgert" w:date="2026-01-29T17:39:00Z" w16du:dateUtc="2026-01-29T22:39:00Z">
        <w:r w:rsidR="004170FA" w:rsidRPr="00F55018" w:rsidDel="00AE3812">
          <w:delText>ournal of</w:delText>
        </w:r>
      </w:del>
      <w:r w:rsidR="004170FA" w:rsidRPr="00F55018">
        <w:t xml:space="preserve"> Radiol</w:t>
      </w:r>
      <w:del w:id="4422" w:author="Geri Burgert" w:date="2026-01-29T17:39:00Z" w16du:dateUtc="2026-01-29T22:39:00Z">
        <w:r w:rsidR="004170FA" w:rsidRPr="00F55018" w:rsidDel="00AE3812">
          <w:delText>ogy.</w:delText>
        </w:r>
      </w:del>
      <w:r w:rsidR="004170FA" w:rsidRPr="00F55018">
        <w:t xml:space="preserve"> 2022;95</w:t>
      </w:r>
      <w:del w:id="4423" w:author="Geri Burgert" w:date="2026-01-29T17:39:00Z" w16du:dateUtc="2026-01-29T22:39:00Z">
        <w:r w:rsidR="004170FA" w:rsidRPr="00F55018" w:rsidDel="00AE3812">
          <w:delText>(1</w:delText>
        </w:r>
      </w:del>
      <w:del w:id="4424" w:author="Geri Burgert" w:date="2026-01-29T17:40:00Z" w16du:dateUtc="2026-01-29T22:40:00Z">
        <w:r w:rsidR="004170FA" w:rsidRPr="00F55018" w:rsidDel="00AE3812">
          <w:delText>132)</w:delText>
        </w:r>
      </w:del>
      <w:r w:rsidR="004170FA" w:rsidRPr="00F55018">
        <w:t>:20201133.</w:t>
      </w:r>
    </w:p>
    <w:p w14:paraId="24394988" w14:textId="51B5BE8C" w:rsidR="004170FA" w:rsidRPr="00F55018" w:rsidRDefault="003C08C3" w:rsidP="004170FA">
      <w:ins w:id="4425" w:author="Geri Burgert" w:date="2026-02-02T17:58:00Z" w16du:dateUtc="2026-02-02T22:58:00Z">
        <w:r>
          <w:t>180</w:t>
        </w:r>
      </w:ins>
      <w:del w:id="4426" w:author="Geri Burgert" w:date="2026-02-02T17:58:00Z" w16du:dateUtc="2026-02-02T22:58:00Z">
        <w:r w:rsidR="004170FA" w:rsidRPr="00F55018" w:rsidDel="003C08C3">
          <w:delText>133</w:delText>
        </w:r>
      </w:del>
      <w:r w:rsidR="004170FA" w:rsidRPr="00F55018">
        <w:t>.</w:t>
      </w:r>
      <w:ins w:id="4427" w:author="Geri Burgert" w:date="2026-01-29T17:40:00Z" w16du:dateUtc="2026-01-29T22:40:00Z">
        <w:r w:rsidR="00AE3812" w:rsidRPr="00F55018">
          <w:t xml:space="preserve"> </w:t>
        </w:r>
      </w:ins>
      <w:del w:id="4428" w:author="Geri Burgert" w:date="2026-01-29T17:40:00Z" w16du:dateUtc="2026-01-29T22:40:00Z">
        <w:r w:rsidR="004170FA" w:rsidRPr="00F55018" w:rsidDel="00AE3812">
          <w:tab/>
        </w:r>
      </w:del>
      <w:r w:rsidR="004170FA" w:rsidRPr="00F55018">
        <w:t>Walker C, Gupta S, Hartley R, Brightling CE. Computed tomography scans in severe asthma. Curr</w:t>
      </w:r>
      <w:del w:id="4429" w:author="Geri Burgert" w:date="2026-01-29T17:40:00Z" w16du:dateUtc="2026-01-29T22:40:00Z">
        <w:r w:rsidR="004170FA" w:rsidRPr="00F55018" w:rsidDel="00AE3812">
          <w:delText>ent</w:delText>
        </w:r>
      </w:del>
      <w:r w:rsidR="004170FA" w:rsidRPr="00F55018">
        <w:t xml:space="preserve"> Opin</w:t>
      </w:r>
      <w:del w:id="4430" w:author="Geri Burgert" w:date="2026-01-29T17:40:00Z" w16du:dateUtc="2026-01-29T22:40:00Z">
        <w:r w:rsidR="004170FA" w:rsidRPr="00F55018" w:rsidDel="00AE3812">
          <w:delText>ion in</w:delText>
        </w:r>
      </w:del>
      <w:r w:rsidR="004170FA" w:rsidRPr="00F55018">
        <w:t xml:space="preserve"> Pulm</w:t>
      </w:r>
      <w:del w:id="4431" w:author="Geri Burgert" w:date="2026-01-29T17:40:00Z" w16du:dateUtc="2026-01-29T22:40:00Z">
        <w:r w:rsidR="004170FA" w:rsidRPr="00F55018" w:rsidDel="00AE3812">
          <w:delText>onary</w:delText>
        </w:r>
      </w:del>
      <w:r w:rsidR="004170FA" w:rsidRPr="00F55018">
        <w:t xml:space="preserve"> Med</w:t>
      </w:r>
      <w:del w:id="4432" w:author="Geri Burgert" w:date="2026-01-29T17:40:00Z" w16du:dateUtc="2026-01-29T22:40:00Z">
        <w:r w:rsidR="004170FA" w:rsidRPr="00F55018" w:rsidDel="00AE3812">
          <w:delText>icine.</w:delText>
        </w:r>
      </w:del>
      <w:r w:rsidR="004170FA" w:rsidRPr="00F55018">
        <w:t xml:space="preserve"> 2012;18</w:t>
      </w:r>
      <w:del w:id="4433" w:author="Geri Burgert" w:date="2026-01-29T17:40:00Z" w16du:dateUtc="2026-01-29T22:40:00Z">
        <w:r w:rsidR="004170FA" w:rsidRPr="00F55018" w:rsidDel="00AE3812">
          <w:delText>(1)</w:delText>
        </w:r>
      </w:del>
      <w:r w:rsidR="004170FA" w:rsidRPr="00F55018">
        <w:t>:42-7.</w:t>
      </w:r>
    </w:p>
    <w:p w14:paraId="44C6B6A8" w14:textId="48D81553" w:rsidR="004170FA" w:rsidRPr="00F55018" w:rsidRDefault="003C08C3" w:rsidP="004170FA">
      <w:ins w:id="4434" w:author="Geri Burgert" w:date="2026-02-02T17:58:00Z" w16du:dateUtc="2026-02-02T22:58:00Z">
        <w:r>
          <w:t>181</w:t>
        </w:r>
      </w:ins>
      <w:del w:id="4435" w:author="Geri Burgert" w:date="2026-02-02T17:58:00Z" w16du:dateUtc="2026-02-02T22:58:00Z">
        <w:r w:rsidR="004170FA" w:rsidRPr="00F55018" w:rsidDel="003C08C3">
          <w:delText>134</w:delText>
        </w:r>
      </w:del>
      <w:r w:rsidR="004170FA" w:rsidRPr="00F55018">
        <w:t>.</w:t>
      </w:r>
      <w:ins w:id="4436" w:author="Geri Burgert" w:date="2026-01-29T17:40:00Z" w16du:dateUtc="2026-01-29T22:40:00Z">
        <w:r w:rsidR="00AE3812" w:rsidRPr="00F55018">
          <w:t xml:space="preserve"> </w:t>
        </w:r>
      </w:ins>
      <w:del w:id="4437" w:author="Geri Burgert" w:date="2026-01-29T17:40:00Z" w16du:dateUtc="2026-01-29T22:40:00Z">
        <w:r w:rsidR="004170FA" w:rsidRPr="00F55018" w:rsidDel="00AE3812">
          <w:tab/>
        </w:r>
      </w:del>
      <w:r w:rsidR="004170FA" w:rsidRPr="00F55018">
        <w:t xml:space="preserve">Diaz AA, Young TP, Maselli DJ, Martinez CH, Gill R, Nardelli P, et al. Quantitative CT </w:t>
      </w:r>
      <w:ins w:id="4438" w:author="Geri Burgert" w:date="2026-01-29T17:40:00Z" w16du:dateUtc="2026-01-29T22:40:00Z">
        <w:r w:rsidR="00AE3812" w:rsidRPr="00F55018">
          <w:t>m</w:t>
        </w:r>
      </w:ins>
      <w:del w:id="4439" w:author="Geri Burgert" w:date="2026-01-29T17:40:00Z" w16du:dateUtc="2026-01-29T22:40:00Z">
        <w:r w:rsidR="004170FA" w:rsidRPr="00F55018" w:rsidDel="00AE3812">
          <w:delText>M</w:delText>
        </w:r>
      </w:del>
      <w:r w:rsidR="004170FA" w:rsidRPr="00F55018">
        <w:t xml:space="preserve">easures of </w:t>
      </w:r>
      <w:ins w:id="4440" w:author="Geri Burgert" w:date="2026-01-29T17:40:00Z" w16du:dateUtc="2026-01-29T22:40:00Z">
        <w:r w:rsidR="00AE3812" w:rsidRPr="00F55018">
          <w:t>b</w:t>
        </w:r>
      </w:ins>
      <w:del w:id="4441" w:author="Geri Burgert" w:date="2026-01-29T17:40:00Z" w16du:dateUtc="2026-01-29T22:40:00Z">
        <w:r w:rsidR="004170FA" w:rsidRPr="00F55018" w:rsidDel="00AE3812">
          <w:delText>B</w:delText>
        </w:r>
      </w:del>
      <w:r w:rsidR="004170FA" w:rsidRPr="00F55018">
        <w:t xml:space="preserve">ronchiectasis in </w:t>
      </w:r>
      <w:ins w:id="4442" w:author="Geri Burgert" w:date="2026-01-29T17:40:00Z" w16du:dateUtc="2026-01-29T22:40:00Z">
        <w:r w:rsidR="00AE3812" w:rsidRPr="00F55018">
          <w:t>s</w:t>
        </w:r>
      </w:ins>
      <w:del w:id="4443" w:author="Geri Burgert" w:date="2026-01-29T17:40:00Z" w16du:dateUtc="2026-01-29T22:40:00Z">
        <w:r w:rsidR="004170FA" w:rsidRPr="00F55018" w:rsidDel="00AE3812">
          <w:delText>S</w:delText>
        </w:r>
      </w:del>
      <w:r w:rsidR="004170FA" w:rsidRPr="00F55018">
        <w:t>mokers. Chest</w:t>
      </w:r>
      <w:del w:id="4444" w:author="Geri Burgert" w:date="2026-01-29T17:40:00Z" w16du:dateUtc="2026-01-29T22:40:00Z">
        <w:r w:rsidR="004170FA" w:rsidRPr="00F55018" w:rsidDel="00AE3812">
          <w:delText>.</w:delText>
        </w:r>
      </w:del>
      <w:r w:rsidR="004170FA" w:rsidRPr="00F55018">
        <w:t xml:space="preserve"> 2017;151</w:t>
      </w:r>
      <w:del w:id="4445" w:author="Geri Burgert" w:date="2026-01-29T17:40:00Z" w16du:dateUtc="2026-01-29T22:40:00Z">
        <w:r w:rsidR="004170FA" w:rsidRPr="00F55018" w:rsidDel="000F2A9F">
          <w:delText>(6)</w:delText>
        </w:r>
      </w:del>
      <w:r w:rsidR="004170FA" w:rsidRPr="00F55018">
        <w:t>:1255-62.</w:t>
      </w:r>
    </w:p>
    <w:p w14:paraId="165A131D" w14:textId="6E79C8DD" w:rsidR="004170FA" w:rsidRPr="00F55018" w:rsidRDefault="003C08C3" w:rsidP="004170FA">
      <w:ins w:id="4446" w:author="Geri Burgert" w:date="2026-02-02T17:58:00Z" w16du:dateUtc="2026-02-02T22:58:00Z">
        <w:r>
          <w:t>182</w:t>
        </w:r>
      </w:ins>
      <w:del w:id="4447" w:author="Geri Burgert" w:date="2026-02-02T17:58:00Z" w16du:dateUtc="2026-02-02T22:58:00Z">
        <w:r w:rsidR="004170FA" w:rsidRPr="00F55018" w:rsidDel="003C08C3">
          <w:delText>135</w:delText>
        </w:r>
      </w:del>
      <w:r w:rsidR="004170FA" w:rsidRPr="00F55018">
        <w:t>.</w:t>
      </w:r>
      <w:ins w:id="4448" w:author="Geri Burgert" w:date="2026-01-29T17:40:00Z" w16du:dateUtc="2026-01-29T22:40:00Z">
        <w:r w:rsidR="000F2A9F" w:rsidRPr="00F55018">
          <w:t xml:space="preserve"> </w:t>
        </w:r>
      </w:ins>
      <w:del w:id="4449" w:author="Geri Burgert" w:date="2026-01-29T17:40:00Z" w16du:dateUtc="2026-01-29T22:40:00Z">
        <w:r w:rsidR="004170FA" w:rsidRPr="00F55018" w:rsidDel="000F2A9F">
          <w:tab/>
        </w:r>
      </w:del>
      <w:r w:rsidR="004170FA" w:rsidRPr="00F55018">
        <w:t xml:space="preserve">Matsushita S, Yamashiro T, Matsuoka S, Yagihashi K, Nakajima Y. The </w:t>
      </w:r>
      <w:ins w:id="4450" w:author="Geri Burgert" w:date="2026-01-29T17:40:00Z" w16du:dateUtc="2026-01-29T22:40:00Z">
        <w:r w:rsidR="000F2A9F" w:rsidRPr="00F55018">
          <w:t>a</w:t>
        </w:r>
      </w:ins>
      <w:del w:id="4451" w:author="Geri Burgert" w:date="2026-01-29T17:40:00Z" w16du:dateUtc="2026-01-29T22:40:00Z">
        <w:r w:rsidR="004170FA" w:rsidRPr="00F55018" w:rsidDel="000F2A9F">
          <w:delText>A</w:delText>
        </w:r>
      </w:del>
      <w:r w:rsidR="004170FA" w:rsidRPr="00F55018">
        <w:t xml:space="preserve">ssociation </w:t>
      </w:r>
      <w:ins w:id="4452" w:author="Geri Burgert" w:date="2026-01-29T17:40:00Z" w16du:dateUtc="2026-01-29T22:40:00Z">
        <w:r w:rsidR="000F2A9F" w:rsidRPr="00F55018">
          <w:t>b</w:t>
        </w:r>
      </w:ins>
      <w:del w:id="4453" w:author="Geri Burgert" w:date="2026-01-29T17:40:00Z" w16du:dateUtc="2026-01-29T22:40:00Z">
        <w:r w:rsidR="004170FA" w:rsidRPr="00F55018" w:rsidDel="000F2A9F">
          <w:delText>B</w:delText>
        </w:r>
      </w:del>
      <w:r w:rsidR="004170FA" w:rsidRPr="00F55018">
        <w:t xml:space="preserve">etween </w:t>
      </w:r>
      <w:ins w:id="4454" w:author="Geri Burgert" w:date="2026-01-29T17:40:00Z" w16du:dateUtc="2026-01-29T22:40:00Z">
        <w:r w:rsidR="000F2A9F" w:rsidRPr="00F55018">
          <w:t>b</w:t>
        </w:r>
      </w:ins>
      <w:del w:id="4455" w:author="Geri Burgert" w:date="2026-01-29T17:40:00Z" w16du:dateUtc="2026-01-29T22:40:00Z">
        <w:r w:rsidR="004170FA" w:rsidRPr="00F55018" w:rsidDel="000F2A9F">
          <w:delText>B</w:delText>
        </w:r>
      </w:del>
      <w:r w:rsidR="004170FA" w:rsidRPr="00F55018">
        <w:t xml:space="preserve">ronchial </w:t>
      </w:r>
      <w:ins w:id="4456" w:author="Geri Burgert" w:date="2026-01-29T17:40:00Z" w16du:dateUtc="2026-01-29T22:40:00Z">
        <w:r w:rsidR="000F2A9F" w:rsidRPr="00F55018">
          <w:t>w</w:t>
        </w:r>
      </w:ins>
      <w:del w:id="4457" w:author="Geri Burgert" w:date="2026-01-29T17:40:00Z" w16du:dateUtc="2026-01-29T22:40:00Z">
        <w:r w:rsidR="004170FA" w:rsidRPr="00F55018" w:rsidDel="000F2A9F">
          <w:delText>W</w:delText>
        </w:r>
      </w:del>
      <w:r w:rsidR="004170FA" w:rsidRPr="00F55018">
        <w:t xml:space="preserve">all CT </w:t>
      </w:r>
      <w:ins w:id="4458" w:author="Geri Burgert" w:date="2026-01-29T17:40:00Z" w16du:dateUtc="2026-01-29T22:40:00Z">
        <w:r w:rsidR="000F2A9F" w:rsidRPr="00F55018">
          <w:t>a</w:t>
        </w:r>
      </w:ins>
      <w:del w:id="4459" w:author="Geri Burgert" w:date="2026-01-29T17:40:00Z" w16du:dateUtc="2026-01-29T22:40:00Z">
        <w:r w:rsidR="004170FA" w:rsidRPr="00F55018" w:rsidDel="000F2A9F">
          <w:delText>A</w:delText>
        </w:r>
      </w:del>
      <w:r w:rsidR="004170FA" w:rsidRPr="00F55018">
        <w:t xml:space="preserve">ttenuation and </w:t>
      </w:r>
      <w:ins w:id="4460" w:author="Geri Burgert" w:date="2026-01-29T17:40:00Z" w16du:dateUtc="2026-01-29T22:40:00Z">
        <w:r w:rsidR="000F2A9F" w:rsidRPr="00F55018">
          <w:t>s</w:t>
        </w:r>
      </w:ins>
      <w:del w:id="4461" w:author="Geri Burgert" w:date="2026-01-29T17:40:00Z" w16du:dateUtc="2026-01-29T22:40:00Z">
        <w:r w:rsidR="004170FA" w:rsidRPr="00F55018" w:rsidDel="000F2A9F">
          <w:delText>S</w:delText>
        </w:r>
      </w:del>
      <w:r w:rsidR="004170FA" w:rsidRPr="00F55018">
        <w:t xml:space="preserve">pirometry in </w:t>
      </w:r>
      <w:ins w:id="4462" w:author="Geri Burgert" w:date="2026-01-29T17:40:00Z" w16du:dateUtc="2026-01-29T22:40:00Z">
        <w:r w:rsidR="000F2A9F" w:rsidRPr="00F55018">
          <w:t>p</w:t>
        </w:r>
      </w:ins>
      <w:del w:id="4463" w:author="Geri Burgert" w:date="2026-01-29T17:40:00Z" w16du:dateUtc="2026-01-29T22:40:00Z">
        <w:r w:rsidR="004170FA" w:rsidRPr="00F55018" w:rsidDel="000F2A9F">
          <w:delText>P</w:delText>
        </w:r>
      </w:del>
      <w:r w:rsidR="004170FA" w:rsidRPr="00F55018">
        <w:t xml:space="preserve">atients with </w:t>
      </w:r>
      <w:ins w:id="4464" w:author="Geri Burgert" w:date="2026-01-29T17:40:00Z" w16du:dateUtc="2026-01-29T22:40:00Z">
        <w:r w:rsidR="000F2A9F" w:rsidRPr="00F55018">
          <w:t>b</w:t>
        </w:r>
      </w:ins>
      <w:del w:id="4465" w:author="Geri Burgert" w:date="2026-01-29T17:40:00Z" w16du:dateUtc="2026-01-29T22:40:00Z">
        <w:r w:rsidR="004170FA" w:rsidRPr="00F55018" w:rsidDel="000F2A9F">
          <w:delText>B</w:delText>
        </w:r>
      </w:del>
      <w:r w:rsidR="004170FA" w:rsidRPr="00F55018">
        <w:t xml:space="preserve">ronchial </w:t>
      </w:r>
      <w:ins w:id="4466" w:author="Geri Burgert" w:date="2026-01-29T17:40:00Z" w16du:dateUtc="2026-01-29T22:40:00Z">
        <w:r w:rsidR="000F2A9F" w:rsidRPr="00F55018">
          <w:t>a</w:t>
        </w:r>
      </w:ins>
      <w:del w:id="4467" w:author="Geri Burgert" w:date="2026-01-29T17:40:00Z" w16du:dateUtc="2026-01-29T22:40:00Z">
        <w:r w:rsidR="004170FA" w:rsidRPr="00F55018" w:rsidDel="000F2A9F">
          <w:delText>A</w:delText>
        </w:r>
      </w:del>
      <w:r w:rsidR="004170FA" w:rsidRPr="00F55018">
        <w:t>sthma. Acad</w:t>
      </w:r>
      <w:del w:id="4468" w:author="Geri Burgert" w:date="2026-01-29T17:41:00Z" w16du:dateUtc="2026-01-29T22:41:00Z">
        <w:r w:rsidR="004170FA" w:rsidRPr="00F55018" w:rsidDel="000F2A9F">
          <w:delText>emic</w:delText>
        </w:r>
      </w:del>
      <w:r w:rsidR="004170FA" w:rsidRPr="00F55018">
        <w:t xml:space="preserve"> Radiol</w:t>
      </w:r>
      <w:del w:id="4469" w:author="Geri Burgert" w:date="2026-01-29T17:41:00Z" w16du:dateUtc="2026-01-29T22:41:00Z">
        <w:r w:rsidR="004170FA" w:rsidRPr="00F55018" w:rsidDel="000F2A9F">
          <w:delText>ogy.</w:delText>
        </w:r>
      </w:del>
      <w:r w:rsidR="004170FA" w:rsidRPr="00F55018">
        <w:t xml:space="preserve"> 2019;26</w:t>
      </w:r>
      <w:del w:id="4470" w:author="Geri Burgert" w:date="2026-01-29T17:41:00Z" w16du:dateUtc="2026-01-29T22:41:00Z">
        <w:r w:rsidR="004170FA" w:rsidRPr="00F55018" w:rsidDel="000F2A9F">
          <w:delText>(7)</w:delText>
        </w:r>
      </w:del>
      <w:r w:rsidR="004170FA" w:rsidRPr="00F55018">
        <w:t>:960-6.</w:t>
      </w:r>
    </w:p>
    <w:p w14:paraId="189C0F56" w14:textId="240BF1E0" w:rsidR="004170FA" w:rsidRPr="00F55018" w:rsidRDefault="003C08C3" w:rsidP="004170FA">
      <w:ins w:id="4471" w:author="Geri Burgert" w:date="2026-02-02T17:58:00Z" w16du:dateUtc="2026-02-02T22:58:00Z">
        <w:r>
          <w:t>183</w:t>
        </w:r>
      </w:ins>
      <w:del w:id="4472" w:author="Geri Burgert" w:date="2026-02-02T17:58:00Z" w16du:dateUtc="2026-02-02T22:58:00Z">
        <w:r w:rsidR="004170FA" w:rsidRPr="00F55018" w:rsidDel="003C08C3">
          <w:delText>136</w:delText>
        </w:r>
      </w:del>
      <w:r w:rsidR="004170FA" w:rsidRPr="00F55018">
        <w:t>.</w:t>
      </w:r>
      <w:ins w:id="4473" w:author="Geri Burgert" w:date="2026-01-29T17:41:00Z" w16du:dateUtc="2026-01-29T22:41:00Z">
        <w:r w:rsidR="000F2A9F" w:rsidRPr="00F55018">
          <w:t xml:space="preserve"> </w:t>
        </w:r>
      </w:ins>
      <w:del w:id="4474" w:author="Geri Burgert" w:date="2026-01-29T17:41:00Z" w16du:dateUtc="2026-01-29T22:41:00Z">
        <w:r w:rsidR="004170FA" w:rsidRPr="00F55018" w:rsidDel="000F2A9F">
          <w:tab/>
        </w:r>
      </w:del>
      <w:r w:rsidR="004170FA" w:rsidRPr="00F55018">
        <w:t xml:space="preserve">Roos JE, McAdams HP, Kaushik SS, Driehuys B. Hyperpolarized </w:t>
      </w:r>
      <w:ins w:id="4475" w:author="Geri Burgert" w:date="2026-01-29T17:41:00Z" w16du:dateUtc="2026-01-29T22:41:00Z">
        <w:r w:rsidR="000F2A9F" w:rsidRPr="00F55018">
          <w:t>g</w:t>
        </w:r>
      </w:ins>
      <w:del w:id="4476" w:author="Geri Burgert" w:date="2026-01-29T17:41:00Z" w16du:dateUtc="2026-01-29T22:41:00Z">
        <w:r w:rsidR="004170FA" w:rsidRPr="00F55018" w:rsidDel="000F2A9F">
          <w:delText>G</w:delText>
        </w:r>
      </w:del>
      <w:r w:rsidR="004170FA" w:rsidRPr="00F55018">
        <w:t xml:space="preserve">as MR </w:t>
      </w:r>
      <w:ins w:id="4477" w:author="Geri Burgert" w:date="2026-01-29T17:41:00Z" w16du:dateUtc="2026-01-29T22:41:00Z">
        <w:r w:rsidR="000F2A9F" w:rsidRPr="00F55018">
          <w:t>i</w:t>
        </w:r>
      </w:ins>
      <w:del w:id="4478" w:author="Geri Burgert" w:date="2026-01-29T17:41:00Z" w16du:dateUtc="2026-01-29T22:41:00Z">
        <w:r w:rsidR="004170FA" w:rsidRPr="00F55018" w:rsidDel="000F2A9F">
          <w:delText>I</w:delText>
        </w:r>
      </w:del>
      <w:r w:rsidR="004170FA" w:rsidRPr="00F55018">
        <w:t>maging</w:t>
      </w:r>
      <w:ins w:id="4479" w:author="Geri Burgert" w:date="2026-01-29T17:42:00Z" w16du:dateUtc="2026-01-29T22:42:00Z">
        <w:r w:rsidR="000F2A9F" w:rsidRPr="00F55018">
          <w:t>: techniques and applications</w:t>
        </w:r>
      </w:ins>
      <w:r w:rsidR="004170FA" w:rsidRPr="00F55018">
        <w:t>. Magn</w:t>
      </w:r>
      <w:del w:id="4480" w:author="Geri Burgert" w:date="2026-01-29T17:42:00Z" w16du:dateUtc="2026-01-29T22:42:00Z">
        <w:r w:rsidR="004170FA" w:rsidRPr="00F55018" w:rsidDel="000F2A9F">
          <w:delText>etic</w:delText>
        </w:r>
      </w:del>
      <w:r w:rsidR="004170FA" w:rsidRPr="00F55018">
        <w:t xml:space="preserve"> Reson</w:t>
      </w:r>
      <w:del w:id="4481" w:author="Geri Burgert" w:date="2026-01-29T17:42:00Z" w16du:dateUtc="2026-01-29T22:42:00Z">
        <w:r w:rsidR="004170FA" w:rsidRPr="00F55018" w:rsidDel="000F2A9F">
          <w:delText>ance</w:delText>
        </w:r>
      </w:del>
      <w:r w:rsidR="004170FA" w:rsidRPr="00F55018">
        <w:t xml:space="preserve"> Imaging Clin</w:t>
      </w:r>
      <w:del w:id="4482" w:author="Geri Burgert" w:date="2026-01-29T17:42:00Z" w16du:dateUtc="2026-01-29T22:42:00Z">
        <w:r w:rsidR="004170FA" w:rsidRPr="00F55018" w:rsidDel="000F2A9F">
          <w:delText>ics of</w:delText>
        </w:r>
      </w:del>
      <w:r w:rsidR="004170FA" w:rsidRPr="00F55018">
        <w:t xml:space="preserve"> N</w:t>
      </w:r>
      <w:del w:id="4483" w:author="Geri Burgert" w:date="2026-01-29T17:42:00Z" w16du:dateUtc="2026-01-29T22:42:00Z">
        <w:r w:rsidR="004170FA" w:rsidRPr="00F55018" w:rsidDel="000F2A9F">
          <w:delText>orth</w:delText>
        </w:r>
      </w:del>
      <w:r w:rsidR="004170FA" w:rsidRPr="00F55018">
        <w:t xml:space="preserve"> Am</w:t>
      </w:r>
      <w:del w:id="4484" w:author="Geri Burgert" w:date="2026-01-29T17:42:00Z" w16du:dateUtc="2026-01-29T22:42:00Z">
        <w:r w:rsidR="004170FA" w:rsidRPr="00F55018" w:rsidDel="000F2A9F">
          <w:delText>erica.</w:delText>
        </w:r>
      </w:del>
      <w:r w:rsidR="004170FA" w:rsidRPr="00F55018">
        <w:t xml:space="preserve"> 2015;23</w:t>
      </w:r>
      <w:del w:id="4485" w:author="Geri Burgert" w:date="2026-01-29T17:42:00Z" w16du:dateUtc="2026-01-29T22:42:00Z">
        <w:r w:rsidR="004170FA" w:rsidRPr="00F55018" w:rsidDel="000F2A9F">
          <w:delText>(2)</w:delText>
        </w:r>
      </w:del>
      <w:r w:rsidR="004170FA" w:rsidRPr="00F55018">
        <w:t>:217-29.</w:t>
      </w:r>
    </w:p>
    <w:p w14:paraId="36051AE1" w14:textId="341848A9" w:rsidR="004170FA" w:rsidRPr="00F55018" w:rsidRDefault="003C08C3" w:rsidP="004170FA">
      <w:ins w:id="4486" w:author="Geri Burgert" w:date="2026-02-02T17:58:00Z" w16du:dateUtc="2026-02-02T22:58:00Z">
        <w:r>
          <w:t>184</w:t>
        </w:r>
      </w:ins>
      <w:del w:id="4487" w:author="Geri Burgert" w:date="2026-02-02T17:58:00Z" w16du:dateUtc="2026-02-02T22:58:00Z">
        <w:r w:rsidR="004170FA" w:rsidRPr="00F55018" w:rsidDel="003C08C3">
          <w:delText>137</w:delText>
        </w:r>
      </w:del>
      <w:r w:rsidR="004170FA" w:rsidRPr="00F55018">
        <w:t>.</w:t>
      </w:r>
      <w:ins w:id="4488" w:author="Geri Burgert" w:date="2026-01-29T17:42:00Z" w16du:dateUtc="2026-01-29T22:42:00Z">
        <w:r w:rsidR="000F2A9F" w:rsidRPr="00F55018">
          <w:t xml:space="preserve"> </w:t>
        </w:r>
      </w:ins>
      <w:del w:id="4489" w:author="Geri Burgert" w:date="2026-01-29T17:42:00Z" w16du:dateUtc="2026-01-29T22:42:00Z">
        <w:r w:rsidR="004170FA" w:rsidRPr="00F55018" w:rsidDel="000F2A9F">
          <w:tab/>
        </w:r>
      </w:del>
      <w:r w:rsidR="004170FA" w:rsidRPr="00F55018">
        <w:t>Dunican EM, Elicker BM, Gierada DS, Nagle SK, Schiebler ML, Newell JD, et al. Mucus plugs in patients with asthma linked to eosinophilia and airflow obstruction. J</w:t>
      </w:r>
      <w:del w:id="4490" w:author="Geri Burgert" w:date="2026-01-29T17:42:00Z" w16du:dateUtc="2026-01-29T22:42:00Z">
        <w:r w:rsidR="004170FA" w:rsidRPr="00F55018" w:rsidDel="000F2A9F">
          <w:delText>ournal of</w:delText>
        </w:r>
      </w:del>
      <w:r w:rsidR="004170FA" w:rsidRPr="00F55018">
        <w:t xml:space="preserve"> Clin</w:t>
      </w:r>
      <w:del w:id="4491" w:author="Geri Burgert" w:date="2026-01-29T17:42:00Z" w16du:dateUtc="2026-01-29T22:42:00Z">
        <w:r w:rsidR="004170FA" w:rsidRPr="00F55018" w:rsidDel="000F2A9F">
          <w:delText>ical</w:delText>
        </w:r>
      </w:del>
      <w:r w:rsidR="004170FA" w:rsidRPr="00F55018">
        <w:t xml:space="preserve"> Investig</w:t>
      </w:r>
      <w:del w:id="4492" w:author="Geri Burgert" w:date="2026-01-29T17:42:00Z" w16du:dateUtc="2026-01-29T22:42:00Z">
        <w:r w:rsidR="004170FA" w:rsidRPr="00F55018" w:rsidDel="000F2A9F">
          <w:delText>ation.</w:delText>
        </w:r>
      </w:del>
      <w:r w:rsidR="004170FA" w:rsidRPr="00F55018">
        <w:t xml:space="preserve"> 2018;128</w:t>
      </w:r>
      <w:del w:id="4493" w:author="Geri Burgert" w:date="2026-01-29T17:42:00Z" w16du:dateUtc="2026-01-29T22:42:00Z">
        <w:r w:rsidR="004170FA" w:rsidRPr="00F55018" w:rsidDel="000F2A9F">
          <w:delText>(3)</w:delText>
        </w:r>
      </w:del>
      <w:r w:rsidR="004170FA" w:rsidRPr="00F55018">
        <w:t>:997-1009.</w:t>
      </w:r>
    </w:p>
    <w:p w14:paraId="7CE4EBE6" w14:textId="295BC40D" w:rsidR="004170FA" w:rsidRPr="00F55018" w:rsidRDefault="00016B89" w:rsidP="004170FA">
      <w:ins w:id="4494" w:author="Geri Burgert" w:date="2026-02-02T17:58:00Z" w16du:dateUtc="2026-02-02T22:58:00Z">
        <w:r>
          <w:lastRenderedPageBreak/>
          <w:t>1</w:t>
        </w:r>
      </w:ins>
      <w:ins w:id="4495" w:author="Geri Burgert" w:date="2026-02-02T17:59:00Z" w16du:dateUtc="2026-02-02T22:59:00Z">
        <w:r>
          <w:t>85</w:t>
        </w:r>
      </w:ins>
      <w:del w:id="4496" w:author="Geri Burgert" w:date="2026-02-02T17:58:00Z" w16du:dateUtc="2026-02-02T22:58:00Z">
        <w:r w:rsidR="004170FA" w:rsidRPr="00F55018" w:rsidDel="00016B89">
          <w:delText>138</w:delText>
        </w:r>
      </w:del>
      <w:r w:rsidR="004170FA" w:rsidRPr="00F55018">
        <w:t>.</w:t>
      </w:r>
      <w:ins w:id="4497" w:author="Geri Burgert" w:date="2026-01-29T17:42:00Z" w16du:dateUtc="2026-01-29T22:42:00Z">
        <w:r w:rsidR="000F2A9F" w:rsidRPr="00F55018">
          <w:t xml:space="preserve"> </w:t>
        </w:r>
      </w:ins>
      <w:del w:id="4498" w:author="Geri Burgert" w:date="2026-01-29T17:42:00Z" w16du:dateUtc="2026-01-29T22:42:00Z">
        <w:r w:rsidR="004170FA" w:rsidRPr="00F55018" w:rsidDel="000F2A9F">
          <w:tab/>
        </w:r>
      </w:del>
      <w:r w:rsidR="004170FA" w:rsidRPr="00F55018">
        <w:t xml:space="preserve">Tang M, Elicker BM, Henry T, Gierada DS, Schiebler ML, Huang BK, et al. Mucus </w:t>
      </w:r>
      <w:ins w:id="4499" w:author="Geri Burgert" w:date="2026-01-29T17:43:00Z" w16du:dateUtc="2026-01-29T22:43:00Z">
        <w:r w:rsidR="00F61AE8" w:rsidRPr="00F55018">
          <w:t>p</w:t>
        </w:r>
      </w:ins>
      <w:del w:id="4500" w:author="Geri Burgert" w:date="2026-01-29T17:43:00Z" w16du:dateUtc="2026-01-29T22:43:00Z">
        <w:r w:rsidR="004170FA" w:rsidRPr="00F55018" w:rsidDel="00F61AE8">
          <w:delText>P</w:delText>
        </w:r>
      </w:del>
      <w:r w:rsidR="004170FA" w:rsidRPr="00F55018">
        <w:t xml:space="preserve">lugs </w:t>
      </w:r>
      <w:ins w:id="4501" w:author="Geri Burgert" w:date="2026-01-29T17:43:00Z" w16du:dateUtc="2026-01-29T22:43:00Z">
        <w:r w:rsidR="00F61AE8" w:rsidRPr="00F55018">
          <w:t>p</w:t>
        </w:r>
      </w:ins>
      <w:del w:id="4502" w:author="Geri Burgert" w:date="2026-01-29T17:43:00Z" w16du:dateUtc="2026-01-29T22:43:00Z">
        <w:r w:rsidR="004170FA" w:rsidRPr="00F55018" w:rsidDel="00F61AE8">
          <w:delText>P</w:delText>
        </w:r>
      </w:del>
      <w:r w:rsidR="004170FA" w:rsidRPr="00F55018">
        <w:t xml:space="preserve">ersist in </w:t>
      </w:r>
      <w:ins w:id="4503" w:author="Geri Burgert" w:date="2026-01-29T17:43:00Z" w16du:dateUtc="2026-01-29T22:43:00Z">
        <w:r w:rsidR="00F61AE8" w:rsidRPr="00F55018">
          <w:t>a</w:t>
        </w:r>
      </w:ins>
      <w:del w:id="4504" w:author="Geri Burgert" w:date="2026-01-29T17:43:00Z" w16du:dateUtc="2026-01-29T22:43:00Z">
        <w:r w:rsidR="004170FA" w:rsidRPr="00F55018" w:rsidDel="00F61AE8">
          <w:delText>A</w:delText>
        </w:r>
      </w:del>
      <w:r w:rsidR="004170FA" w:rsidRPr="00F55018">
        <w:t xml:space="preserve">sthma, and </w:t>
      </w:r>
      <w:ins w:id="4505" w:author="Geri Burgert" w:date="2026-01-29T17:43:00Z" w16du:dateUtc="2026-01-29T22:43:00Z">
        <w:r w:rsidR="00F61AE8" w:rsidRPr="00F55018">
          <w:t>c</w:t>
        </w:r>
      </w:ins>
      <w:del w:id="4506" w:author="Geri Burgert" w:date="2026-01-29T17:43:00Z" w16du:dateUtc="2026-01-29T22:43:00Z">
        <w:r w:rsidR="004170FA" w:rsidRPr="00F55018" w:rsidDel="00F61AE8">
          <w:delText>C</w:delText>
        </w:r>
      </w:del>
      <w:r w:rsidR="004170FA" w:rsidRPr="00F55018">
        <w:t xml:space="preserve">hanges in </w:t>
      </w:r>
      <w:ins w:id="4507" w:author="Geri Burgert" w:date="2026-01-29T17:43:00Z" w16du:dateUtc="2026-01-29T22:43:00Z">
        <w:r w:rsidR="00F61AE8" w:rsidRPr="00F55018">
          <w:t>m</w:t>
        </w:r>
      </w:ins>
      <w:del w:id="4508" w:author="Geri Burgert" w:date="2026-01-29T17:43:00Z" w16du:dateUtc="2026-01-29T22:43:00Z">
        <w:r w:rsidR="004170FA" w:rsidRPr="00F55018" w:rsidDel="00F61AE8">
          <w:delText>M</w:delText>
        </w:r>
      </w:del>
      <w:r w:rsidR="004170FA" w:rsidRPr="00F55018">
        <w:t xml:space="preserve">ucus </w:t>
      </w:r>
      <w:ins w:id="4509" w:author="Geri Burgert" w:date="2026-01-29T17:43:00Z" w16du:dateUtc="2026-01-29T22:43:00Z">
        <w:r w:rsidR="00F61AE8" w:rsidRPr="00F55018">
          <w:t>p</w:t>
        </w:r>
      </w:ins>
      <w:del w:id="4510" w:author="Geri Burgert" w:date="2026-01-29T17:43:00Z" w16du:dateUtc="2026-01-29T22:43:00Z">
        <w:r w:rsidR="004170FA" w:rsidRPr="00F55018" w:rsidDel="00F61AE8">
          <w:delText>P</w:delText>
        </w:r>
      </w:del>
      <w:r w:rsidR="004170FA" w:rsidRPr="00F55018">
        <w:t xml:space="preserve">lugs </w:t>
      </w:r>
      <w:ins w:id="4511" w:author="Geri Burgert" w:date="2026-01-29T17:43:00Z" w16du:dateUtc="2026-01-29T22:43:00Z">
        <w:r w:rsidR="00F61AE8" w:rsidRPr="00F55018">
          <w:t>a</w:t>
        </w:r>
      </w:ins>
      <w:del w:id="4512" w:author="Geri Burgert" w:date="2026-01-29T17:43:00Z" w16du:dateUtc="2026-01-29T22:43:00Z">
        <w:r w:rsidR="004170FA" w:rsidRPr="00F55018" w:rsidDel="00F61AE8">
          <w:delText>A</w:delText>
        </w:r>
      </w:del>
      <w:r w:rsidR="004170FA" w:rsidRPr="00F55018">
        <w:t xml:space="preserve">ssociate with </w:t>
      </w:r>
      <w:ins w:id="4513" w:author="Geri Burgert" w:date="2026-01-29T17:43:00Z" w16du:dateUtc="2026-01-29T22:43:00Z">
        <w:r w:rsidR="00F61AE8" w:rsidRPr="00F55018">
          <w:t>c</w:t>
        </w:r>
      </w:ins>
      <w:del w:id="4514" w:author="Geri Burgert" w:date="2026-01-29T17:43:00Z" w16du:dateUtc="2026-01-29T22:43:00Z">
        <w:r w:rsidR="004170FA" w:rsidRPr="00F55018" w:rsidDel="00F61AE8">
          <w:delText>C</w:delText>
        </w:r>
      </w:del>
      <w:r w:rsidR="004170FA" w:rsidRPr="00F55018">
        <w:t xml:space="preserve">hanges in </w:t>
      </w:r>
      <w:ins w:id="4515" w:author="Geri Burgert" w:date="2026-01-29T17:43:00Z" w16du:dateUtc="2026-01-29T22:43:00Z">
        <w:r w:rsidR="00F61AE8" w:rsidRPr="00F55018">
          <w:t>a</w:t>
        </w:r>
      </w:ins>
      <w:del w:id="4516" w:author="Geri Burgert" w:date="2026-01-29T17:43:00Z" w16du:dateUtc="2026-01-29T22:43:00Z">
        <w:r w:rsidR="004170FA" w:rsidRPr="00F55018" w:rsidDel="00F61AE8">
          <w:delText>A</w:delText>
        </w:r>
      </w:del>
      <w:r w:rsidR="004170FA" w:rsidRPr="00F55018">
        <w:t xml:space="preserve">irflow over </w:t>
      </w:r>
      <w:ins w:id="4517" w:author="Geri Burgert" w:date="2026-01-29T17:43:00Z" w16du:dateUtc="2026-01-29T22:43:00Z">
        <w:r w:rsidR="00F61AE8" w:rsidRPr="00F55018">
          <w:t>t</w:t>
        </w:r>
      </w:ins>
      <w:del w:id="4518" w:author="Geri Burgert" w:date="2026-01-29T17:43:00Z" w16du:dateUtc="2026-01-29T22:43:00Z">
        <w:r w:rsidR="004170FA" w:rsidRPr="00F55018" w:rsidDel="00F61AE8">
          <w:delText>T</w:delText>
        </w:r>
      </w:del>
      <w:r w:rsidR="004170FA" w:rsidRPr="00F55018">
        <w:t>ime. Am</w:t>
      </w:r>
      <w:del w:id="4519" w:author="Geri Burgert" w:date="2026-01-29T17:43:00Z" w16du:dateUtc="2026-01-29T22:43:00Z">
        <w:r w:rsidR="004170FA" w:rsidRPr="00F55018" w:rsidDel="00275690">
          <w:delText>erican</w:delText>
        </w:r>
      </w:del>
      <w:r w:rsidR="004170FA" w:rsidRPr="00F55018">
        <w:t xml:space="preserve"> J</w:t>
      </w:r>
      <w:del w:id="4520" w:author="Geri Burgert" w:date="2026-01-29T17:43:00Z" w16du:dateUtc="2026-01-29T22:43:00Z">
        <w:r w:rsidR="004170FA" w:rsidRPr="00F55018" w:rsidDel="00275690">
          <w:delText>ournal of</w:delText>
        </w:r>
      </w:del>
      <w:r w:rsidR="004170FA" w:rsidRPr="00F55018">
        <w:t xml:space="preserve"> Respir</w:t>
      </w:r>
      <w:del w:id="4521" w:author="Geri Burgert" w:date="2026-01-29T17:43:00Z" w16du:dateUtc="2026-01-29T22:43:00Z">
        <w:r w:rsidR="004170FA" w:rsidRPr="00F55018" w:rsidDel="00275690">
          <w:delText>atory and</w:delText>
        </w:r>
      </w:del>
      <w:r w:rsidR="004170FA" w:rsidRPr="00F55018">
        <w:t xml:space="preserve"> Crit</w:t>
      </w:r>
      <w:del w:id="4522" w:author="Geri Burgert" w:date="2026-01-29T17:43:00Z" w16du:dateUtc="2026-01-29T22:43:00Z">
        <w:r w:rsidR="004170FA" w:rsidRPr="00F55018" w:rsidDel="00275690">
          <w:delText>ical</w:delText>
        </w:r>
      </w:del>
      <w:r w:rsidR="004170FA" w:rsidRPr="00F55018">
        <w:t xml:space="preserve"> Care Med</w:t>
      </w:r>
      <w:del w:id="4523" w:author="Geri Burgert" w:date="2026-01-29T17:43:00Z" w16du:dateUtc="2026-01-29T22:43:00Z">
        <w:r w:rsidR="004170FA" w:rsidRPr="00F55018" w:rsidDel="00275690">
          <w:delText>icine.</w:delText>
        </w:r>
      </w:del>
      <w:r w:rsidR="004170FA" w:rsidRPr="00F55018">
        <w:t xml:space="preserve"> 2022;205</w:t>
      </w:r>
      <w:del w:id="4524" w:author="Geri Burgert" w:date="2026-01-29T17:43:00Z" w16du:dateUtc="2026-01-29T22:43:00Z">
        <w:r w:rsidR="004170FA" w:rsidRPr="00F55018" w:rsidDel="00275690">
          <w:delText>(9)</w:delText>
        </w:r>
      </w:del>
      <w:r w:rsidR="004170FA" w:rsidRPr="00F55018">
        <w:t>:1036-45.</w:t>
      </w:r>
    </w:p>
    <w:p w14:paraId="753ABF4D" w14:textId="4F366F10" w:rsidR="004170FA" w:rsidRPr="00F55018" w:rsidRDefault="00016B89" w:rsidP="004170FA">
      <w:ins w:id="4525" w:author="Geri Burgert" w:date="2026-02-02T17:59:00Z" w16du:dateUtc="2026-02-02T22:59:00Z">
        <w:r>
          <w:t>186</w:t>
        </w:r>
      </w:ins>
      <w:del w:id="4526" w:author="Geri Burgert" w:date="2026-02-02T17:59:00Z" w16du:dateUtc="2026-02-02T22:59:00Z">
        <w:r w:rsidR="004170FA" w:rsidRPr="00F55018" w:rsidDel="00016B89">
          <w:delText>139</w:delText>
        </w:r>
      </w:del>
      <w:r w:rsidR="004170FA" w:rsidRPr="00F55018">
        <w:t>.</w:t>
      </w:r>
      <w:ins w:id="4527" w:author="Geri Burgert" w:date="2026-01-29T17:43:00Z" w16du:dateUtc="2026-01-29T22:43:00Z">
        <w:r w:rsidR="000721BD" w:rsidRPr="00F55018">
          <w:t xml:space="preserve"> </w:t>
        </w:r>
      </w:ins>
      <w:del w:id="4528" w:author="Geri Burgert" w:date="2026-01-29T17:43:00Z" w16du:dateUtc="2026-01-29T22:43:00Z">
        <w:r w:rsidR="004170FA" w:rsidRPr="00F55018" w:rsidDel="000721BD">
          <w:tab/>
        </w:r>
      </w:del>
      <w:r w:rsidR="004170FA" w:rsidRPr="00F55018">
        <w:t xml:space="preserve">Tran C, Singh GV, Haider E, Boylan C, Venegas C, Riaz S, et al. Luminal mucus plugs are spatially associated with airway wall thickening in severe COPD and asthma: </w:t>
      </w:r>
      <w:ins w:id="4529" w:author="Geri Burgert" w:date="2026-01-29T17:43:00Z" w16du:dateUtc="2026-01-29T22:43:00Z">
        <w:r w:rsidR="000721BD" w:rsidRPr="00F55018">
          <w:t>a</w:t>
        </w:r>
      </w:ins>
      <w:del w:id="4530" w:author="Geri Burgert" w:date="2026-01-29T17:43:00Z" w16du:dateUtc="2026-01-29T22:43:00Z">
        <w:r w:rsidR="004170FA" w:rsidRPr="00F55018" w:rsidDel="000721BD">
          <w:delText>A</w:delText>
        </w:r>
      </w:del>
      <w:r w:rsidR="004170FA" w:rsidRPr="00F55018">
        <w:t xml:space="preserve"> single-centered, retrospective, observational study. Respir</w:t>
      </w:r>
      <w:del w:id="4531" w:author="Geri Burgert" w:date="2026-01-29T17:43:00Z" w16du:dateUtc="2026-01-29T22:43:00Z">
        <w:r w:rsidR="004170FA" w:rsidRPr="00F55018" w:rsidDel="000721BD">
          <w:delText>atory</w:delText>
        </w:r>
      </w:del>
      <w:r w:rsidR="004170FA" w:rsidRPr="00F55018">
        <w:t xml:space="preserve"> Med</w:t>
      </w:r>
      <w:del w:id="4532" w:author="Geri Burgert" w:date="2026-01-29T17:43:00Z" w16du:dateUtc="2026-01-29T22:43:00Z">
        <w:r w:rsidR="004170FA" w:rsidRPr="00F55018" w:rsidDel="000721BD">
          <w:delText>icine.</w:delText>
        </w:r>
      </w:del>
      <w:r w:rsidR="004170FA" w:rsidRPr="00F55018">
        <w:t xml:space="preserve"> 2022;202:106982.</w:t>
      </w:r>
    </w:p>
    <w:p w14:paraId="69C9EAC6" w14:textId="72653410" w:rsidR="004170FA" w:rsidRPr="00F55018" w:rsidRDefault="00016B89" w:rsidP="004170FA">
      <w:ins w:id="4533" w:author="Geri Burgert" w:date="2026-02-02T17:59:00Z" w16du:dateUtc="2026-02-02T22:59:00Z">
        <w:r>
          <w:t>187</w:t>
        </w:r>
      </w:ins>
      <w:del w:id="4534" w:author="Geri Burgert" w:date="2026-02-02T17:59:00Z" w16du:dateUtc="2026-02-02T22:59:00Z">
        <w:r w:rsidR="004170FA" w:rsidRPr="00F55018" w:rsidDel="00016B89">
          <w:delText>140</w:delText>
        </w:r>
      </w:del>
      <w:r w:rsidR="004170FA" w:rsidRPr="00F55018">
        <w:t>.</w:t>
      </w:r>
      <w:ins w:id="4535" w:author="Geri Burgert" w:date="2026-01-29T17:43:00Z" w16du:dateUtc="2026-01-29T22:43:00Z">
        <w:r w:rsidR="000721BD" w:rsidRPr="00F55018">
          <w:t xml:space="preserve"> </w:t>
        </w:r>
      </w:ins>
      <w:del w:id="4536" w:author="Geri Burgert" w:date="2026-01-29T17:43:00Z" w16du:dateUtc="2026-01-29T22:43:00Z">
        <w:r w:rsidR="004170FA" w:rsidRPr="00F55018" w:rsidDel="000721BD">
          <w:tab/>
        </w:r>
      </w:del>
      <w:r w:rsidR="004170FA" w:rsidRPr="00F55018">
        <w:t>Liegeois MA, Hsieh A, Al-Fouadi M, Charbit AR, Yang CX, Hackett T-L, et al. Cellular and molecular features of asthma mucus plugs provide clues about their formation and persistence. J</w:t>
      </w:r>
      <w:del w:id="4537" w:author="Geri Burgert" w:date="2026-01-29T17:43:00Z" w16du:dateUtc="2026-01-29T22:43:00Z">
        <w:r w:rsidR="004170FA" w:rsidRPr="00F55018" w:rsidDel="000721BD">
          <w:delText>ournal of</w:delText>
        </w:r>
      </w:del>
      <w:r w:rsidR="004170FA" w:rsidRPr="00F55018">
        <w:t xml:space="preserve"> Clin</w:t>
      </w:r>
      <w:del w:id="4538" w:author="Geri Burgert" w:date="2026-01-29T17:43:00Z" w16du:dateUtc="2026-01-29T22:43:00Z">
        <w:r w:rsidR="004170FA" w:rsidRPr="00F55018" w:rsidDel="000721BD">
          <w:delText>ical</w:delText>
        </w:r>
      </w:del>
      <w:r w:rsidR="004170FA" w:rsidRPr="00F55018">
        <w:t xml:space="preserve"> Investig</w:t>
      </w:r>
      <w:del w:id="4539" w:author="Geri Burgert" w:date="2026-01-29T17:43:00Z" w16du:dateUtc="2026-01-29T22:43:00Z">
        <w:r w:rsidR="004170FA" w:rsidRPr="00F55018" w:rsidDel="000721BD">
          <w:delText>ation.</w:delText>
        </w:r>
      </w:del>
      <w:r w:rsidR="004170FA" w:rsidRPr="00F55018">
        <w:t xml:space="preserve"> 2025;135</w:t>
      </w:r>
      <w:ins w:id="4540" w:author="Geri Burgert" w:date="2026-01-29T17:44:00Z" w16du:dateUtc="2026-01-29T22:44:00Z">
        <w:r w:rsidR="000721BD" w:rsidRPr="00F55018">
          <w:t>:e186889</w:t>
        </w:r>
      </w:ins>
      <w:del w:id="4541" w:author="Geri Burgert" w:date="2026-01-29T17:44:00Z" w16du:dateUtc="2026-01-29T22:44:00Z">
        <w:r w:rsidR="004170FA" w:rsidRPr="00F55018" w:rsidDel="000721BD">
          <w:delText>(6)</w:delText>
        </w:r>
      </w:del>
      <w:r w:rsidR="004170FA" w:rsidRPr="00F55018">
        <w:t>.</w:t>
      </w:r>
    </w:p>
    <w:p w14:paraId="0240AD3D" w14:textId="3121CBB2" w:rsidR="004170FA" w:rsidRPr="00F55018" w:rsidRDefault="00016B89" w:rsidP="004170FA">
      <w:ins w:id="4542" w:author="Geri Burgert" w:date="2026-02-02T17:59:00Z" w16du:dateUtc="2026-02-02T22:59:00Z">
        <w:r>
          <w:t>188</w:t>
        </w:r>
      </w:ins>
      <w:del w:id="4543" w:author="Geri Burgert" w:date="2026-02-02T17:59:00Z" w16du:dateUtc="2026-02-02T22:59:00Z">
        <w:r w:rsidR="004170FA" w:rsidRPr="00F55018" w:rsidDel="00016B89">
          <w:delText>141</w:delText>
        </w:r>
      </w:del>
      <w:r w:rsidR="004170FA" w:rsidRPr="00F55018">
        <w:t>.</w:t>
      </w:r>
      <w:ins w:id="4544" w:author="Geri Burgert" w:date="2026-01-29T17:44:00Z" w16du:dateUtc="2026-01-29T22:44:00Z">
        <w:r w:rsidR="000721BD" w:rsidRPr="00F55018">
          <w:t xml:space="preserve"> </w:t>
        </w:r>
      </w:ins>
      <w:del w:id="4545" w:author="Geri Burgert" w:date="2026-01-29T17:44:00Z" w16du:dateUtc="2026-01-29T22:44:00Z">
        <w:r w:rsidR="004170FA" w:rsidRPr="00F55018" w:rsidDel="000721BD">
          <w:tab/>
        </w:r>
      </w:del>
      <w:r w:rsidR="004170FA" w:rsidRPr="00F55018">
        <w:t xml:space="preserve">Venegas Garrido C, Mukherjee M, Svenningsen S, Nair P. Eosinophil-mucus interplay in severe asthma: </w:t>
      </w:r>
      <w:ins w:id="4546" w:author="Geri Burgert" w:date="2026-01-29T17:44:00Z" w16du:dateUtc="2026-01-29T22:44:00Z">
        <w:r w:rsidR="000721BD" w:rsidRPr="00F55018">
          <w:t>i</w:t>
        </w:r>
      </w:ins>
      <w:del w:id="4547" w:author="Geri Burgert" w:date="2026-01-29T17:44:00Z" w16du:dateUtc="2026-01-29T22:44:00Z">
        <w:r w:rsidR="004170FA" w:rsidRPr="00F55018" w:rsidDel="000721BD">
          <w:delText>I</w:delText>
        </w:r>
      </w:del>
      <w:r w:rsidR="004170FA" w:rsidRPr="00F55018">
        <w:t>mplications for treatment with biologicals. Allergol</w:t>
      </w:r>
      <w:del w:id="4548" w:author="Geri Burgert" w:date="2026-01-29T17:44:00Z" w16du:dateUtc="2026-01-29T22:44:00Z">
        <w:r w:rsidR="004170FA" w:rsidRPr="00F55018" w:rsidDel="000721BD">
          <w:delText>ogy</w:delText>
        </w:r>
      </w:del>
      <w:r w:rsidR="004170FA" w:rsidRPr="00F55018">
        <w:t xml:space="preserve"> Int</w:t>
      </w:r>
      <w:del w:id="4549" w:author="Geri Burgert" w:date="2026-01-29T17:44:00Z" w16du:dateUtc="2026-01-29T22:44:00Z">
        <w:r w:rsidR="004170FA" w:rsidRPr="00F55018" w:rsidDel="000721BD">
          <w:delText>ernational.</w:delText>
        </w:r>
      </w:del>
      <w:r w:rsidR="004170FA" w:rsidRPr="00F55018">
        <w:t xml:space="preserve"> 2024;73</w:t>
      </w:r>
      <w:del w:id="4550" w:author="Geri Burgert" w:date="2026-01-29T17:44:00Z" w16du:dateUtc="2026-01-29T22:44:00Z">
        <w:r w:rsidR="004170FA" w:rsidRPr="00F55018" w:rsidDel="000721BD">
          <w:delText>(3)</w:delText>
        </w:r>
      </w:del>
      <w:r w:rsidR="004170FA" w:rsidRPr="00F55018">
        <w:t>:351-61.</w:t>
      </w:r>
    </w:p>
    <w:p w14:paraId="0642A194" w14:textId="1A3591E8" w:rsidR="004170FA" w:rsidRPr="00F55018" w:rsidRDefault="00016B89" w:rsidP="004170FA">
      <w:ins w:id="4551" w:author="Geri Burgert" w:date="2026-02-02T17:59:00Z" w16du:dateUtc="2026-02-02T22:59:00Z">
        <w:r>
          <w:t>189</w:t>
        </w:r>
      </w:ins>
      <w:del w:id="4552" w:author="Geri Burgert" w:date="2026-02-02T17:59:00Z" w16du:dateUtc="2026-02-02T22:59:00Z">
        <w:r w:rsidR="004170FA" w:rsidRPr="00F55018" w:rsidDel="00016B89">
          <w:delText>142</w:delText>
        </w:r>
      </w:del>
      <w:r w:rsidR="004170FA" w:rsidRPr="00F55018">
        <w:t>.</w:t>
      </w:r>
      <w:ins w:id="4553" w:author="Geri Burgert" w:date="2026-01-29T17:44:00Z" w16du:dateUtc="2026-01-29T22:44:00Z">
        <w:r w:rsidR="000721BD" w:rsidRPr="00F55018">
          <w:t xml:space="preserve"> </w:t>
        </w:r>
      </w:ins>
      <w:del w:id="4554" w:author="Geri Burgert" w:date="2026-01-29T17:44:00Z" w16du:dateUtc="2026-01-29T22:44:00Z">
        <w:r w:rsidR="004170FA" w:rsidRPr="00F55018" w:rsidDel="000721BD">
          <w:tab/>
        </w:r>
      </w:del>
      <w:r w:rsidR="004170FA" w:rsidRPr="00F55018">
        <w:t xml:space="preserve">Kern AL, Vogel-Claussen J. Hyperpolarized gas MRI in pulmonology. </w:t>
      </w:r>
      <w:del w:id="4555" w:author="Geri Burgert" w:date="2026-01-29T17:44:00Z" w16du:dateUtc="2026-01-29T22:44:00Z">
        <w:r w:rsidR="004170FA" w:rsidRPr="00F55018" w:rsidDel="000721BD">
          <w:delText xml:space="preserve">The </w:delText>
        </w:r>
      </w:del>
      <w:r w:rsidR="004170FA" w:rsidRPr="00F55018">
        <w:t>Br</w:t>
      </w:r>
      <w:del w:id="4556" w:author="Geri Burgert" w:date="2026-01-29T17:44:00Z" w16du:dateUtc="2026-01-29T22:44:00Z">
        <w:r w:rsidR="004170FA" w:rsidRPr="00F55018" w:rsidDel="000721BD">
          <w:delText>itish</w:delText>
        </w:r>
      </w:del>
      <w:r w:rsidR="004170FA" w:rsidRPr="00F55018">
        <w:t xml:space="preserve"> J</w:t>
      </w:r>
      <w:del w:id="4557" w:author="Geri Burgert" w:date="2026-01-29T17:44:00Z" w16du:dateUtc="2026-01-29T22:44:00Z">
        <w:r w:rsidR="004170FA" w:rsidRPr="00F55018" w:rsidDel="000721BD">
          <w:delText>ournal of</w:delText>
        </w:r>
      </w:del>
      <w:r w:rsidR="004170FA" w:rsidRPr="00F55018">
        <w:t xml:space="preserve"> Radiol</w:t>
      </w:r>
      <w:del w:id="4558" w:author="Geri Burgert" w:date="2026-01-29T17:44:00Z" w16du:dateUtc="2026-01-29T22:44:00Z">
        <w:r w:rsidR="004170FA" w:rsidRPr="00F55018" w:rsidDel="000721BD">
          <w:delText>ogy.</w:delText>
        </w:r>
      </w:del>
      <w:r w:rsidR="004170FA" w:rsidRPr="00F55018">
        <w:t xml:space="preserve"> 2018;91</w:t>
      </w:r>
      <w:del w:id="4559" w:author="Geri Burgert" w:date="2026-01-29T17:44:00Z" w16du:dateUtc="2026-01-29T22:44:00Z">
        <w:r w:rsidR="004170FA" w:rsidRPr="00F55018" w:rsidDel="000721BD">
          <w:delText>(1084)</w:delText>
        </w:r>
      </w:del>
      <w:r w:rsidR="004170FA" w:rsidRPr="00F55018">
        <w:t>:20170647.</w:t>
      </w:r>
    </w:p>
    <w:p w14:paraId="453D68E2" w14:textId="11125897" w:rsidR="004170FA" w:rsidRPr="00F55018" w:rsidRDefault="00016B89" w:rsidP="004170FA">
      <w:ins w:id="4560" w:author="Geri Burgert" w:date="2026-02-02T17:59:00Z" w16du:dateUtc="2026-02-02T22:59:00Z">
        <w:r>
          <w:t>190</w:t>
        </w:r>
      </w:ins>
      <w:del w:id="4561" w:author="Geri Burgert" w:date="2026-02-02T17:59:00Z" w16du:dateUtc="2026-02-02T22:59:00Z">
        <w:r w:rsidR="004170FA" w:rsidRPr="00F55018" w:rsidDel="00016B89">
          <w:delText>143</w:delText>
        </w:r>
      </w:del>
      <w:r w:rsidR="004170FA" w:rsidRPr="00F55018">
        <w:t>.</w:t>
      </w:r>
      <w:ins w:id="4562" w:author="Geri Burgert" w:date="2026-01-29T17:44:00Z" w16du:dateUtc="2026-01-29T22:44:00Z">
        <w:r w:rsidR="003707BE" w:rsidRPr="00F55018">
          <w:t xml:space="preserve"> </w:t>
        </w:r>
      </w:ins>
      <w:del w:id="4563" w:author="Geri Burgert" w:date="2026-01-29T17:44:00Z" w16du:dateUtc="2026-01-29T22:44:00Z">
        <w:r w:rsidR="004170FA" w:rsidRPr="00F55018" w:rsidDel="003707BE">
          <w:tab/>
        </w:r>
      </w:del>
      <w:r w:rsidR="004170FA" w:rsidRPr="00F55018">
        <w:t xml:space="preserve">McIntosh MJ, Biancaniello A, Kooner HK, Bhalla A, Serajeddini H, Yamashita C, et al. </w:t>
      </w:r>
      <w:r w:rsidR="004170FA" w:rsidRPr="00F55018">
        <w:rPr>
          <w:vertAlign w:val="superscript"/>
          <w:rPrChange w:id="4564" w:author="Geri Burgert" w:date="2026-02-02T17:12:00Z" w16du:dateUtc="2026-02-02T22:12:00Z">
            <w:rPr/>
          </w:rPrChange>
        </w:rPr>
        <w:t>129</w:t>
      </w:r>
      <w:r w:rsidR="004170FA" w:rsidRPr="00F55018">
        <w:t xml:space="preserve">Xe MRI </w:t>
      </w:r>
      <w:ins w:id="4565" w:author="Geri Burgert" w:date="2026-01-29T17:45:00Z" w16du:dateUtc="2026-01-29T22:45:00Z">
        <w:r w:rsidR="00F27833" w:rsidRPr="00F55018">
          <w:t>v</w:t>
        </w:r>
      </w:ins>
      <w:del w:id="4566" w:author="Geri Burgert" w:date="2026-01-29T17:45:00Z" w16du:dateUtc="2026-01-29T22:45:00Z">
        <w:r w:rsidR="004170FA" w:rsidRPr="00F55018" w:rsidDel="00F27833">
          <w:delText>V</w:delText>
        </w:r>
      </w:del>
      <w:r w:rsidR="004170FA" w:rsidRPr="00F55018">
        <w:t xml:space="preserve">entilation </w:t>
      </w:r>
      <w:ins w:id="4567" w:author="Geri Burgert" w:date="2026-01-29T17:45:00Z" w16du:dateUtc="2026-01-29T22:45:00Z">
        <w:r w:rsidR="00F27833" w:rsidRPr="00F55018">
          <w:t>d</w:t>
        </w:r>
      </w:ins>
      <w:del w:id="4568" w:author="Geri Burgert" w:date="2026-01-29T17:45:00Z" w16du:dateUtc="2026-01-29T22:45:00Z">
        <w:r w:rsidR="004170FA" w:rsidRPr="00F55018" w:rsidDel="00F27833">
          <w:delText>D</w:delText>
        </w:r>
      </w:del>
      <w:r w:rsidR="004170FA" w:rsidRPr="00F55018">
        <w:t xml:space="preserve">efects in </w:t>
      </w:r>
      <w:ins w:id="4569" w:author="Geri Burgert" w:date="2026-01-29T17:45:00Z" w16du:dateUtc="2026-01-29T22:45:00Z">
        <w:r w:rsidR="00F27833" w:rsidRPr="00F55018">
          <w:t>a</w:t>
        </w:r>
      </w:ins>
      <w:del w:id="4570" w:author="Geri Burgert" w:date="2026-01-29T17:45:00Z" w16du:dateUtc="2026-01-29T22:45:00Z">
        <w:r w:rsidR="004170FA" w:rsidRPr="00F55018" w:rsidDel="00F27833">
          <w:delText>A</w:delText>
        </w:r>
      </w:del>
      <w:r w:rsidR="004170FA" w:rsidRPr="00F55018">
        <w:t xml:space="preserve">sthma: </w:t>
      </w:r>
      <w:ins w:id="4571" w:author="Geri Burgert" w:date="2026-01-29T17:45:00Z" w16du:dateUtc="2026-01-29T22:45:00Z">
        <w:r w:rsidR="00F27833" w:rsidRPr="00F55018">
          <w:t>w</w:t>
        </w:r>
      </w:ins>
      <w:del w:id="4572" w:author="Geri Burgert" w:date="2026-01-29T17:45:00Z" w16du:dateUtc="2026-01-29T22:45:00Z">
        <w:r w:rsidR="004170FA" w:rsidRPr="00F55018" w:rsidDel="00F27833">
          <w:delText>W</w:delText>
        </w:r>
      </w:del>
      <w:r w:rsidR="004170FA" w:rsidRPr="00F55018">
        <w:t xml:space="preserve">hat is the </w:t>
      </w:r>
      <w:ins w:id="4573" w:author="Geri Burgert" w:date="2026-01-29T17:45:00Z" w16du:dateUtc="2026-01-29T22:45:00Z">
        <w:r w:rsidR="00F27833" w:rsidRPr="00F55018">
          <w:t>u</w:t>
        </w:r>
      </w:ins>
      <w:del w:id="4574" w:author="Geri Burgert" w:date="2026-01-29T17:45:00Z" w16du:dateUtc="2026-01-29T22:45:00Z">
        <w:r w:rsidR="004170FA" w:rsidRPr="00F55018" w:rsidDel="00F27833">
          <w:delText>U</w:delText>
        </w:r>
      </w:del>
      <w:r w:rsidR="004170FA" w:rsidRPr="00F55018">
        <w:t xml:space="preserve">pper </w:t>
      </w:r>
      <w:ins w:id="4575" w:author="Geri Burgert" w:date="2026-01-29T17:45:00Z" w16du:dateUtc="2026-01-29T22:45:00Z">
        <w:r w:rsidR="00F27833" w:rsidRPr="00F55018">
          <w:t>l</w:t>
        </w:r>
      </w:ins>
      <w:del w:id="4576" w:author="Geri Burgert" w:date="2026-01-29T17:45:00Z" w16du:dateUtc="2026-01-29T22:45:00Z">
        <w:r w:rsidR="004170FA" w:rsidRPr="00F55018" w:rsidDel="00F27833">
          <w:delText>L</w:delText>
        </w:r>
      </w:del>
      <w:r w:rsidR="004170FA" w:rsidRPr="00F55018">
        <w:t xml:space="preserve">imit of </w:t>
      </w:r>
      <w:ins w:id="4577" w:author="Geri Burgert" w:date="2026-01-29T17:45:00Z" w16du:dateUtc="2026-01-29T22:45:00Z">
        <w:r w:rsidR="00F27833" w:rsidRPr="00F55018">
          <w:t>n</w:t>
        </w:r>
      </w:ins>
      <w:del w:id="4578" w:author="Geri Burgert" w:date="2026-01-29T17:45:00Z" w16du:dateUtc="2026-01-29T22:45:00Z">
        <w:r w:rsidR="004170FA" w:rsidRPr="00F55018" w:rsidDel="00F27833">
          <w:delText>N</w:delText>
        </w:r>
      </w:del>
      <w:r w:rsidR="004170FA" w:rsidRPr="00F55018">
        <w:t xml:space="preserve">ormal and </w:t>
      </w:r>
      <w:ins w:id="4579" w:author="Geri Burgert" w:date="2026-01-29T17:45:00Z" w16du:dateUtc="2026-01-29T22:45:00Z">
        <w:r w:rsidR="00F27833" w:rsidRPr="00F55018">
          <w:t>m</w:t>
        </w:r>
      </w:ins>
      <w:del w:id="4580" w:author="Geri Burgert" w:date="2026-01-29T17:45:00Z" w16du:dateUtc="2026-01-29T22:45:00Z">
        <w:r w:rsidR="004170FA" w:rsidRPr="00F55018" w:rsidDel="00F27833">
          <w:delText>M</w:delText>
        </w:r>
      </w:del>
      <w:r w:rsidR="004170FA" w:rsidRPr="00F55018">
        <w:t xml:space="preserve">inimal </w:t>
      </w:r>
      <w:ins w:id="4581" w:author="Geri Burgert" w:date="2026-01-29T17:45:00Z" w16du:dateUtc="2026-01-29T22:45:00Z">
        <w:r w:rsidR="00F27833" w:rsidRPr="00F55018">
          <w:t>c</w:t>
        </w:r>
      </w:ins>
      <w:del w:id="4582" w:author="Geri Burgert" w:date="2026-01-29T17:45:00Z" w16du:dateUtc="2026-01-29T22:45:00Z">
        <w:r w:rsidR="004170FA" w:rsidRPr="00F55018" w:rsidDel="00F27833">
          <w:delText>C</w:delText>
        </w:r>
      </w:del>
      <w:r w:rsidR="004170FA" w:rsidRPr="00F55018">
        <w:t xml:space="preserve">linically </w:t>
      </w:r>
      <w:ins w:id="4583" w:author="Geri Burgert" w:date="2026-01-29T17:45:00Z" w16du:dateUtc="2026-01-29T22:45:00Z">
        <w:r w:rsidR="00F27833" w:rsidRPr="00F55018">
          <w:t>i</w:t>
        </w:r>
      </w:ins>
      <w:del w:id="4584" w:author="Geri Burgert" w:date="2026-01-29T17:45:00Z" w16du:dateUtc="2026-01-29T22:45:00Z">
        <w:r w:rsidR="004170FA" w:rsidRPr="00F55018" w:rsidDel="00F27833">
          <w:delText>I</w:delText>
        </w:r>
      </w:del>
      <w:r w:rsidR="004170FA" w:rsidRPr="00F55018">
        <w:t xml:space="preserve">mportant </w:t>
      </w:r>
      <w:ins w:id="4585" w:author="Geri Burgert" w:date="2026-01-29T17:45:00Z" w16du:dateUtc="2026-01-29T22:45:00Z">
        <w:r w:rsidR="00F27833" w:rsidRPr="00F55018">
          <w:t>d</w:t>
        </w:r>
      </w:ins>
      <w:del w:id="4586" w:author="Geri Burgert" w:date="2026-01-29T17:45:00Z" w16du:dateUtc="2026-01-29T22:45:00Z">
        <w:r w:rsidR="004170FA" w:rsidRPr="00F55018" w:rsidDel="00F27833">
          <w:delText>D</w:delText>
        </w:r>
      </w:del>
      <w:r w:rsidR="004170FA" w:rsidRPr="00F55018">
        <w:t>ifference? Acad</w:t>
      </w:r>
      <w:del w:id="4587" w:author="Geri Burgert" w:date="2026-01-29T17:45:00Z" w16du:dateUtc="2026-01-29T22:45:00Z">
        <w:r w:rsidR="004170FA" w:rsidRPr="00F55018" w:rsidDel="00F27833">
          <w:delText>emic</w:delText>
        </w:r>
      </w:del>
      <w:r w:rsidR="004170FA" w:rsidRPr="00F55018">
        <w:t xml:space="preserve"> Radiol</w:t>
      </w:r>
      <w:del w:id="4588" w:author="Geri Burgert" w:date="2026-01-29T17:45:00Z" w16du:dateUtc="2026-01-29T22:45:00Z">
        <w:r w:rsidR="004170FA" w:rsidRPr="00F55018" w:rsidDel="00F27833">
          <w:delText>ogy.</w:delText>
        </w:r>
      </w:del>
      <w:r w:rsidR="004170FA" w:rsidRPr="00F55018">
        <w:t xml:space="preserve"> 2023;30</w:t>
      </w:r>
      <w:del w:id="4589" w:author="Geri Burgert" w:date="2026-01-29T17:45:00Z" w16du:dateUtc="2026-01-29T22:45:00Z">
        <w:r w:rsidR="004170FA" w:rsidRPr="00F55018" w:rsidDel="00F27833">
          <w:delText>(12)</w:delText>
        </w:r>
      </w:del>
      <w:r w:rsidR="004170FA" w:rsidRPr="00F55018">
        <w:t>:3114-23.</w:t>
      </w:r>
    </w:p>
    <w:p w14:paraId="5FED86D3" w14:textId="67134A1C" w:rsidR="004170FA" w:rsidRPr="00F55018" w:rsidRDefault="00016B89" w:rsidP="004170FA">
      <w:ins w:id="4590" w:author="Geri Burgert" w:date="2026-02-02T17:59:00Z" w16du:dateUtc="2026-02-02T22:59:00Z">
        <w:r>
          <w:t>191</w:t>
        </w:r>
      </w:ins>
      <w:del w:id="4591" w:author="Geri Burgert" w:date="2026-02-02T17:59:00Z" w16du:dateUtc="2026-02-02T22:59:00Z">
        <w:r w:rsidR="004170FA" w:rsidRPr="00F55018" w:rsidDel="00016B89">
          <w:delText>144</w:delText>
        </w:r>
      </w:del>
      <w:r w:rsidR="004170FA" w:rsidRPr="00F55018">
        <w:t>.</w:t>
      </w:r>
      <w:ins w:id="4592" w:author="Geri Burgert" w:date="2026-01-29T17:45:00Z" w16du:dateUtc="2026-01-29T22:45:00Z">
        <w:r w:rsidR="00F27833" w:rsidRPr="00F55018">
          <w:t xml:space="preserve"> </w:t>
        </w:r>
      </w:ins>
      <w:del w:id="4593" w:author="Geri Burgert" w:date="2026-01-29T17:45:00Z" w16du:dateUtc="2026-01-29T22:45:00Z">
        <w:r w:rsidR="004170FA" w:rsidRPr="00F55018" w:rsidDel="00F27833">
          <w:tab/>
        </w:r>
      </w:del>
      <w:r w:rsidR="004170FA" w:rsidRPr="00F55018">
        <w:t>Mussell GT, Marshall H, Smith LJ, Biancardi AM, Hughes PJC, Capener DJ, et al. Xenon ventilation MRI in difficult asthma: initial experience in a clinical setting. ERJ Open Res</w:t>
      </w:r>
      <w:del w:id="4594" w:author="Geri Burgert" w:date="2026-01-29T17:45:00Z" w16du:dateUtc="2026-01-29T22:45:00Z">
        <w:r w:rsidR="004170FA" w:rsidRPr="00F55018" w:rsidDel="00F27833">
          <w:delText>earch.</w:delText>
        </w:r>
      </w:del>
      <w:r w:rsidR="004170FA" w:rsidRPr="00F55018">
        <w:t xml:space="preserve"> 2021;7</w:t>
      </w:r>
      <w:del w:id="4595" w:author="Geri Burgert" w:date="2026-01-29T17:45:00Z" w16du:dateUtc="2026-01-29T22:45:00Z">
        <w:r w:rsidR="004170FA" w:rsidRPr="00F55018" w:rsidDel="00F27833">
          <w:delText>(3)</w:delText>
        </w:r>
      </w:del>
      <w:r w:rsidR="004170FA" w:rsidRPr="00F55018">
        <w:t>:00785-2020.</w:t>
      </w:r>
    </w:p>
    <w:p w14:paraId="365A2A50" w14:textId="6740137A" w:rsidR="004170FA" w:rsidRPr="00F55018" w:rsidRDefault="00016B89" w:rsidP="004170FA">
      <w:ins w:id="4596" w:author="Geri Burgert" w:date="2026-02-02T17:59:00Z" w16du:dateUtc="2026-02-02T22:59:00Z">
        <w:r>
          <w:lastRenderedPageBreak/>
          <w:t>192</w:t>
        </w:r>
      </w:ins>
      <w:del w:id="4597" w:author="Geri Burgert" w:date="2026-02-02T17:59:00Z" w16du:dateUtc="2026-02-02T22:59:00Z">
        <w:r w:rsidR="004170FA" w:rsidRPr="00F55018" w:rsidDel="00016B89">
          <w:delText>145</w:delText>
        </w:r>
      </w:del>
      <w:r w:rsidR="004170FA" w:rsidRPr="00F55018">
        <w:t>.</w:t>
      </w:r>
      <w:ins w:id="4598" w:author="Geri Burgert" w:date="2026-01-29T17:45:00Z" w16du:dateUtc="2026-01-29T22:45:00Z">
        <w:r w:rsidR="00F27833" w:rsidRPr="00F55018">
          <w:t xml:space="preserve"> </w:t>
        </w:r>
      </w:ins>
      <w:del w:id="4599" w:author="Geri Burgert" w:date="2026-01-29T17:45:00Z" w16du:dateUtc="2026-01-29T22:45:00Z">
        <w:r w:rsidR="004170FA" w:rsidRPr="00F55018" w:rsidDel="00F27833">
          <w:tab/>
        </w:r>
      </w:del>
      <w:r w:rsidR="004170FA" w:rsidRPr="00F55018">
        <w:t xml:space="preserve">Hahn AD, Carey KJ, Barton GP, Torres LA, Kammerman J, Cadman RV, et al. Hyperpolarized </w:t>
      </w:r>
      <w:del w:id="4600" w:author="Geri Burgert" w:date="2026-01-29T17:45:00Z" w16du:dateUtc="2026-01-29T22:45:00Z">
        <w:r w:rsidR="004170FA" w:rsidRPr="00F55018" w:rsidDel="007503BF">
          <w:rPr>
            <w:vertAlign w:val="superscript"/>
            <w:rPrChange w:id="4601" w:author="Geri Burgert" w:date="2026-02-02T17:12:00Z" w16du:dateUtc="2026-02-02T22:12:00Z">
              <w:rPr/>
            </w:rPrChange>
          </w:rPr>
          <w:delText>&lt;sup&gt;</w:delText>
        </w:r>
      </w:del>
      <w:r w:rsidR="004170FA" w:rsidRPr="00F55018">
        <w:rPr>
          <w:vertAlign w:val="superscript"/>
          <w:rPrChange w:id="4602" w:author="Geri Burgert" w:date="2026-02-02T17:12:00Z" w16du:dateUtc="2026-02-02T22:12:00Z">
            <w:rPr/>
          </w:rPrChange>
        </w:rPr>
        <w:t>129</w:t>
      </w:r>
      <w:del w:id="4603" w:author="Geri Burgert" w:date="2026-01-29T17:45:00Z" w16du:dateUtc="2026-01-29T22:45:00Z">
        <w:r w:rsidR="004170FA" w:rsidRPr="00F55018" w:rsidDel="007503BF">
          <w:delText>&lt;/sup&gt;</w:delText>
        </w:r>
      </w:del>
      <w:r w:rsidR="004170FA" w:rsidRPr="00F55018">
        <w:t xml:space="preserve">Xe MR </w:t>
      </w:r>
      <w:ins w:id="4604" w:author="Geri Burgert" w:date="2026-01-29T17:46:00Z" w16du:dateUtc="2026-01-29T22:46:00Z">
        <w:r w:rsidR="007503BF" w:rsidRPr="00F55018">
          <w:t>s</w:t>
        </w:r>
      </w:ins>
      <w:del w:id="4605" w:author="Geri Burgert" w:date="2026-01-29T17:46:00Z" w16du:dateUtc="2026-01-29T22:46:00Z">
        <w:r w:rsidR="004170FA" w:rsidRPr="00F55018" w:rsidDel="007503BF">
          <w:delText>S</w:delText>
        </w:r>
      </w:del>
      <w:r w:rsidR="004170FA" w:rsidRPr="00F55018">
        <w:t xml:space="preserve">pectroscopy in the </w:t>
      </w:r>
      <w:ins w:id="4606" w:author="Geri Burgert" w:date="2026-01-29T17:46:00Z" w16du:dateUtc="2026-01-29T22:46:00Z">
        <w:r w:rsidR="007503BF" w:rsidRPr="00F55018">
          <w:t>l</w:t>
        </w:r>
      </w:ins>
      <w:del w:id="4607" w:author="Geri Burgert" w:date="2026-01-29T17:46:00Z" w16du:dateUtc="2026-01-29T22:46:00Z">
        <w:r w:rsidR="004170FA" w:rsidRPr="00F55018" w:rsidDel="007503BF">
          <w:delText>L</w:delText>
        </w:r>
      </w:del>
      <w:r w:rsidR="004170FA" w:rsidRPr="00F55018">
        <w:t xml:space="preserve">ung </w:t>
      </w:r>
      <w:ins w:id="4608" w:author="Geri Burgert" w:date="2026-01-29T17:46:00Z" w16du:dateUtc="2026-01-29T22:46:00Z">
        <w:r w:rsidR="007503BF" w:rsidRPr="00F55018">
          <w:t>s</w:t>
        </w:r>
      </w:ins>
      <w:del w:id="4609" w:author="Geri Burgert" w:date="2026-01-29T17:46:00Z" w16du:dateUtc="2026-01-29T22:46:00Z">
        <w:r w:rsidR="004170FA" w:rsidRPr="00F55018" w:rsidDel="007503BF">
          <w:delText>S</w:delText>
        </w:r>
      </w:del>
      <w:r w:rsidR="004170FA" w:rsidRPr="00F55018">
        <w:t xml:space="preserve">hows 1-year </w:t>
      </w:r>
      <w:ins w:id="4610" w:author="Geri Burgert" w:date="2026-01-29T17:46:00Z" w16du:dateUtc="2026-01-29T22:46:00Z">
        <w:r w:rsidR="007503BF" w:rsidRPr="00F55018">
          <w:t>r</w:t>
        </w:r>
      </w:ins>
      <w:del w:id="4611" w:author="Geri Burgert" w:date="2026-01-29T17:46:00Z" w16du:dateUtc="2026-01-29T22:46:00Z">
        <w:r w:rsidR="004170FA" w:rsidRPr="00F55018" w:rsidDel="007503BF">
          <w:delText>R</w:delText>
        </w:r>
      </w:del>
      <w:r w:rsidR="004170FA" w:rsidRPr="00F55018">
        <w:t xml:space="preserve">educed </w:t>
      </w:r>
      <w:ins w:id="4612" w:author="Geri Burgert" w:date="2026-01-29T17:46:00Z" w16du:dateUtc="2026-01-29T22:46:00Z">
        <w:r w:rsidR="007503BF" w:rsidRPr="00F55018">
          <w:t>f</w:t>
        </w:r>
      </w:ins>
      <w:del w:id="4613" w:author="Geri Burgert" w:date="2026-01-29T17:46:00Z" w16du:dateUtc="2026-01-29T22:46:00Z">
        <w:r w:rsidR="004170FA" w:rsidRPr="00F55018" w:rsidDel="007503BF">
          <w:delText>F</w:delText>
        </w:r>
      </w:del>
      <w:r w:rsidR="004170FA" w:rsidRPr="00F55018">
        <w:t xml:space="preserve">unction in </w:t>
      </w:r>
      <w:ins w:id="4614" w:author="Geri Burgert" w:date="2026-01-29T17:46:00Z" w16du:dateUtc="2026-01-29T22:46:00Z">
        <w:r w:rsidR="007503BF" w:rsidRPr="00F55018">
          <w:t>i</w:t>
        </w:r>
      </w:ins>
      <w:del w:id="4615" w:author="Geri Burgert" w:date="2026-01-29T17:46:00Z" w16du:dateUtc="2026-01-29T22:46:00Z">
        <w:r w:rsidR="004170FA" w:rsidRPr="00F55018" w:rsidDel="007503BF">
          <w:delText>I</w:delText>
        </w:r>
      </w:del>
      <w:r w:rsidR="004170FA" w:rsidRPr="00F55018">
        <w:t xml:space="preserve">diopathic </w:t>
      </w:r>
      <w:ins w:id="4616" w:author="Geri Burgert" w:date="2026-01-29T17:46:00Z" w16du:dateUtc="2026-01-29T22:46:00Z">
        <w:r w:rsidR="007503BF" w:rsidRPr="00F55018">
          <w:t>p</w:t>
        </w:r>
      </w:ins>
      <w:del w:id="4617" w:author="Geri Burgert" w:date="2026-01-29T17:46:00Z" w16du:dateUtc="2026-01-29T22:46:00Z">
        <w:r w:rsidR="004170FA" w:rsidRPr="00F55018" w:rsidDel="007503BF">
          <w:delText>P</w:delText>
        </w:r>
      </w:del>
      <w:r w:rsidR="004170FA" w:rsidRPr="00F55018">
        <w:t xml:space="preserve">ulmonary </w:t>
      </w:r>
      <w:ins w:id="4618" w:author="Geri Burgert" w:date="2026-01-29T17:46:00Z" w16du:dateUtc="2026-01-29T22:46:00Z">
        <w:r w:rsidR="007503BF" w:rsidRPr="00F55018">
          <w:t>f</w:t>
        </w:r>
      </w:ins>
      <w:del w:id="4619" w:author="Geri Burgert" w:date="2026-01-29T17:46:00Z" w16du:dateUtc="2026-01-29T22:46:00Z">
        <w:r w:rsidR="004170FA" w:rsidRPr="00F55018" w:rsidDel="007503BF">
          <w:delText>F</w:delText>
        </w:r>
      </w:del>
      <w:r w:rsidR="004170FA" w:rsidRPr="00F55018">
        <w:t>ibrosis. Radiology</w:t>
      </w:r>
      <w:del w:id="4620" w:author="Geri Burgert" w:date="2026-01-29T17:46:00Z" w16du:dateUtc="2026-01-29T22:46:00Z">
        <w:r w:rsidR="004170FA" w:rsidRPr="00F55018" w:rsidDel="00005CCD">
          <w:delText>.</w:delText>
        </w:r>
      </w:del>
      <w:r w:rsidR="004170FA" w:rsidRPr="00F55018">
        <w:t xml:space="preserve"> 2022;305</w:t>
      </w:r>
      <w:del w:id="4621" w:author="Geri Burgert" w:date="2026-01-29T17:46:00Z" w16du:dateUtc="2026-01-29T22:46:00Z">
        <w:r w:rsidR="004170FA" w:rsidRPr="00F55018" w:rsidDel="00005CCD">
          <w:delText>(3)</w:delText>
        </w:r>
      </w:del>
      <w:r w:rsidR="004170FA" w:rsidRPr="00F55018">
        <w:t>:688-96.</w:t>
      </w:r>
    </w:p>
    <w:p w14:paraId="3C161ADA" w14:textId="5D2FD171" w:rsidR="004170FA" w:rsidRPr="00F55018" w:rsidRDefault="00016B89" w:rsidP="004170FA">
      <w:ins w:id="4622" w:author="Geri Burgert" w:date="2026-02-02T17:59:00Z" w16du:dateUtc="2026-02-02T22:59:00Z">
        <w:r>
          <w:t>193</w:t>
        </w:r>
      </w:ins>
      <w:del w:id="4623" w:author="Geri Burgert" w:date="2026-02-02T17:59:00Z" w16du:dateUtc="2026-02-02T22:59:00Z">
        <w:r w:rsidR="004170FA" w:rsidRPr="00F55018" w:rsidDel="00016B89">
          <w:delText>146</w:delText>
        </w:r>
      </w:del>
      <w:r w:rsidR="004170FA" w:rsidRPr="00F55018">
        <w:t>.</w:t>
      </w:r>
      <w:ins w:id="4624" w:author="Geri Burgert" w:date="2026-01-29T17:46:00Z" w16du:dateUtc="2026-01-29T22:46:00Z">
        <w:r w:rsidR="002C462F" w:rsidRPr="00F55018">
          <w:t xml:space="preserve"> </w:t>
        </w:r>
      </w:ins>
      <w:del w:id="4625" w:author="Geri Burgert" w:date="2026-01-29T17:46:00Z" w16du:dateUtc="2026-01-29T22:46:00Z">
        <w:r w:rsidR="004170FA" w:rsidRPr="00F55018" w:rsidDel="002C462F">
          <w:tab/>
        </w:r>
      </w:del>
      <w:r w:rsidR="004170FA" w:rsidRPr="00F55018">
        <w:t>Qing K, Altes TA, Mugler JP, Tustison NJ, Mata, Ruppert K, et al. Pulmonary MRI with hyperpolarized xenon‐129 demonstrates novel alterations in gas transfer across the air‐blood barrier in asthma. Med</w:t>
      </w:r>
      <w:del w:id="4626" w:author="Geri Burgert" w:date="2026-01-29T17:46:00Z" w16du:dateUtc="2026-01-29T22:46:00Z">
        <w:r w:rsidR="004170FA" w:rsidRPr="00F55018" w:rsidDel="002C462F">
          <w:delText>ical</w:delText>
        </w:r>
      </w:del>
      <w:r w:rsidR="004170FA" w:rsidRPr="00F55018">
        <w:t xml:space="preserve"> Phys</w:t>
      </w:r>
      <w:del w:id="4627" w:author="Geri Burgert" w:date="2026-01-29T17:46:00Z" w16du:dateUtc="2026-01-29T22:46:00Z">
        <w:r w:rsidR="004170FA" w:rsidRPr="00F55018" w:rsidDel="002C462F">
          <w:delText>ics.</w:delText>
        </w:r>
      </w:del>
      <w:r w:rsidR="004170FA" w:rsidRPr="00F55018">
        <w:t xml:space="preserve"> 2024;51</w:t>
      </w:r>
      <w:del w:id="4628" w:author="Geri Burgert" w:date="2026-01-29T17:46:00Z" w16du:dateUtc="2026-01-29T22:46:00Z">
        <w:r w:rsidR="004170FA" w:rsidRPr="00F55018" w:rsidDel="002C462F">
          <w:delText>(4)</w:delText>
        </w:r>
      </w:del>
      <w:r w:rsidR="004170FA" w:rsidRPr="00F55018">
        <w:t>:2413-23.</w:t>
      </w:r>
    </w:p>
    <w:p w14:paraId="3710E43A" w14:textId="21C148F7" w:rsidR="004170FA" w:rsidRPr="00F55018" w:rsidRDefault="00016B89" w:rsidP="004170FA">
      <w:ins w:id="4629" w:author="Geri Burgert" w:date="2026-02-02T17:59:00Z" w16du:dateUtc="2026-02-02T22:59:00Z">
        <w:r>
          <w:t>194</w:t>
        </w:r>
      </w:ins>
      <w:del w:id="4630" w:author="Geri Burgert" w:date="2026-02-02T17:59:00Z" w16du:dateUtc="2026-02-02T22:59:00Z">
        <w:r w:rsidR="004170FA" w:rsidRPr="00F55018" w:rsidDel="00016B89">
          <w:delText>147</w:delText>
        </w:r>
      </w:del>
      <w:r w:rsidR="004170FA" w:rsidRPr="00F55018">
        <w:t>.</w:t>
      </w:r>
      <w:ins w:id="4631" w:author="Geri Burgert" w:date="2026-01-29T17:46:00Z" w16du:dateUtc="2026-01-29T22:46:00Z">
        <w:r w:rsidR="002C462F" w:rsidRPr="00F55018">
          <w:t xml:space="preserve"> </w:t>
        </w:r>
      </w:ins>
      <w:del w:id="4632" w:author="Geri Burgert" w:date="2026-01-29T17:46:00Z" w16du:dateUtc="2026-01-29T22:46:00Z">
        <w:r w:rsidR="004170FA" w:rsidRPr="00F55018" w:rsidDel="002C462F">
          <w:tab/>
        </w:r>
      </w:del>
      <w:r w:rsidR="004170FA" w:rsidRPr="00F55018">
        <w:t xml:space="preserve">Halaweish AF, Moon RE, Foster WM, Soher BJ, McAdams HP, Macfall JR, et al. Perfluoropropane </w:t>
      </w:r>
      <w:ins w:id="4633" w:author="Geri Burgert" w:date="2026-01-29T17:46:00Z" w16du:dateUtc="2026-01-29T22:46:00Z">
        <w:r w:rsidR="002C462F" w:rsidRPr="00F55018">
          <w:t>g</w:t>
        </w:r>
      </w:ins>
      <w:del w:id="4634" w:author="Geri Burgert" w:date="2026-01-29T17:46:00Z" w16du:dateUtc="2026-01-29T22:46:00Z">
        <w:r w:rsidR="004170FA" w:rsidRPr="00F55018" w:rsidDel="002C462F">
          <w:delText>G</w:delText>
        </w:r>
      </w:del>
      <w:r w:rsidR="004170FA" w:rsidRPr="00F55018">
        <w:t xml:space="preserve">as as a </w:t>
      </w:r>
      <w:ins w:id="4635" w:author="Geri Burgert" w:date="2026-01-29T17:46:00Z" w16du:dateUtc="2026-01-29T22:46:00Z">
        <w:r w:rsidR="002C462F" w:rsidRPr="00F55018">
          <w:t>m</w:t>
        </w:r>
      </w:ins>
      <w:del w:id="4636" w:author="Geri Burgert" w:date="2026-01-29T17:46:00Z" w16du:dateUtc="2026-01-29T22:46:00Z">
        <w:r w:rsidR="004170FA" w:rsidRPr="00F55018" w:rsidDel="002C462F">
          <w:delText>M</w:delText>
        </w:r>
      </w:del>
      <w:r w:rsidR="004170FA" w:rsidRPr="00F55018">
        <w:t xml:space="preserve">agnetic </w:t>
      </w:r>
      <w:ins w:id="4637" w:author="Geri Burgert" w:date="2026-01-29T17:46:00Z" w16du:dateUtc="2026-01-29T22:46:00Z">
        <w:r w:rsidR="002C462F" w:rsidRPr="00F55018">
          <w:t>r</w:t>
        </w:r>
      </w:ins>
      <w:del w:id="4638" w:author="Geri Burgert" w:date="2026-01-29T17:46:00Z" w16du:dateUtc="2026-01-29T22:46:00Z">
        <w:r w:rsidR="004170FA" w:rsidRPr="00F55018" w:rsidDel="002C462F">
          <w:delText>R</w:delText>
        </w:r>
      </w:del>
      <w:r w:rsidR="004170FA" w:rsidRPr="00F55018">
        <w:t xml:space="preserve">esonance </w:t>
      </w:r>
      <w:ins w:id="4639" w:author="Geri Burgert" w:date="2026-01-29T17:46:00Z" w16du:dateUtc="2026-01-29T22:46:00Z">
        <w:r w:rsidR="002C462F" w:rsidRPr="00F55018">
          <w:t>l</w:t>
        </w:r>
      </w:ins>
      <w:del w:id="4640" w:author="Geri Burgert" w:date="2026-01-29T17:46:00Z" w16du:dateUtc="2026-01-29T22:46:00Z">
        <w:r w:rsidR="004170FA" w:rsidRPr="00F55018" w:rsidDel="002C462F">
          <w:delText>L</w:delText>
        </w:r>
      </w:del>
      <w:r w:rsidR="004170FA" w:rsidRPr="00F55018">
        <w:t xml:space="preserve">ung </w:t>
      </w:r>
      <w:ins w:id="4641" w:author="Geri Burgert" w:date="2026-01-29T17:46:00Z" w16du:dateUtc="2026-01-29T22:46:00Z">
        <w:r w:rsidR="002C462F" w:rsidRPr="00F55018">
          <w:t>i</w:t>
        </w:r>
      </w:ins>
      <w:del w:id="4642" w:author="Geri Burgert" w:date="2026-01-29T17:46:00Z" w16du:dateUtc="2026-01-29T22:46:00Z">
        <w:r w:rsidR="004170FA" w:rsidRPr="00F55018" w:rsidDel="002C462F">
          <w:delText>I</w:delText>
        </w:r>
      </w:del>
      <w:r w:rsidR="004170FA" w:rsidRPr="00F55018">
        <w:t xml:space="preserve">maging </w:t>
      </w:r>
      <w:ins w:id="4643" w:author="Geri Burgert" w:date="2026-01-29T17:46:00Z" w16du:dateUtc="2026-01-29T22:46:00Z">
        <w:r w:rsidR="002C462F" w:rsidRPr="00F55018">
          <w:t>c</w:t>
        </w:r>
      </w:ins>
      <w:del w:id="4644" w:author="Geri Burgert" w:date="2026-01-29T17:46:00Z" w16du:dateUtc="2026-01-29T22:46:00Z">
        <w:r w:rsidR="004170FA" w:rsidRPr="00F55018" w:rsidDel="002C462F">
          <w:delText>C</w:delText>
        </w:r>
      </w:del>
      <w:r w:rsidR="004170FA" w:rsidRPr="00F55018">
        <w:t xml:space="preserve">ontrast </w:t>
      </w:r>
      <w:ins w:id="4645" w:author="Geri Burgert" w:date="2026-01-29T17:46:00Z" w16du:dateUtc="2026-01-29T22:46:00Z">
        <w:r w:rsidR="002C462F" w:rsidRPr="00F55018">
          <w:t>a</w:t>
        </w:r>
      </w:ins>
      <w:del w:id="4646" w:author="Geri Burgert" w:date="2026-01-29T17:46:00Z" w16du:dateUtc="2026-01-29T22:46:00Z">
        <w:r w:rsidR="004170FA" w:rsidRPr="00F55018" w:rsidDel="002C462F">
          <w:delText>A</w:delText>
        </w:r>
      </w:del>
      <w:r w:rsidR="004170FA" w:rsidRPr="00F55018">
        <w:t xml:space="preserve">gent in </w:t>
      </w:r>
      <w:ins w:id="4647" w:author="Geri Burgert" w:date="2026-01-29T17:46:00Z" w16du:dateUtc="2026-01-29T22:46:00Z">
        <w:r w:rsidR="002C462F" w:rsidRPr="00F55018">
          <w:t>h</w:t>
        </w:r>
      </w:ins>
      <w:del w:id="4648" w:author="Geri Burgert" w:date="2026-01-29T17:46:00Z" w16du:dateUtc="2026-01-29T22:46:00Z">
        <w:r w:rsidR="004170FA" w:rsidRPr="00F55018" w:rsidDel="002C462F">
          <w:delText>H</w:delText>
        </w:r>
      </w:del>
      <w:r w:rsidR="004170FA" w:rsidRPr="00F55018">
        <w:t>umans. Chest</w:t>
      </w:r>
      <w:del w:id="4649" w:author="Geri Burgert" w:date="2026-01-29T17:47:00Z" w16du:dateUtc="2026-01-29T22:47:00Z">
        <w:r w:rsidR="004170FA" w:rsidRPr="00F55018" w:rsidDel="002C462F">
          <w:delText>.</w:delText>
        </w:r>
      </w:del>
      <w:r w:rsidR="004170FA" w:rsidRPr="00F55018">
        <w:t xml:space="preserve"> 2013;144</w:t>
      </w:r>
      <w:del w:id="4650" w:author="Geri Burgert" w:date="2026-01-29T17:47:00Z" w16du:dateUtc="2026-01-29T22:47:00Z">
        <w:r w:rsidR="004170FA" w:rsidRPr="00F55018" w:rsidDel="002C462F">
          <w:delText>(4)</w:delText>
        </w:r>
      </w:del>
      <w:r w:rsidR="004170FA" w:rsidRPr="00F55018">
        <w:t>:1300-10.</w:t>
      </w:r>
    </w:p>
    <w:p w14:paraId="1E106668" w14:textId="3A658260" w:rsidR="004170FA" w:rsidRPr="00F55018" w:rsidRDefault="00016B89" w:rsidP="004170FA">
      <w:ins w:id="4651" w:author="Geri Burgert" w:date="2026-02-02T17:59:00Z" w16du:dateUtc="2026-02-02T22:59:00Z">
        <w:r>
          <w:t>195</w:t>
        </w:r>
      </w:ins>
      <w:del w:id="4652" w:author="Geri Burgert" w:date="2026-02-02T17:59:00Z" w16du:dateUtc="2026-02-02T22:59:00Z">
        <w:r w:rsidR="004170FA" w:rsidRPr="00F55018" w:rsidDel="00016B89">
          <w:delText>148</w:delText>
        </w:r>
      </w:del>
      <w:r w:rsidR="004170FA" w:rsidRPr="00F55018">
        <w:t>.</w:t>
      </w:r>
      <w:ins w:id="4653" w:author="Geri Burgert" w:date="2026-01-29T17:47:00Z" w16du:dateUtc="2026-01-29T22:47:00Z">
        <w:r w:rsidR="002C462F" w:rsidRPr="00F55018">
          <w:t xml:space="preserve"> </w:t>
        </w:r>
      </w:ins>
      <w:del w:id="4654" w:author="Geri Burgert" w:date="2026-01-29T17:47:00Z" w16du:dateUtc="2026-01-29T22:47:00Z">
        <w:r w:rsidR="004170FA" w:rsidRPr="00F55018" w:rsidDel="002C462F">
          <w:tab/>
        </w:r>
      </w:del>
      <w:r w:rsidR="004170FA" w:rsidRPr="00F55018">
        <w:t xml:space="preserve">Pippard BJ, Neal MA, Holland CW, Maunder AM, Forrest I, Lawson RA, et al. Assessing </w:t>
      </w:r>
      <w:ins w:id="4655" w:author="Geri Burgert" w:date="2026-01-29T17:47:00Z" w16du:dateUtc="2026-01-29T22:47:00Z">
        <w:r w:rsidR="002C462F" w:rsidRPr="00F55018">
          <w:t>l</w:t>
        </w:r>
      </w:ins>
      <w:del w:id="4656" w:author="Geri Burgert" w:date="2026-01-29T17:47:00Z" w16du:dateUtc="2026-01-29T22:47:00Z">
        <w:r w:rsidR="004170FA" w:rsidRPr="00F55018" w:rsidDel="002C462F">
          <w:delText>L</w:delText>
        </w:r>
      </w:del>
      <w:r w:rsidR="004170FA" w:rsidRPr="00F55018">
        <w:t xml:space="preserve">ung </w:t>
      </w:r>
      <w:ins w:id="4657" w:author="Geri Burgert" w:date="2026-01-29T17:47:00Z" w16du:dateUtc="2026-01-29T22:47:00Z">
        <w:r w:rsidR="002C462F" w:rsidRPr="00F55018">
          <w:t>v</w:t>
        </w:r>
      </w:ins>
      <w:del w:id="4658" w:author="Geri Burgert" w:date="2026-01-29T17:47:00Z" w16du:dateUtc="2026-01-29T22:47:00Z">
        <w:r w:rsidR="004170FA" w:rsidRPr="00F55018" w:rsidDel="002C462F">
          <w:delText>V</w:delText>
        </w:r>
      </w:del>
      <w:r w:rsidR="004170FA" w:rsidRPr="00F55018">
        <w:t xml:space="preserve">entilation and </w:t>
      </w:r>
      <w:ins w:id="4659" w:author="Geri Burgert" w:date="2026-01-29T17:47:00Z" w16du:dateUtc="2026-01-29T22:47:00Z">
        <w:r w:rsidR="002C462F" w:rsidRPr="00F55018">
          <w:t>b</w:t>
        </w:r>
      </w:ins>
      <w:del w:id="4660" w:author="Geri Burgert" w:date="2026-01-29T17:47:00Z" w16du:dateUtc="2026-01-29T22:47:00Z">
        <w:r w:rsidR="004170FA" w:rsidRPr="00F55018" w:rsidDel="002C462F">
          <w:delText>B</w:delText>
        </w:r>
      </w:del>
      <w:r w:rsidR="004170FA" w:rsidRPr="00F55018">
        <w:t xml:space="preserve">ronchodilator </w:t>
      </w:r>
      <w:ins w:id="4661" w:author="Geri Burgert" w:date="2026-01-29T17:47:00Z" w16du:dateUtc="2026-01-29T22:47:00Z">
        <w:r w:rsidR="002C462F" w:rsidRPr="00F55018">
          <w:t>r</w:t>
        </w:r>
      </w:ins>
      <w:del w:id="4662" w:author="Geri Burgert" w:date="2026-01-29T17:47:00Z" w16du:dateUtc="2026-01-29T22:47:00Z">
        <w:r w:rsidR="004170FA" w:rsidRPr="00F55018" w:rsidDel="002C462F">
          <w:delText>R</w:delText>
        </w:r>
      </w:del>
      <w:r w:rsidR="004170FA" w:rsidRPr="00F55018">
        <w:t xml:space="preserve">esponse in </w:t>
      </w:r>
      <w:ins w:id="4663" w:author="Geri Burgert" w:date="2026-01-29T17:47:00Z" w16du:dateUtc="2026-01-29T22:47:00Z">
        <w:r w:rsidR="002C462F" w:rsidRPr="00F55018">
          <w:t>a</w:t>
        </w:r>
      </w:ins>
      <w:del w:id="4664" w:author="Geri Burgert" w:date="2026-01-29T17:47:00Z" w16du:dateUtc="2026-01-29T22:47:00Z">
        <w:r w:rsidR="004170FA" w:rsidRPr="00F55018" w:rsidDel="002C462F">
          <w:delText>A</w:delText>
        </w:r>
      </w:del>
      <w:r w:rsidR="004170FA" w:rsidRPr="00F55018">
        <w:t xml:space="preserve">sthma and </w:t>
      </w:r>
      <w:ins w:id="4665" w:author="Geri Burgert" w:date="2026-01-29T17:47:00Z" w16du:dateUtc="2026-01-29T22:47:00Z">
        <w:r w:rsidR="002C462F" w:rsidRPr="00F55018">
          <w:t>c</w:t>
        </w:r>
      </w:ins>
      <w:del w:id="4666" w:author="Geri Burgert" w:date="2026-01-29T17:47:00Z" w16du:dateUtc="2026-01-29T22:47:00Z">
        <w:r w:rsidR="004170FA" w:rsidRPr="00F55018" w:rsidDel="002C462F">
          <w:delText>C</w:delText>
        </w:r>
      </w:del>
      <w:r w:rsidR="004170FA" w:rsidRPr="00F55018">
        <w:t xml:space="preserve">hronic </w:t>
      </w:r>
      <w:ins w:id="4667" w:author="Geri Burgert" w:date="2026-01-29T17:47:00Z" w16du:dateUtc="2026-01-29T22:47:00Z">
        <w:r w:rsidR="002C462F" w:rsidRPr="00F55018">
          <w:t>o</w:t>
        </w:r>
      </w:ins>
      <w:del w:id="4668" w:author="Geri Burgert" w:date="2026-01-29T17:47:00Z" w16du:dateUtc="2026-01-29T22:47:00Z">
        <w:r w:rsidR="004170FA" w:rsidRPr="00F55018" w:rsidDel="002C462F">
          <w:delText>O</w:delText>
        </w:r>
      </w:del>
      <w:r w:rsidR="004170FA" w:rsidRPr="00F55018">
        <w:t xml:space="preserve">bstructive </w:t>
      </w:r>
      <w:ins w:id="4669" w:author="Geri Burgert" w:date="2026-01-29T17:47:00Z" w16du:dateUtc="2026-01-29T22:47:00Z">
        <w:r w:rsidR="002C462F" w:rsidRPr="00F55018">
          <w:t>p</w:t>
        </w:r>
      </w:ins>
      <w:del w:id="4670" w:author="Geri Burgert" w:date="2026-01-29T17:47:00Z" w16du:dateUtc="2026-01-29T22:47:00Z">
        <w:r w:rsidR="004170FA" w:rsidRPr="00F55018" w:rsidDel="002C462F">
          <w:delText>P</w:delText>
        </w:r>
      </w:del>
      <w:r w:rsidR="004170FA" w:rsidRPr="00F55018">
        <w:t xml:space="preserve">ulmonary </w:t>
      </w:r>
      <w:ins w:id="4671" w:author="Geri Burgert" w:date="2026-01-29T17:47:00Z" w16du:dateUtc="2026-01-29T22:47:00Z">
        <w:r w:rsidR="002C462F" w:rsidRPr="00F55018">
          <w:t>d</w:t>
        </w:r>
      </w:ins>
      <w:del w:id="4672" w:author="Geri Burgert" w:date="2026-01-29T17:47:00Z" w16du:dateUtc="2026-01-29T22:47:00Z">
        <w:r w:rsidR="004170FA" w:rsidRPr="00F55018" w:rsidDel="002C462F">
          <w:delText>D</w:delText>
        </w:r>
      </w:del>
      <w:r w:rsidR="004170FA" w:rsidRPr="00F55018">
        <w:t xml:space="preserve">isease with </w:t>
      </w:r>
      <w:del w:id="4673" w:author="Geri Burgert" w:date="2026-01-29T17:47:00Z" w16du:dateUtc="2026-01-29T22:47:00Z">
        <w:r w:rsidR="004170FA" w:rsidRPr="00F55018" w:rsidDel="002C462F">
          <w:rPr>
            <w:vertAlign w:val="superscript"/>
            <w:rPrChange w:id="4674" w:author="Geri Burgert" w:date="2026-02-02T17:12:00Z" w16du:dateUtc="2026-02-02T22:12:00Z">
              <w:rPr/>
            </w:rPrChange>
          </w:rPr>
          <w:delText>&lt;sup&gt;</w:delText>
        </w:r>
      </w:del>
      <w:r w:rsidR="004170FA" w:rsidRPr="00F55018">
        <w:rPr>
          <w:vertAlign w:val="superscript"/>
          <w:rPrChange w:id="4675" w:author="Geri Burgert" w:date="2026-02-02T17:12:00Z" w16du:dateUtc="2026-02-02T22:12:00Z">
            <w:rPr/>
          </w:rPrChange>
        </w:rPr>
        <w:t>19</w:t>
      </w:r>
      <w:del w:id="4676" w:author="Geri Burgert" w:date="2026-01-29T17:47:00Z" w16du:dateUtc="2026-01-29T22:47:00Z">
        <w:r w:rsidR="004170FA" w:rsidRPr="00F55018" w:rsidDel="002C462F">
          <w:delText>&lt;/sup&gt;</w:delText>
        </w:r>
      </w:del>
      <w:r w:rsidR="004170FA" w:rsidRPr="00F55018">
        <w:t>F MRI. Radiology</w:t>
      </w:r>
      <w:del w:id="4677" w:author="Geri Burgert" w:date="2026-01-29T17:47:00Z" w16du:dateUtc="2026-01-29T22:47:00Z">
        <w:r w:rsidR="004170FA" w:rsidRPr="00F55018" w:rsidDel="002C462F">
          <w:delText>.</w:delText>
        </w:r>
      </w:del>
      <w:r w:rsidR="004170FA" w:rsidRPr="00F55018">
        <w:t xml:space="preserve"> 2024;313</w:t>
      </w:r>
      <w:ins w:id="4678" w:author="Geri Burgert" w:date="2026-01-29T17:47:00Z" w16du:dateUtc="2026-01-29T22:47:00Z">
        <w:r w:rsidR="002C462F" w:rsidRPr="00F55018">
          <w:t>:e240949</w:t>
        </w:r>
      </w:ins>
      <w:del w:id="4679" w:author="Geri Burgert" w:date="2026-01-29T17:47:00Z" w16du:dateUtc="2026-01-29T22:47:00Z">
        <w:r w:rsidR="004170FA" w:rsidRPr="00F55018" w:rsidDel="002C462F">
          <w:delText>(3)</w:delText>
        </w:r>
      </w:del>
      <w:r w:rsidR="004170FA" w:rsidRPr="00F55018">
        <w:t>.</w:t>
      </w:r>
    </w:p>
    <w:p w14:paraId="76355561" w14:textId="7622F5D1" w:rsidR="004170FA" w:rsidRPr="00F55018" w:rsidRDefault="00016B89" w:rsidP="004170FA">
      <w:ins w:id="4680" w:author="Geri Burgert" w:date="2026-02-02T17:59:00Z" w16du:dateUtc="2026-02-02T22:59:00Z">
        <w:r>
          <w:t>196</w:t>
        </w:r>
      </w:ins>
      <w:del w:id="4681" w:author="Geri Burgert" w:date="2026-02-02T17:59:00Z" w16du:dateUtc="2026-02-02T22:59:00Z">
        <w:r w:rsidR="004170FA" w:rsidRPr="00F55018" w:rsidDel="00016B89">
          <w:delText>149</w:delText>
        </w:r>
      </w:del>
      <w:r w:rsidR="004170FA" w:rsidRPr="00F55018">
        <w:t>.</w:t>
      </w:r>
      <w:ins w:id="4682" w:author="Geri Burgert" w:date="2026-01-29T17:47:00Z" w16du:dateUtc="2026-01-29T22:47:00Z">
        <w:r w:rsidR="00EA5381" w:rsidRPr="00F55018">
          <w:t xml:space="preserve"> </w:t>
        </w:r>
      </w:ins>
      <w:del w:id="4683" w:author="Geri Burgert" w:date="2026-01-29T17:47:00Z" w16du:dateUtc="2026-01-29T22:47:00Z">
        <w:r w:rsidR="004170FA" w:rsidRPr="00F55018" w:rsidDel="00EA5381">
          <w:tab/>
        </w:r>
      </w:del>
      <w:r w:rsidR="004170FA" w:rsidRPr="00F55018">
        <w:t>Voskrebenzev A, Gutberlet M, Klimeš F, Kaireit TF, Schönfeld C, Rotärmel A, et al. Feasibility of quantitative regional ventilation and perfusion mapping with phase‐resolved functional lung (PREFUL) MRI in healthy volunteers and COPD, CTEPH, and CF patients. Magn</w:t>
      </w:r>
      <w:del w:id="4684" w:author="Geri Burgert" w:date="2026-01-29T17:48:00Z" w16du:dateUtc="2026-01-29T22:48:00Z">
        <w:r w:rsidR="004170FA" w:rsidRPr="00F55018" w:rsidDel="00EA5381">
          <w:delText>etic</w:delText>
        </w:r>
      </w:del>
      <w:r w:rsidR="004170FA" w:rsidRPr="00F55018">
        <w:t xml:space="preserve"> Reson</w:t>
      </w:r>
      <w:del w:id="4685" w:author="Geri Burgert" w:date="2026-01-29T17:48:00Z" w16du:dateUtc="2026-01-29T22:48:00Z">
        <w:r w:rsidR="004170FA" w:rsidRPr="00F55018" w:rsidDel="00EA5381">
          <w:delText>ance in</w:delText>
        </w:r>
      </w:del>
      <w:r w:rsidR="004170FA" w:rsidRPr="00F55018">
        <w:t xml:space="preserve"> Med</w:t>
      </w:r>
      <w:del w:id="4686" w:author="Geri Burgert" w:date="2026-01-29T17:48:00Z" w16du:dateUtc="2026-01-29T22:48:00Z">
        <w:r w:rsidR="004170FA" w:rsidRPr="00F55018" w:rsidDel="00EA5381">
          <w:delText>icine.</w:delText>
        </w:r>
      </w:del>
      <w:r w:rsidR="004170FA" w:rsidRPr="00F55018">
        <w:t xml:space="preserve"> 2018;79</w:t>
      </w:r>
      <w:del w:id="4687" w:author="Geri Burgert" w:date="2026-01-29T17:48:00Z" w16du:dateUtc="2026-01-29T22:48:00Z">
        <w:r w:rsidR="004170FA" w:rsidRPr="00F55018" w:rsidDel="00EA5381">
          <w:delText>(4)</w:delText>
        </w:r>
      </w:del>
      <w:r w:rsidR="004170FA" w:rsidRPr="00F55018">
        <w:t>:2306-14.</w:t>
      </w:r>
    </w:p>
    <w:p w14:paraId="771973E1" w14:textId="3DDC537C" w:rsidR="004170FA" w:rsidRPr="00F55018" w:rsidRDefault="00016B89" w:rsidP="004170FA">
      <w:ins w:id="4688" w:author="Geri Burgert" w:date="2026-02-02T17:59:00Z" w16du:dateUtc="2026-02-02T22:59:00Z">
        <w:r>
          <w:t>197</w:t>
        </w:r>
      </w:ins>
      <w:del w:id="4689" w:author="Geri Burgert" w:date="2026-02-02T17:59:00Z" w16du:dateUtc="2026-02-02T22:59:00Z">
        <w:r w:rsidR="004170FA" w:rsidRPr="00F55018" w:rsidDel="00016B89">
          <w:delText>150</w:delText>
        </w:r>
      </w:del>
      <w:r w:rsidR="004170FA" w:rsidRPr="00F55018">
        <w:t>.</w:t>
      </w:r>
      <w:ins w:id="4690" w:author="Geri Burgert" w:date="2026-01-29T17:48:00Z" w16du:dateUtc="2026-01-29T22:48:00Z">
        <w:r w:rsidR="00EA5381" w:rsidRPr="00F55018">
          <w:t xml:space="preserve"> </w:t>
        </w:r>
      </w:ins>
      <w:del w:id="4691" w:author="Geri Burgert" w:date="2026-01-29T17:48:00Z" w16du:dateUtc="2026-01-29T22:48:00Z">
        <w:r w:rsidR="004170FA" w:rsidRPr="00F55018" w:rsidDel="00EA5381">
          <w:tab/>
        </w:r>
      </w:del>
      <w:r w:rsidR="004170FA" w:rsidRPr="00F55018">
        <w:t xml:space="preserve">Kaireit TF, Kern A, Voskrebenzev A, Pöhler GH, Klimes F, Behrendt L, et al. Flow </w:t>
      </w:r>
      <w:ins w:id="4692" w:author="Geri Burgert" w:date="2026-01-29T17:48:00Z" w16du:dateUtc="2026-01-29T22:48:00Z">
        <w:r w:rsidR="00EA5381" w:rsidRPr="00F55018">
          <w:t>v</w:t>
        </w:r>
      </w:ins>
      <w:del w:id="4693" w:author="Geri Burgert" w:date="2026-01-29T17:48:00Z" w16du:dateUtc="2026-01-29T22:48:00Z">
        <w:r w:rsidR="004170FA" w:rsidRPr="00F55018" w:rsidDel="00EA5381">
          <w:delText>V</w:delText>
        </w:r>
      </w:del>
      <w:r w:rsidR="004170FA" w:rsidRPr="00F55018">
        <w:t xml:space="preserve">olume </w:t>
      </w:r>
      <w:ins w:id="4694" w:author="Geri Burgert" w:date="2026-01-29T17:48:00Z" w16du:dateUtc="2026-01-29T22:48:00Z">
        <w:r w:rsidR="00EA5381" w:rsidRPr="00F55018">
          <w:t>l</w:t>
        </w:r>
      </w:ins>
      <w:del w:id="4695" w:author="Geri Burgert" w:date="2026-01-29T17:48:00Z" w16du:dateUtc="2026-01-29T22:48:00Z">
        <w:r w:rsidR="004170FA" w:rsidRPr="00F55018" w:rsidDel="00EA5381">
          <w:delText>L</w:delText>
        </w:r>
      </w:del>
      <w:r w:rsidR="004170FA" w:rsidRPr="00F55018">
        <w:t xml:space="preserve">oop and </w:t>
      </w:r>
      <w:ins w:id="4696" w:author="Geri Burgert" w:date="2026-01-29T17:48:00Z" w16du:dateUtc="2026-01-29T22:48:00Z">
        <w:r w:rsidR="00EA5381" w:rsidRPr="00F55018">
          <w:t>r</w:t>
        </w:r>
      </w:ins>
      <w:del w:id="4697" w:author="Geri Burgert" w:date="2026-01-29T17:48:00Z" w16du:dateUtc="2026-01-29T22:48:00Z">
        <w:r w:rsidR="004170FA" w:rsidRPr="00F55018" w:rsidDel="00EA5381">
          <w:delText>R</w:delText>
        </w:r>
      </w:del>
      <w:r w:rsidR="004170FA" w:rsidRPr="00F55018">
        <w:t xml:space="preserve">egional </w:t>
      </w:r>
      <w:ins w:id="4698" w:author="Geri Burgert" w:date="2026-01-29T17:48:00Z" w16du:dateUtc="2026-01-29T22:48:00Z">
        <w:r w:rsidR="00EA5381" w:rsidRPr="00F55018">
          <w:t>v</w:t>
        </w:r>
      </w:ins>
      <w:del w:id="4699" w:author="Geri Burgert" w:date="2026-01-29T17:48:00Z" w16du:dateUtc="2026-01-29T22:48:00Z">
        <w:r w:rsidR="004170FA" w:rsidRPr="00F55018" w:rsidDel="00EA5381">
          <w:delText>V</w:delText>
        </w:r>
      </w:del>
      <w:r w:rsidR="004170FA" w:rsidRPr="00F55018">
        <w:t xml:space="preserve">entilation </w:t>
      </w:r>
      <w:ins w:id="4700" w:author="Geri Burgert" w:date="2026-01-29T17:48:00Z" w16du:dateUtc="2026-01-29T22:48:00Z">
        <w:r w:rsidR="00EA5381" w:rsidRPr="00F55018">
          <w:t>a</w:t>
        </w:r>
      </w:ins>
      <w:del w:id="4701" w:author="Geri Burgert" w:date="2026-01-29T17:48:00Z" w16du:dateUtc="2026-01-29T22:48:00Z">
        <w:r w:rsidR="004170FA" w:rsidRPr="00F55018" w:rsidDel="00EA5381">
          <w:delText>A</w:delText>
        </w:r>
      </w:del>
      <w:r w:rsidR="004170FA" w:rsidRPr="00F55018">
        <w:t xml:space="preserve">ssessment </w:t>
      </w:r>
      <w:ins w:id="4702" w:author="Geri Burgert" w:date="2026-01-29T17:48:00Z" w16du:dateUtc="2026-01-29T22:48:00Z">
        <w:r w:rsidR="00EA5381" w:rsidRPr="00F55018">
          <w:t>u</w:t>
        </w:r>
      </w:ins>
      <w:del w:id="4703" w:author="Geri Burgert" w:date="2026-01-29T17:48:00Z" w16du:dateUtc="2026-01-29T22:48:00Z">
        <w:r w:rsidR="004170FA" w:rsidRPr="00F55018" w:rsidDel="00EA5381">
          <w:delText>U</w:delText>
        </w:r>
      </w:del>
      <w:r w:rsidR="004170FA" w:rsidRPr="00F55018">
        <w:t xml:space="preserve">sing </w:t>
      </w:r>
      <w:ins w:id="4704" w:author="Geri Burgert" w:date="2026-01-29T17:48:00Z" w16du:dateUtc="2026-01-29T22:48:00Z">
        <w:r w:rsidR="00EA5381" w:rsidRPr="00F55018">
          <w:t>p</w:t>
        </w:r>
      </w:ins>
      <w:del w:id="4705" w:author="Geri Burgert" w:date="2026-01-29T17:48:00Z" w16du:dateUtc="2026-01-29T22:48:00Z">
        <w:r w:rsidR="004170FA" w:rsidRPr="00F55018" w:rsidDel="00EA5381">
          <w:delText>P</w:delText>
        </w:r>
      </w:del>
      <w:r w:rsidR="004170FA" w:rsidRPr="00F55018">
        <w:t>hase‐</w:t>
      </w:r>
      <w:ins w:id="4706" w:author="Geri Burgert" w:date="2026-01-29T17:48:00Z" w16du:dateUtc="2026-01-29T22:48:00Z">
        <w:r w:rsidR="00EA5381" w:rsidRPr="00F55018">
          <w:t>r</w:t>
        </w:r>
      </w:ins>
      <w:del w:id="4707" w:author="Geri Burgert" w:date="2026-01-29T17:48:00Z" w16du:dateUtc="2026-01-29T22:48:00Z">
        <w:r w:rsidR="004170FA" w:rsidRPr="00F55018" w:rsidDel="00EA5381">
          <w:delText>R</w:delText>
        </w:r>
      </w:del>
      <w:r w:rsidR="004170FA" w:rsidRPr="00F55018">
        <w:t xml:space="preserve">esolved </w:t>
      </w:r>
      <w:ins w:id="4708" w:author="Geri Burgert" w:date="2026-01-29T17:48:00Z" w16du:dateUtc="2026-01-29T22:48:00Z">
        <w:r w:rsidR="00EA5381" w:rsidRPr="00F55018">
          <w:t>f</w:t>
        </w:r>
      </w:ins>
      <w:del w:id="4709" w:author="Geri Burgert" w:date="2026-01-29T17:48:00Z" w16du:dateUtc="2026-01-29T22:48:00Z">
        <w:r w:rsidR="004170FA" w:rsidRPr="00F55018" w:rsidDel="00EA5381">
          <w:delText>F</w:delText>
        </w:r>
      </w:del>
      <w:r w:rsidR="004170FA" w:rsidRPr="00F55018">
        <w:t xml:space="preserve">unctional </w:t>
      </w:r>
      <w:ins w:id="4710" w:author="Geri Burgert" w:date="2026-01-29T17:48:00Z" w16du:dateUtc="2026-01-29T22:48:00Z">
        <w:r w:rsidR="00EA5381" w:rsidRPr="00F55018">
          <w:t>l</w:t>
        </w:r>
      </w:ins>
      <w:del w:id="4711" w:author="Geri Burgert" w:date="2026-01-29T17:48:00Z" w16du:dateUtc="2026-01-29T22:48:00Z">
        <w:r w:rsidR="004170FA" w:rsidRPr="00F55018" w:rsidDel="00EA5381">
          <w:delText>L</w:delText>
        </w:r>
      </w:del>
      <w:r w:rsidR="004170FA" w:rsidRPr="00F55018">
        <w:t>ung (</w:t>
      </w:r>
      <w:del w:id="4712" w:author="Geri Burgert" w:date="2026-01-29T17:48:00Z" w16du:dateUtc="2026-01-29T22:48:00Z">
        <w:r w:rsidR="004170FA" w:rsidRPr="00F55018" w:rsidDel="00447A88">
          <w:delText>&lt;scp&gt;</w:delText>
        </w:r>
      </w:del>
      <w:r w:rsidR="004170FA" w:rsidRPr="00F55018">
        <w:t>PREFUL</w:t>
      </w:r>
      <w:del w:id="4713" w:author="Geri Burgert" w:date="2026-01-29T17:48:00Z" w16du:dateUtc="2026-01-29T22:48:00Z">
        <w:r w:rsidR="004170FA" w:rsidRPr="00F55018" w:rsidDel="00447A88">
          <w:delText>&lt;/scp&gt;</w:delText>
        </w:r>
      </w:del>
      <w:r w:rsidR="004170FA" w:rsidRPr="00F55018">
        <w:t xml:space="preserve">) </w:t>
      </w:r>
      <w:del w:id="4714" w:author="Geri Burgert" w:date="2026-01-29T17:49:00Z" w16du:dateUtc="2026-01-29T22:49:00Z">
        <w:r w:rsidR="004170FA" w:rsidRPr="00F55018" w:rsidDel="00447A88">
          <w:delText>&lt;scp&gt;</w:delText>
        </w:r>
      </w:del>
      <w:r w:rsidR="004170FA" w:rsidRPr="00F55018">
        <w:t>MRI</w:t>
      </w:r>
      <w:del w:id="4715" w:author="Geri Burgert" w:date="2026-01-29T17:49:00Z" w16du:dateUtc="2026-01-29T22:49:00Z">
        <w:r w:rsidR="004170FA" w:rsidRPr="00F55018" w:rsidDel="00447A88">
          <w:delText>&lt;/scp&gt;</w:delText>
        </w:r>
      </w:del>
      <w:r w:rsidR="004170FA" w:rsidRPr="00F55018">
        <w:t xml:space="preserve">: </w:t>
      </w:r>
      <w:ins w:id="4716" w:author="Geri Burgert" w:date="2026-01-29T17:49:00Z" w16du:dateUtc="2026-01-29T22:49:00Z">
        <w:r w:rsidR="00447A88" w:rsidRPr="00F55018">
          <w:t>c</w:t>
        </w:r>
      </w:ins>
      <w:del w:id="4717" w:author="Geri Burgert" w:date="2026-01-29T17:49:00Z" w16du:dateUtc="2026-01-29T22:49:00Z">
        <w:r w:rsidR="004170FA" w:rsidRPr="00F55018" w:rsidDel="00447A88">
          <w:delText>C</w:delText>
        </w:r>
      </w:del>
      <w:r w:rsidR="004170FA" w:rsidRPr="00F55018">
        <w:t xml:space="preserve">omparison </w:t>
      </w:r>
      <w:ins w:id="4718" w:author="Geri Burgert" w:date="2026-01-29T17:49:00Z" w16du:dateUtc="2026-01-29T22:49:00Z">
        <w:r w:rsidR="00447A88" w:rsidRPr="00F55018">
          <w:t>w</w:t>
        </w:r>
      </w:ins>
      <w:del w:id="4719" w:author="Geri Burgert" w:date="2026-01-29T17:49:00Z" w16du:dateUtc="2026-01-29T22:49:00Z">
        <w:r w:rsidR="004170FA" w:rsidRPr="00F55018" w:rsidDel="00447A88">
          <w:delText>W</w:delText>
        </w:r>
      </w:del>
      <w:r w:rsidR="004170FA" w:rsidRPr="00F55018">
        <w:t xml:space="preserve">ith </w:t>
      </w:r>
      <w:del w:id="4720" w:author="Geri Burgert" w:date="2026-01-29T17:49:00Z" w16du:dateUtc="2026-01-29T22:49:00Z">
        <w:r w:rsidR="004170FA" w:rsidRPr="00F55018" w:rsidDel="00447A88">
          <w:rPr>
            <w:vertAlign w:val="superscript"/>
            <w:rPrChange w:id="4721" w:author="Geri Burgert" w:date="2026-02-02T17:12:00Z" w16du:dateUtc="2026-02-02T22:12:00Z">
              <w:rPr/>
            </w:rPrChange>
          </w:rPr>
          <w:delText>&lt;scp&gt;&lt;sup&gt;</w:delText>
        </w:r>
      </w:del>
      <w:r w:rsidR="004170FA" w:rsidRPr="00F55018">
        <w:rPr>
          <w:vertAlign w:val="superscript"/>
          <w:rPrChange w:id="4722" w:author="Geri Burgert" w:date="2026-02-02T17:12:00Z" w16du:dateUtc="2026-02-02T22:12:00Z">
            <w:rPr/>
          </w:rPrChange>
        </w:rPr>
        <w:t>129</w:t>
      </w:r>
      <w:del w:id="4723" w:author="Geri Burgert" w:date="2026-01-29T17:49:00Z" w16du:dateUtc="2026-01-29T22:49:00Z">
        <w:r w:rsidR="004170FA" w:rsidRPr="00F55018" w:rsidDel="00447A88">
          <w:delText>&lt;/sup&gt;</w:delText>
        </w:r>
      </w:del>
      <w:ins w:id="4724" w:author="Geri Burgert" w:date="2026-01-29T17:49:00Z" w16du:dateUtc="2026-01-29T22:49:00Z">
        <w:r w:rsidR="00447A88" w:rsidRPr="00F55018">
          <w:t>x</w:t>
        </w:r>
      </w:ins>
      <w:del w:id="4725" w:author="Geri Burgert" w:date="2026-01-29T17:49:00Z" w16du:dateUtc="2026-01-29T22:49:00Z">
        <w:r w:rsidR="004170FA" w:rsidRPr="00F55018" w:rsidDel="00447A88">
          <w:delText>X</w:delText>
        </w:r>
      </w:del>
      <w:r w:rsidR="004170FA" w:rsidRPr="00F55018">
        <w:t>enon</w:t>
      </w:r>
      <w:del w:id="4726" w:author="Geri Burgert" w:date="2026-01-29T17:49:00Z" w16du:dateUtc="2026-01-29T22:49:00Z">
        <w:r w:rsidR="004170FA" w:rsidRPr="00F55018" w:rsidDel="00447A88">
          <w:delText>&lt;/scp&gt;</w:delText>
        </w:r>
      </w:del>
      <w:r w:rsidR="004170FA" w:rsidRPr="00F55018">
        <w:t xml:space="preserve"> </w:t>
      </w:r>
      <w:ins w:id="4727" w:author="Geri Burgert" w:date="2026-01-29T17:49:00Z" w16du:dateUtc="2026-01-29T22:49:00Z">
        <w:r w:rsidR="00447A88" w:rsidRPr="00F55018">
          <w:t>v</w:t>
        </w:r>
      </w:ins>
      <w:del w:id="4728" w:author="Geri Burgert" w:date="2026-01-29T17:49:00Z" w16du:dateUtc="2026-01-29T22:49:00Z">
        <w:r w:rsidR="004170FA" w:rsidRPr="00F55018" w:rsidDel="00447A88">
          <w:delText>V</w:delText>
        </w:r>
      </w:del>
      <w:r w:rsidR="004170FA" w:rsidRPr="00F55018">
        <w:t xml:space="preserve">entilation </w:t>
      </w:r>
      <w:del w:id="4729" w:author="Geri Burgert" w:date="2026-01-29T17:49:00Z" w16du:dateUtc="2026-01-29T22:49:00Z">
        <w:r w:rsidR="004170FA" w:rsidRPr="00F55018" w:rsidDel="00447A88">
          <w:delText>&lt;scp&gt;</w:delText>
        </w:r>
      </w:del>
      <w:r w:rsidR="004170FA" w:rsidRPr="00F55018">
        <w:t>MRI</w:t>
      </w:r>
      <w:del w:id="4730" w:author="Geri Burgert" w:date="2026-01-29T17:49:00Z" w16du:dateUtc="2026-01-29T22:49:00Z">
        <w:r w:rsidR="004170FA" w:rsidRPr="00F55018" w:rsidDel="00447A88">
          <w:delText>&lt;/scp&gt;</w:delText>
        </w:r>
      </w:del>
      <w:r w:rsidR="004170FA" w:rsidRPr="00F55018">
        <w:t xml:space="preserve"> and </w:t>
      </w:r>
      <w:ins w:id="4731" w:author="Geri Burgert" w:date="2026-01-29T17:49:00Z" w16du:dateUtc="2026-01-29T22:49:00Z">
        <w:r w:rsidR="00447A88" w:rsidRPr="00F55018">
          <w:t>l</w:t>
        </w:r>
      </w:ins>
      <w:del w:id="4732" w:author="Geri Burgert" w:date="2026-01-29T17:49:00Z" w16du:dateUtc="2026-01-29T22:49:00Z">
        <w:r w:rsidR="004170FA" w:rsidRPr="00F55018" w:rsidDel="00447A88">
          <w:delText>L</w:delText>
        </w:r>
      </w:del>
      <w:r w:rsidR="004170FA" w:rsidRPr="00F55018">
        <w:t xml:space="preserve">ung </w:t>
      </w:r>
      <w:ins w:id="4733" w:author="Geri Burgert" w:date="2026-01-29T17:49:00Z" w16du:dateUtc="2026-01-29T22:49:00Z">
        <w:r w:rsidR="00447A88" w:rsidRPr="00F55018">
          <w:t>f</w:t>
        </w:r>
      </w:ins>
      <w:del w:id="4734" w:author="Geri Burgert" w:date="2026-01-29T17:49:00Z" w16du:dateUtc="2026-01-29T22:49:00Z">
        <w:r w:rsidR="004170FA" w:rsidRPr="00F55018" w:rsidDel="00447A88">
          <w:delText>F</w:delText>
        </w:r>
      </w:del>
      <w:r w:rsidR="004170FA" w:rsidRPr="00F55018">
        <w:t xml:space="preserve">unction </w:t>
      </w:r>
      <w:ins w:id="4735" w:author="Geri Burgert" w:date="2026-01-29T17:49:00Z" w16du:dateUtc="2026-01-29T22:49:00Z">
        <w:r w:rsidR="00447A88" w:rsidRPr="00F55018">
          <w:t>t</w:t>
        </w:r>
      </w:ins>
      <w:del w:id="4736" w:author="Geri Burgert" w:date="2026-01-29T17:49:00Z" w16du:dateUtc="2026-01-29T22:49:00Z">
        <w:r w:rsidR="004170FA" w:rsidRPr="00F55018" w:rsidDel="00447A88">
          <w:delText>T</w:delText>
        </w:r>
      </w:del>
      <w:r w:rsidR="004170FA" w:rsidRPr="00F55018">
        <w:t>esting. J</w:t>
      </w:r>
      <w:del w:id="4737" w:author="Geri Burgert" w:date="2026-01-29T17:49:00Z" w16du:dateUtc="2026-01-29T22:49:00Z">
        <w:r w:rsidR="004170FA" w:rsidRPr="00F55018" w:rsidDel="00447A88">
          <w:delText>ournal of</w:delText>
        </w:r>
      </w:del>
      <w:r w:rsidR="004170FA" w:rsidRPr="00F55018">
        <w:t xml:space="preserve"> Magn</w:t>
      </w:r>
      <w:del w:id="4738" w:author="Geri Burgert" w:date="2026-01-29T17:49:00Z" w16du:dateUtc="2026-01-29T22:49:00Z">
        <w:r w:rsidR="004170FA" w:rsidRPr="00F55018" w:rsidDel="00447A88">
          <w:delText>etic</w:delText>
        </w:r>
      </w:del>
      <w:r w:rsidR="004170FA" w:rsidRPr="00F55018">
        <w:t xml:space="preserve"> Reson</w:t>
      </w:r>
      <w:del w:id="4739" w:author="Geri Burgert" w:date="2026-01-29T17:49:00Z" w16du:dateUtc="2026-01-29T22:49:00Z">
        <w:r w:rsidR="004170FA" w:rsidRPr="00F55018" w:rsidDel="00447A88">
          <w:delText>ance</w:delText>
        </w:r>
      </w:del>
      <w:r w:rsidR="004170FA" w:rsidRPr="00F55018">
        <w:t xml:space="preserve"> Imaging</w:t>
      </w:r>
      <w:del w:id="4740" w:author="Geri Burgert" w:date="2026-01-29T17:50:00Z" w16du:dateUtc="2026-01-29T22:50:00Z">
        <w:r w:rsidR="004170FA" w:rsidRPr="00F55018" w:rsidDel="00447A88">
          <w:delText>.</w:delText>
        </w:r>
      </w:del>
      <w:r w:rsidR="004170FA" w:rsidRPr="00F55018">
        <w:t xml:space="preserve"> 2021;53</w:t>
      </w:r>
      <w:del w:id="4741" w:author="Geri Burgert" w:date="2026-01-29T17:50:00Z" w16du:dateUtc="2026-01-29T22:50:00Z">
        <w:r w:rsidR="004170FA" w:rsidRPr="00F55018" w:rsidDel="00447A88">
          <w:delText>(4)</w:delText>
        </w:r>
      </w:del>
      <w:r w:rsidR="004170FA" w:rsidRPr="00F55018">
        <w:t>:1092-105.</w:t>
      </w:r>
    </w:p>
    <w:p w14:paraId="267F7281" w14:textId="768A7B2E" w:rsidR="004170FA" w:rsidRPr="00F55018" w:rsidRDefault="00016B89" w:rsidP="004170FA">
      <w:ins w:id="4742" w:author="Geri Burgert" w:date="2026-02-02T17:59:00Z" w16du:dateUtc="2026-02-02T22:59:00Z">
        <w:r>
          <w:lastRenderedPageBreak/>
          <w:t>198</w:t>
        </w:r>
      </w:ins>
      <w:del w:id="4743" w:author="Geri Burgert" w:date="2026-02-02T17:59:00Z" w16du:dateUtc="2026-02-02T22:59:00Z">
        <w:r w:rsidR="004170FA" w:rsidRPr="00F55018" w:rsidDel="00016B89">
          <w:delText>151</w:delText>
        </w:r>
      </w:del>
      <w:r w:rsidR="004170FA" w:rsidRPr="00F55018">
        <w:t>.</w:t>
      </w:r>
      <w:ins w:id="4744" w:author="Geri Burgert" w:date="2026-01-29T17:50:00Z" w16du:dateUtc="2026-01-29T22:50:00Z">
        <w:r w:rsidR="00447A88" w:rsidRPr="00F55018">
          <w:t xml:space="preserve"> </w:t>
        </w:r>
      </w:ins>
      <w:del w:id="4745" w:author="Geri Burgert" w:date="2026-01-29T17:50:00Z" w16du:dateUtc="2026-01-29T22:50:00Z">
        <w:r w:rsidR="004170FA" w:rsidRPr="00F55018" w:rsidDel="00447A88">
          <w:tab/>
        </w:r>
      </w:del>
      <w:r w:rsidR="004170FA" w:rsidRPr="00F55018">
        <w:t>Friedlander Y, Munidasa S, Thakar A, Ragunayakam N, Venegas C, Kjarsgaard M, et al. Phase-</w:t>
      </w:r>
      <w:ins w:id="4746" w:author="Geri Burgert" w:date="2026-01-29T17:50:00Z" w16du:dateUtc="2026-01-29T22:50:00Z">
        <w:r w:rsidR="00447A88" w:rsidRPr="00F55018">
          <w:t>r</w:t>
        </w:r>
      </w:ins>
      <w:del w:id="4747" w:author="Geri Burgert" w:date="2026-01-29T17:50:00Z" w16du:dateUtc="2026-01-29T22:50:00Z">
        <w:r w:rsidR="004170FA" w:rsidRPr="00F55018" w:rsidDel="00447A88">
          <w:delText>R</w:delText>
        </w:r>
      </w:del>
      <w:r w:rsidR="004170FA" w:rsidRPr="00F55018">
        <w:t xml:space="preserve">esolved </w:t>
      </w:r>
      <w:ins w:id="4748" w:author="Geri Burgert" w:date="2026-01-29T17:50:00Z" w16du:dateUtc="2026-01-29T22:50:00Z">
        <w:r w:rsidR="00447A88" w:rsidRPr="00F55018">
          <w:t>f</w:t>
        </w:r>
      </w:ins>
      <w:del w:id="4749" w:author="Geri Burgert" w:date="2026-01-29T17:50:00Z" w16du:dateUtc="2026-01-29T22:50:00Z">
        <w:r w:rsidR="004170FA" w:rsidRPr="00F55018" w:rsidDel="00447A88">
          <w:delText>F</w:delText>
        </w:r>
      </w:del>
      <w:r w:rsidR="004170FA" w:rsidRPr="00F55018">
        <w:t xml:space="preserve">unctional </w:t>
      </w:r>
      <w:ins w:id="4750" w:author="Geri Burgert" w:date="2026-01-29T17:50:00Z" w16du:dateUtc="2026-01-29T22:50:00Z">
        <w:r w:rsidR="00447A88" w:rsidRPr="00F55018">
          <w:t>l</w:t>
        </w:r>
      </w:ins>
      <w:del w:id="4751" w:author="Geri Burgert" w:date="2026-01-29T17:50:00Z" w16du:dateUtc="2026-01-29T22:50:00Z">
        <w:r w:rsidR="004170FA" w:rsidRPr="00F55018" w:rsidDel="00447A88">
          <w:delText>L</w:delText>
        </w:r>
      </w:del>
      <w:r w:rsidR="004170FA" w:rsidRPr="00F55018">
        <w:t xml:space="preserve">ung (PREFUL) MRI to </w:t>
      </w:r>
      <w:ins w:id="4752" w:author="Geri Burgert" w:date="2026-01-29T17:50:00Z" w16du:dateUtc="2026-01-29T22:50:00Z">
        <w:r w:rsidR="00447A88" w:rsidRPr="00F55018">
          <w:t>q</w:t>
        </w:r>
      </w:ins>
      <w:del w:id="4753" w:author="Geri Burgert" w:date="2026-01-29T17:50:00Z" w16du:dateUtc="2026-01-29T22:50:00Z">
        <w:r w:rsidR="004170FA" w:rsidRPr="00F55018" w:rsidDel="00447A88">
          <w:delText>Q</w:delText>
        </w:r>
      </w:del>
      <w:r w:rsidR="004170FA" w:rsidRPr="00F55018">
        <w:t xml:space="preserve">uantify </w:t>
      </w:r>
      <w:ins w:id="4754" w:author="Geri Burgert" w:date="2026-01-29T17:50:00Z" w16du:dateUtc="2026-01-29T22:50:00Z">
        <w:r w:rsidR="00447A88" w:rsidRPr="00F55018">
          <w:t>v</w:t>
        </w:r>
      </w:ins>
      <w:del w:id="4755" w:author="Geri Burgert" w:date="2026-01-29T17:50:00Z" w16du:dateUtc="2026-01-29T22:50:00Z">
        <w:r w:rsidR="004170FA" w:rsidRPr="00F55018" w:rsidDel="00447A88">
          <w:delText>V</w:delText>
        </w:r>
      </w:del>
      <w:r w:rsidR="004170FA" w:rsidRPr="00F55018">
        <w:t xml:space="preserve">entilation: </w:t>
      </w:r>
      <w:ins w:id="4756" w:author="Geri Burgert" w:date="2026-01-29T17:50:00Z" w16du:dateUtc="2026-01-29T22:50:00Z">
        <w:r w:rsidR="00447A88" w:rsidRPr="00F55018">
          <w:t>f</w:t>
        </w:r>
      </w:ins>
      <w:del w:id="4757" w:author="Geri Burgert" w:date="2026-01-29T17:50:00Z" w16du:dateUtc="2026-01-29T22:50:00Z">
        <w:r w:rsidR="004170FA" w:rsidRPr="00F55018" w:rsidDel="00447A88">
          <w:delText>F</w:delText>
        </w:r>
      </w:del>
      <w:r w:rsidR="004170FA" w:rsidRPr="00F55018">
        <w:t xml:space="preserve">easibility and </w:t>
      </w:r>
      <w:ins w:id="4758" w:author="Geri Burgert" w:date="2026-01-29T17:50:00Z" w16du:dateUtc="2026-01-29T22:50:00Z">
        <w:r w:rsidR="00447A88" w:rsidRPr="00F55018">
          <w:t>p</w:t>
        </w:r>
      </w:ins>
      <w:del w:id="4759" w:author="Geri Burgert" w:date="2026-01-29T17:50:00Z" w16du:dateUtc="2026-01-29T22:50:00Z">
        <w:r w:rsidR="004170FA" w:rsidRPr="00F55018" w:rsidDel="00447A88">
          <w:delText>P</w:delText>
        </w:r>
      </w:del>
      <w:r w:rsidR="004170FA" w:rsidRPr="00F55018">
        <w:t xml:space="preserve">hysiological </w:t>
      </w:r>
      <w:ins w:id="4760" w:author="Geri Burgert" w:date="2026-01-29T17:50:00Z" w16du:dateUtc="2026-01-29T22:50:00Z">
        <w:r w:rsidR="00447A88" w:rsidRPr="00F55018">
          <w:t>r</w:t>
        </w:r>
      </w:ins>
      <w:del w:id="4761" w:author="Geri Burgert" w:date="2026-01-29T17:50:00Z" w16du:dateUtc="2026-01-29T22:50:00Z">
        <w:r w:rsidR="004170FA" w:rsidRPr="00F55018" w:rsidDel="00447A88">
          <w:delText>R</w:delText>
        </w:r>
      </w:del>
      <w:r w:rsidR="004170FA" w:rsidRPr="00F55018">
        <w:t xml:space="preserve">elevance in </w:t>
      </w:r>
      <w:ins w:id="4762" w:author="Geri Burgert" w:date="2026-01-29T17:50:00Z" w16du:dateUtc="2026-01-29T22:50:00Z">
        <w:r w:rsidR="00447A88" w:rsidRPr="00F55018">
          <w:t>s</w:t>
        </w:r>
      </w:ins>
      <w:del w:id="4763" w:author="Geri Burgert" w:date="2026-01-29T17:50:00Z" w16du:dateUtc="2026-01-29T22:50:00Z">
        <w:r w:rsidR="004170FA" w:rsidRPr="00F55018" w:rsidDel="00447A88">
          <w:delText>S</w:delText>
        </w:r>
      </w:del>
      <w:r w:rsidR="004170FA" w:rsidRPr="00F55018">
        <w:t xml:space="preserve">evere </w:t>
      </w:r>
      <w:ins w:id="4764" w:author="Geri Burgert" w:date="2026-01-29T17:50:00Z" w16du:dateUtc="2026-01-29T22:50:00Z">
        <w:r w:rsidR="00447A88" w:rsidRPr="00F55018">
          <w:t>a</w:t>
        </w:r>
      </w:ins>
      <w:del w:id="4765" w:author="Geri Burgert" w:date="2026-01-29T17:50:00Z" w16du:dateUtc="2026-01-29T22:50:00Z">
        <w:r w:rsidR="004170FA" w:rsidRPr="00F55018" w:rsidDel="00447A88">
          <w:delText>A</w:delText>
        </w:r>
      </w:del>
      <w:r w:rsidR="004170FA" w:rsidRPr="00F55018">
        <w:t>sthma. Acad</w:t>
      </w:r>
      <w:del w:id="4766" w:author="Geri Burgert" w:date="2026-01-29T17:50:00Z" w16du:dateUtc="2026-01-29T22:50:00Z">
        <w:r w:rsidR="004170FA" w:rsidRPr="00F55018" w:rsidDel="00447A88">
          <w:delText>emic</w:delText>
        </w:r>
      </w:del>
      <w:r w:rsidR="004170FA" w:rsidRPr="00F55018">
        <w:t xml:space="preserve"> Radiol</w:t>
      </w:r>
      <w:del w:id="4767" w:author="Geri Burgert" w:date="2026-01-29T17:50:00Z" w16du:dateUtc="2026-01-29T22:50:00Z">
        <w:r w:rsidR="004170FA" w:rsidRPr="00F55018" w:rsidDel="00447A88">
          <w:delText>ogy.</w:delText>
        </w:r>
      </w:del>
      <w:r w:rsidR="004170FA" w:rsidRPr="00F55018">
        <w:t xml:space="preserve"> 2024;31</w:t>
      </w:r>
      <w:del w:id="4768" w:author="Geri Burgert" w:date="2026-01-29T17:50:00Z" w16du:dateUtc="2026-01-29T22:50:00Z">
        <w:r w:rsidR="004170FA" w:rsidRPr="00F55018" w:rsidDel="00447A88">
          <w:delText>(8)</w:delText>
        </w:r>
      </w:del>
      <w:r w:rsidR="004170FA" w:rsidRPr="00F55018">
        <w:t>:3416-26.</w:t>
      </w:r>
    </w:p>
    <w:p w14:paraId="02588AC5" w14:textId="327FCAED" w:rsidR="004170FA" w:rsidRPr="00F55018" w:rsidRDefault="00016B89" w:rsidP="004170FA">
      <w:ins w:id="4769" w:author="Geri Burgert" w:date="2026-02-02T17:59:00Z" w16du:dateUtc="2026-02-02T22:59:00Z">
        <w:r>
          <w:t>199</w:t>
        </w:r>
      </w:ins>
      <w:del w:id="4770" w:author="Geri Burgert" w:date="2026-02-02T17:59:00Z" w16du:dateUtc="2026-02-02T22:59:00Z">
        <w:r w:rsidR="004170FA" w:rsidRPr="00F55018" w:rsidDel="00016B89">
          <w:delText>152</w:delText>
        </w:r>
      </w:del>
      <w:r w:rsidR="004170FA" w:rsidRPr="00F55018">
        <w:t>.</w:t>
      </w:r>
      <w:ins w:id="4771" w:author="Geri Burgert" w:date="2026-01-29T17:50:00Z" w16du:dateUtc="2026-01-29T22:50:00Z">
        <w:r w:rsidR="00347E63" w:rsidRPr="00F55018">
          <w:t xml:space="preserve"> </w:t>
        </w:r>
      </w:ins>
      <w:del w:id="4772" w:author="Geri Burgert" w:date="2026-01-29T17:50:00Z" w16du:dateUtc="2026-01-29T22:50:00Z">
        <w:r w:rsidR="004170FA" w:rsidRPr="00F55018" w:rsidDel="00347E63">
          <w:tab/>
        </w:r>
      </w:del>
      <w:r w:rsidR="004170FA" w:rsidRPr="00F55018">
        <w:t>Foo CT, Langton D, Donovan GM, Thompson BR, Noble PB, Thien F. Assessment of ventilation heterogeneity in severe asthma using phase‐resolved functional lung magnetic resonance imaging. Physiol</w:t>
      </w:r>
      <w:del w:id="4773" w:author="Geri Burgert" w:date="2026-01-29T17:50:00Z" w16du:dateUtc="2026-01-29T22:50:00Z">
        <w:r w:rsidR="004170FA" w:rsidRPr="00F55018" w:rsidDel="00347E63">
          <w:delText>ogical</w:delText>
        </w:r>
      </w:del>
      <w:r w:rsidR="004170FA" w:rsidRPr="00F55018">
        <w:t xml:space="preserve"> Rep</w:t>
      </w:r>
      <w:del w:id="4774" w:author="Geri Burgert" w:date="2026-01-29T17:50:00Z" w16du:dateUtc="2026-01-29T22:50:00Z">
        <w:r w:rsidR="004170FA" w:rsidRPr="00F55018" w:rsidDel="00347E63">
          <w:delText>orts.</w:delText>
        </w:r>
      </w:del>
      <w:r w:rsidR="004170FA" w:rsidRPr="00F55018">
        <w:t xml:space="preserve"> 2025;13</w:t>
      </w:r>
      <w:ins w:id="4775" w:author="Geri Burgert" w:date="2026-01-29T17:51:00Z" w16du:dateUtc="2026-01-29T22:51:00Z">
        <w:r w:rsidR="00347E63" w:rsidRPr="00F55018">
          <w:t>:e70423</w:t>
        </w:r>
      </w:ins>
      <w:del w:id="4776" w:author="Geri Burgert" w:date="2026-01-29T17:51:00Z" w16du:dateUtc="2026-01-29T22:51:00Z">
        <w:r w:rsidR="004170FA" w:rsidRPr="00F55018" w:rsidDel="00347E63">
          <w:delText>(12)</w:delText>
        </w:r>
      </w:del>
      <w:r w:rsidR="004170FA" w:rsidRPr="00F55018">
        <w:t>.</w:t>
      </w:r>
    </w:p>
    <w:p w14:paraId="19D05B1F" w14:textId="62AD99E5" w:rsidR="004170FA" w:rsidRPr="00F55018" w:rsidRDefault="00016B89" w:rsidP="004170FA">
      <w:ins w:id="4777" w:author="Geri Burgert" w:date="2026-02-02T17:59:00Z" w16du:dateUtc="2026-02-02T22:59:00Z">
        <w:r>
          <w:t>200</w:t>
        </w:r>
      </w:ins>
      <w:del w:id="4778" w:author="Geri Burgert" w:date="2026-02-02T17:59:00Z" w16du:dateUtc="2026-02-02T22:59:00Z">
        <w:r w:rsidR="004170FA" w:rsidRPr="00F55018" w:rsidDel="00016B89">
          <w:delText>153</w:delText>
        </w:r>
      </w:del>
      <w:r w:rsidR="004170FA" w:rsidRPr="00F55018">
        <w:t>.</w:t>
      </w:r>
      <w:ins w:id="4779" w:author="Geri Burgert" w:date="2026-01-29T17:51:00Z" w16du:dateUtc="2026-01-29T22:51:00Z">
        <w:r w:rsidR="00527305" w:rsidRPr="00F55018">
          <w:t xml:space="preserve"> </w:t>
        </w:r>
      </w:ins>
      <w:del w:id="4780" w:author="Geri Burgert" w:date="2026-01-29T17:51:00Z" w16du:dateUtc="2026-01-29T22:51:00Z">
        <w:r w:rsidR="004170FA" w:rsidRPr="00F55018" w:rsidDel="00527305">
          <w:tab/>
        </w:r>
      </w:del>
      <w:r w:rsidR="004170FA" w:rsidRPr="00F55018">
        <w:t xml:space="preserve">Vogel-Claussen J, Renne J, Hinrichs J, Schönfeld C, Gutberlet M, Schaumann F, et al. Quantification of </w:t>
      </w:r>
      <w:ins w:id="4781" w:author="Geri Burgert" w:date="2026-01-29T17:51:00Z" w16du:dateUtc="2026-01-29T22:51:00Z">
        <w:r w:rsidR="00527305" w:rsidRPr="00F55018">
          <w:t>p</w:t>
        </w:r>
      </w:ins>
      <w:del w:id="4782" w:author="Geri Burgert" w:date="2026-01-29T17:51:00Z" w16du:dateUtc="2026-01-29T22:51:00Z">
        <w:r w:rsidR="004170FA" w:rsidRPr="00F55018" w:rsidDel="00527305">
          <w:delText>P</w:delText>
        </w:r>
      </w:del>
      <w:r w:rsidR="004170FA" w:rsidRPr="00F55018">
        <w:t xml:space="preserve">ulmonary </w:t>
      </w:r>
      <w:ins w:id="4783" w:author="Geri Burgert" w:date="2026-01-29T17:51:00Z" w16du:dateUtc="2026-01-29T22:51:00Z">
        <w:r w:rsidR="00527305" w:rsidRPr="00F55018">
          <w:t>i</w:t>
        </w:r>
      </w:ins>
      <w:del w:id="4784" w:author="Geri Burgert" w:date="2026-01-29T17:51:00Z" w16du:dateUtc="2026-01-29T22:51:00Z">
        <w:r w:rsidR="004170FA" w:rsidRPr="00F55018" w:rsidDel="00527305">
          <w:delText>I</w:delText>
        </w:r>
      </w:del>
      <w:r w:rsidR="004170FA" w:rsidRPr="00F55018">
        <w:t xml:space="preserve">nflammation after </w:t>
      </w:r>
      <w:ins w:id="4785" w:author="Geri Burgert" w:date="2026-01-29T17:51:00Z" w16du:dateUtc="2026-01-29T22:51:00Z">
        <w:r w:rsidR="00527305" w:rsidRPr="00F55018">
          <w:t>s</w:t>
        </w:r>
      </w:ins>
      <w:del w:id="4786" w:author="Geri Burgert" w:date="2026-01-29T17:51:00Z" w16du:dateUtc="2026-01-29T22:51:00Z">
        <w:r w:rsidR="004170FA" w:rsidRPr="00F55018" w:rsidDel="00527305">
          <w:delText>S</w:delText>
        </w:r>
      </w:del>
      <w:r w:rsidR="004170FA" w:rsidRPr="00F55018">
        <w:t xml:space="preserve">egmental </w:t>
      </w:r>
      <w:ins w:id="4787" w:author="Geri Burgert" w:date="2026-01-29T17:51:00Z" w16du:dateUtc="2026-01-29T22:51:00Z">
        <w:r w:rsidR="00527305" w:rsidRPr="00F55018">
          <w:t>a</w:t>
        </w:r>
      </w:ins>
      <w:del w:id="4788" w:author="Geri Burgert" w:date="2026-01-29T17:51:00Z" w16du:dateUtc="2026-01-29T22:51:00Z">
        <w:r w:rsidR="004170FA" w:rsidRPr="00F55018" w:rsidDel="00527305">
          <w:delText>A</w:delText>
        </w:r>
      </w:del>
      <w:r w:rsidR="004170FA" w:rsidRPr="00F55018">
        <w:t xml:space="preserve">llergen </w:t>
      </w:r>
      <w:ins w:id="4789" w:author="Geri Burgert" w:date="2026-01-29T17:51:00Z" w16du:dateUtc="2026-01-29T22:51:00Z">
        <w:r w:rsidR="00527305" w:rsidRPr="00F55018">
          <w:t>c</w:t>
        </w:r>
      </w:ins>
      <w:del w:id="4790" w:author="Geri Burgert" w:date="2026-01-29T17:51:00Z" w16du:dateUtc="2026-01-29T22:51:00Z">
        <w:r w:rsidR="004170FA" w:rsidRPr="00F55018" w:rsidDel="00527305">
          <w:delText>C</w:delText>
        </w:r>
      </w:del>
      <w:r w:rsidR="004170FA" w:rsidRPr="00F55018">
        <w:t xml:space="preserve">hallenge </w:t>
      </w:r>
      <w:ins w:id="4791" w:author="Geri Burgert" w:date="2026-01-29T17:51:00Z" w16du:dateUtc="2026-01-29T22:51:00Z">
        <w:r w:rsidR="00527305" w:rsidRPr="00F55018">
          <w:t>u</w:t>
        </w:r>
      </w:ins>
      <w:del w:id="4792" w:author="Geri Burgert" w:date="2026-01-29T17:51:00Z" w16du:dateUtc="2026-01-29T22:51:00Z">
        <w:r w:rsidR="004170FA" w:rsidRPr="00F55018" w:rsidDel="00527305">
          <w:delText>U</w:delText>
        </w:r>
      </w:del>
      <w:r w:rsidR="004170FA" w:rsidRPr="00F55018">
        <w:t xml:space="preserve">sing </w:t>
      </w:r>
      <w:ins w:id="4793" w:author="Geri Burgert" w:date="2026-01-29T17:51:00Z" w16du:dateUtc="2026-01-29T22:51:00Z">
        <w:r w:rsidR="00527305" w:rsidRPr="00F55018">
          <w:t>t</w:t>
        </w:r>
      </w:ins>
      <w:del w:id="4794" w:author="Geri Burgert" w:date="2026-01-29T17:51:00Z" w16du:dateUtc="2026-01-29T22:51:00Z">
        <w:r w:rsidR="004170FA" w:rsidRPr="00F55018" w:rsidDel="00527305">
          <w:delText>T</w:delText>
        </w:r>
      </w:del>
      <w:r w:rsidR="004170FA" w:rsidRPr="00F55018">
        <w:t>urbo-</w:t>
      </w:r>
      <w:ins w:id="4795" w:author="Geri Burgert" w:date="2026-01-29T17:51:00Z" w16du:dateUtc="2026-01-29T22:51:00Z">
        <w:r w:rsidR="00527305" w:rsidRPr="00F55018">
          <w:t>i</w:t>
        </w:r>
      </w:ins>
      <w:del w:id="4796" w:author="Geri Burgert" w:date="2026-01-29T17:51:00Z" w16du:dateUtc="2026-01-29T22:51:00Z">
        <w:r w:rsidR="004170FA" w:rsidRPr="00F55018" w:rsidDel="00527305">
          <w:delText>I</w:delText>
        </w:r>
      </w:del>
      <w:r w:rsidR="004170FA" w:rsidRPr="00F55018">
        <w:t xml:space="preserve">nversion </w:t>
      </w:r>
      <w:ins w:id="4797" w:author="Geri Burgert" w:date="2026-01-29T17:51:00Z" w16du:dateUtc="2026-01-29T22:51:00Z">
        <w:r w:rsidR="00527305" w:rsidRPr="00F55018">
          <w:t>r</w:t>
        </w:r>
      </w:ins>
      <w:del w:id="4798" w:author="Geri Burgert" w:date="2026-01-29T17:51:00Z" w16du:dateUtc="2026-01-29T22:51:00Z">
        <w:r w:rsidR="004170FA" w:rsidRPr="00F55018" w:rsidDel="00527305">
          <w:delText>R</w:delText>
        </w:r>
      </w:del>
      <w:r w:rsidR="004170FA" w:rsidRPr="00F55018">
        <w:t>ecovery-</w:t>
      </w:r>
      <w:ins w:id="4799" w:author="Geri Burgert" w:date="2026-01-29T17:51:00Z" w16du:dateUtc="2026-01-29T22:51:00Z">
        <w:r w:rsidR="00527305" w:rsidRPr="00F55018">
          <w:t>m</w:t>
        </w:r>
      </w:ins>
      <w:del w:id="4800" w:author="Geri Burgert" w:date="2026-01-29T17:51:00Z" w16du:dateUtc="2026-01-29T22:51:00Z">
        <w:r w:rsidR="004170FA" w:rsidRPr="00F55018" w:rsidDel="00527305">
          <w:delText>M</w:delText>
        </w:r>
      </w:del>
      <w:r w:rsidR="004170FA" w:rsidRPr="00F55018">
        <w:t xml:space="preserve">agnitude </w:t>
      </w:r>
      <w:ins w:id="4801" w:author="Geri Burgert" w:date="2026-01-29T17:51:00Z" w16du:dateUtc="2026-01-29T22:51:00Z">
        <w:r w:rsidR="00527305" w:rsidRPr="00F55018">
          <w:t>m</w:t>
        </w:r>
      </w:ins>
      <w:del w:id="4802" w:author="Geri Burgert" w:date="2026-01-29T17:51:00Z" w16du:dateUtc="2026-01-29T22:51:00Z">
        <w:r w:rsidR="004170FA" w:rsidRPr="00F55018" w:rsidDel="00527305">
          <w:delText>M</w:delText>
        </w:r>
      </w:del>
      <w:r w:rsidR="004170FA" w:rsidRPr="00F55018">
        <w:t xml:space="preserve">agnetic </w:t>
      </w:r>
      <w:ins w:id="4803" w:author="Geri Burgert" w:date="2026-01-29T17:51:00Z" w16du:dateUtc="2026-01-29T22:51:00Z">
        <w:r w:rsidR="00527305" w:rsidRPr="00F55018">
          <w:t>r</w:t>
        </w:r>
      </w:ins>
      <w:del w:id="4804" w:author="Geri Burgert" w:date="2026-01-29T17:51:00Z" w16du:dateUtc="2026-01-29T22:51:00Z">
        <w:r w:rsidR="004170FA" w:rsidRPr="00F55018" w:rsidDel="00527305">
          <w:delText>R</w:delText>
        </w:r>
      </w:del>
      <w:r w:rsidR="004170FA" w:rsidRPr="00F55018">
        <w:t xml:space="preserve">esonance </w:t>
      </w:r>
      <w:ins w:id="4805" w:author="Geri Burgert" w:date="2026-01-29T17:51:00Z" w16du:dateUtc="2026-01-29T22:51:00Z">
        <w:r w:rsidR="00527305" w:rsidRPr="00F55018">
          <w:t>i</w:t>
        </w:r>
      </w:ins>
      <w:del w:id="4806" w:author="Geri Burgert" w:date="2026-01-29T17:51:00Z" w16du:dateUtc="2026-01-29T22:51:00Z">
        <w:r w:rsidR="004170FA" w:rsidRPr="00F55018" w:rsidDel="00527305">
          <w:delText>I</w:delText>
        </w:r>
      </w:del>
      <w:r w:rsidR="004170FA" w:rsidRPr="00F55018">
        <w:t>maging. Am</w:t>
      </w:r>
      <w:del w:id="4807" w:author="Geri Burgert" w:date="2026-01-29T17:51:00Z" w16du:dateUtc="2026-01-29T22:51:00Z">
        <w:r w:rsidR="004170FA" w:rsidRPr="00F55018" w:rsidDel="00527305">
          <w:delText>erican</w:delText>
        </w:r>
      </w:del>
      <w:r w:rsidR="004170FA" w:rsidRPr="00F55018">
        <w:t xml:space="preserve"> J</w:t>
      </w:r>
      <w:del w:id="4808" w:author="Geri Burgert" w:date="2026-01-29T17:51:00Z" w16du:dateUtc="2026-01-29T22:51:00Z">
        <w:r w:rsidR="004170FA" w:rsidRPr="00F55018" w:rsidDel="00527305">
          <w:delText>ournal of</w:delText>
        </w:r>
      </w:del>
      <w:r w:rsidR="004170FA" w:rsidRPr="00F55018">
        <w:t xml:space="preserve"> Respir</w:t>
      </w:r>
      <w:del w:id="4809" w:author="Geri Burgert" w:date="2026-01-29T17:51:00Z" w16du:dateUtc="2026-01-29T22:51:00Z">
        <w:r w:rsidR="004170FA" w:rsidRPr="00F55018" w:rsidDel="00527305">
          <w:delText>atory and</w:delText>
        </w:r>
      </w:del>
      <w:r w:rsidR="004170FA" w:rsidRPr="00F55018">
        <w:t xml:space="preserve"> Crit</w:t>
      </w:r>
      <w:del w:id="4810" w:author="Geri Burgert" w:date="2026-01-29T17:51:00Z" w16du:dateUtc="2026-01-29T22:51:00Z">
        <w:r w:rsidR="004170FA" w:rsidRPr="00F55018" w:rsidDel="00527305">
          <w:delText>ical</w:delText>
        </w:r>
      </w:del>
      <w:r w:rsidR="004170FA" w:rsidRPr="00F55018">
        <w:t xml:space="preserve"> Care Med</w:t>
      </w:r>
      <w:del w:id="4811" w:author="Geri Burgert" w:date="2026-01-29T17:51:00Z" w16du:dateUtc="2026-01-29T22:51:00Z">
        <w:r w:rsidR="004170FA" w:rsidRPr="00F55018" w:rsidDel="00527305">
          <w:delText>icine.</w:delText>
        </w:r>
      </w:del>
      <w:r w:rsidR="004170FA" w:rsidRPr="00F55018">
        <w:t xml:space="preserve"> 2014;189</w:t>
      </w:r>
      <w:del w:id="4812" w:author="Geri Burgert" w:date="2026-01-29T17:52:00Z" w16du:dateUtc="2026-01-29T22:52:00Z">
        <w:r w:rsidR="004170FA" w:rsidRPr="00F55018" w:rsidDel="00527305">
          <w:delText>(6)</w:delText>
        </w:r>
      </w:del>
      <w:r w:rsidR="004170FA" w:rsidRPr="00F55018">
        <w:t>:650-7.</w:t>
      </w:r>
    </w:p>
    <w:p w14:paraId="6944668A" w14:textId="57DA6A2E" w:rsidR="004170FA" w:rsidRPr="00F55018" w:rsidRDefault="00016B89" w:rsidP="004170FA">
      <w:pPr>
        <w:rPr>
          <w:ins w:id="4813" w:author="Geri Burgert" w:date="2026-02-01T16:05:00Z" w16du:dateUtc="2026-02-01T21:05:00Z"/>
        </w:rPr>
      </w:pPr>
      <w:ins w:id="4814" w:author="Geri Burgert" w:date="2026-02-02T17:59:00Z" w16du:dateUtc="2026-02-02T22:59:00Z">
        <w:r>
          <w:t>201</w:t>
        </w:r>
      </w:ins>
      <w:del w:id="4815" w:author="Geri Burgert" w:date="2026-02-02T17:59:00Z" w16du:dateUtc="2026-02-02T22:59:00Z">
        <w:r w:rsidR="004170FA" w:rsidRPr="00F55018" w:rsidDel="00016B89">
          <w:delText>154</w:delText>
        </w:r>
      </w:del>
      <w:r w:rsidR="004170FA" w:rsidRPr="00F55018">
        <w:t>.</w:t>
      </w:r>
      <w:ins w:id="4816" w:author="Geri Burgert" w:date="2026-01-29T17:52:00Z" w16du:dateUtc="2026-01-29T22:52:00Z">
        <w:r w:rsidR="00527305" w:rsidRPr="00F55018">
          <w:t xml:space="preserve"> </w:t>
        </w:r>
      </w:ins>
      <w:del w:id="4817" w:author="Geri Burgert" w:date="2026-01-29T17:52:00Z" w16du:dateUtc="2026-01-29T22:52:00Z">
        <w:r w:rsidR="004170FA" w:rsidRPr="00F55018" w:rsidDel="00527305">
          <w:tab/>
        </w:r>
      </w:del>
      <w:r w:rsidR="004170FA" w:rsidRPr="00F55018">
        <w:t xml:space="preserve">Benlala I, Dournes G, Girodet P-O, Laurent F, Ben Hassen W, Baldacci F, et al. Bronchial wall T2w MRI signal as a new imaging biomarker of severe asthma. Insights </w:t>
      </w:r>
      <w:del w:id="4818" w:author="Geri Burgert" w:date="2026-01-29T17:52:00Z" w16du:dateUtc="2026-01-29T22:52:00Z">
        <w:r w:rsidR="004170FA" w:rsidRPr="00F55018" w:rsidDel="00527305">
          <w:delText xml:space="preserve">into </w:delText>
        </w:r>
      </w:del>
      <w:r w:rsidR="004170FA" w:rsidRPr="00F55018">
        <w:t>Imaging</w:t>
      </w:r>
      <w:del w:id="4819" w:author="Geri Burgert" w:date="2026-01-29T17:52:00Z" w16du:dateUtc="2026-01-29T22:52:00Z">
        <w:r w:rsidR="004170FA" w:rsidRPr="00F55018" w:rsidDel="00527305">
          <w:delText>.</w:delText>
        </w:r>
      </w:del>
      <w:r w:rsidR="004170FA" w:rsidRPr="00F55018">
        <w:t xml:space="preserve"> 2025;16</w:t>
      </w:r>
      <w:ins w:id="4820" w:author="Geri Burgert" w:date="2026-01-29T17:52:00Z" w16du:dateUtc="2026-01-29T22:52:00Z">
        <w:r w:rsidR="00527305" w:rsidRPr="00F55018">
          <w:t>:71</w:t>
        </w:r>
      </w:ins>
      <w:del w:id="4821" w:author="Geri Burgert" w:date="2026-01-29T17:52:00Z" w16du:dateUtc="2026-01-29T22:52:00Z">
        <w:r w:rsidR="004170FA" w:rsidRPr="00F55018" w:rsidDel="00527305">
          <w:delText>(1)</w:delText>
        </w:r>
      </w:del>
      <w:r w:rsidR="004170FA" w:rsidRPr="00F55018">
        <w:t>.</w:t>
      </w:r>
    </w:p>
    <w:p w14:paraId="2348BD68" w14:textId="2DF5222E" w:rsidR="009D14C8" w:rsidRPr="00F55018" w:rsidDel="00A21AB8" w:rsidRDefault="009D14C8" w:rsidP="009D14C8">
      <w:pPr>
        <w:rPr>
          <w:del w:id="4822" w:author="Geri Burgert" w:date="2026-02-02T17:09:00Z" w16du:dateUtc="2026-02-02T22:09:00Z"/>
          <w:moveTo w:id="4823" w:author="Geri Burgert" w:date="2026-02-01T16:05:00Z" w16du:dateUtc="2026-02-01T21:05:00Z"/>
          <w:i/>
          <w:iCs/>
          <w:rPrChange w:id="4824" w:author="Geri Burgert" w:date="2026-02-02T17:12:00Z" w16du:dateUtc="2026-02-02T22:12:00Z">
            <w:rPr>
              <w:del w:id="4825" w:author="Geri Burgert" w:date="2026-02-02T17:09:00Z" w16du:dateUtc="2026-02-02T22:09:00Z"/>
              <w:moveTo w:id="4826" w:author="Geri Burgert" w:date="2026-02-01T16:05:00Z" w16du:dateUtc="2026-02-01T21:05:00Z"/>
            </w:rPr>
          </w:rPrChange>
        </w:rPr>
      </w:pPr>
      <w:moveToRangeStart w:id="4827" w:author="Geri Burgert" w:date="2026-02-01T16:05:00Z" w:name="move220854367"/>
      <w:moveTo w:id="4828" w:author="Geri Burgert" w:date="2026-02-01T16:05:00Z" w16du:dateUtc="2026-02-01T21:05:00Z">
        <w:del w:id="4829" w:author="Geri Burgert" w:date="2026-02-02T17:08:00Z" w16du:dateUtc="2026-02-02T22:08:00Z">
          <w:r w:rsidRPr="00F55018" w:rsidDel="009D1751">
            <w:delText>Figure</w:delText>
          </w:r>
        </w:del>
      </w:moveTo>
      <w:ins w:id="4830" w:author="Geri Burgert" w:date="2026-02-02T17:08:00Z" w16du:dateUtc="2026-02-02T22:08:00Z">
        <w:r w:rsidR="009D1751" w:rsidRPr="00F55018">
          <w:t>FIGURE</w:t>
        </w:r>
      </w:ins>
      <w:moveTo w:id="4831" w:author="Geri Burgert" w:date="2026-02-01T16:05:00Z" w16du:dateUtc="2026-02-01T21:05:00Z">
        <w:r w:rsidRPr="00F55018">
          <w:t xml:space="preserve"> 1. </w:t>
        </w:r>
      </w:moveTo>
      <w:ins w:id="4832" w:author="Geri Burgert" w:date="2026-02-02T17:08:00Z" w16du:dateUtc="2026-02-02T22:08:00Z">
        <w:r w:rsidR="004A1E0E" w:rsidRPr="00F55018">
          <w:t>D</w:t>
        </w:r>
      </w:ins>
      <w:moveTo w:id="4833" w:author="Geri Burgert" w:date="2026-02-01T16:05:00Z" w16du:dateUtc="2026-02-01T21:05:00Z">
        <w:del w:id="4834" w:author="Geri Burgert" w:date="2026-02-02T17:08:00Z" w16du:dateUtc="2026-02-02T22:08:00Z">
          <w:r w:rsidRPr="00F55018" w:rsidDel="004A1E0E">
            <w:delText>Schematic of the d</w:delText>
          </w:r>
        </w:del>
        <w:r w:rsidRPr="00F55018">
          <w:t xml:space="preserve">iagnostic techniques </w:t>
        </w:r>
        <w:del w:id="4835" w:author="Geri Burgert" w:date="2026-02-02T17:08:00Z" w16du:dateUtc="2026-02-02T22:08:00Z">
          <w:r w:rsidRPr="00F55018" w:rsidDel="004A1E0E">
            <w:delText xml:space="preserve">that are currently </w:delText>
          </w:r>
        </w:del>
        <w:r w:rsidRPr="00F55018">
          <w:t xml:space="preserve">in use, </w:t>
        </w:r>
        <w:del w:id="4836" w:author="Geri Burgert" w:date="2026-02-02T17:08:00Z" w16du:dateUtc="2026-02-02T22:08:00Z">
          <w:r w:rsidRPr="00F55018" w:rsidDel="004A1E0E">
            <w:delText xml:space="preserve">are </w:delText>
          </w:r>
        </w:del>
        <w:r w:rsidRPr="00F55018">
          <w:t xml:space="preserve">adopted in limited practice, or </w:t>
        </w:r>
        <w:del w:id="4837" w:author="Geri Burgert" w:date="2026-02-02T17:09:00Z" w16du:dateUtc="2026-02-02T22:09:00Z">
          <w:r w:rsidRPr="00F55018" w:rsidDel="004A1E0E">
            <w:delText xml:space="preserve">still </w:delText>
          </w:r>
        </w:del>
        <w:r w:rsidRPr="00F55018">
          <w:t>in development for eosinophilic lung diseases. Techniques include non</w:t>
        </w:r>
        <w:del w:id="4838" w:author="Geri Burgert" w:date="2026-02-02T17:09:00Z" w16du:dateUtc="2026-02-02T22:09:00Z">
          <w:r w:rsidRPr="00F55018" w:rsidDel="004A1E0E">
            <w:delText>-</w:delText>
          </w:r>
        </w:del>
        <w:r w:rsidRPr="00F55018">
          <w:t xml:space="preserve">invasive biomarkers (blood </w:t>
        </w:r>
        <w:del w:id="4839" w:author="Geri Burgert" w:date="2026-02-02T17:09:00Z" w16du:dateUtc="2026-02-02T22:09:00Z">
          <w:r w:rsidRPr="00F55018" w:rsidDel="004A1E0E">
            <w:delText>eosoinophils</w:delText>
          </w:r>
        </w:del>
        <w:ins w:id="4840" w:author="Geri Burgert" w:date="2026-02-02T17:09:00Z" w16du:dateUtc="2026-02-02T22:09:00Z">
          <w:r w:rsidR="004A1E0E" w:rsidRPr="00F55018">
            <w:t>eosinophils</w:t>
          </w:r>
        </w:ins>
      </w:moveTo>
      <w:ins w:id="4841" w:author="Geri Burgert" w:date="2026-02-02T17:09:00Z" w16du:dateUtc="2026-02-02T22:09:00Z">
        <w:r w:rsidR="004A1E0E" w:rsidRPr="00F55018">
          <w:t xml:space="preserve"> and</w:t>
        </w:r>
      </w:ins>
      <w:moveTo w:id="4842" w:author="Geri Burgert" w:date="2026-02-01T16:05:00Z" w16du:dateUtc="2026-02-01T21:05:00Z">
        <w:del w:id="4843" w:author="Geri Burgert" w:date="2026-02-02T17:09:00Z" w16du:dateUtc="2026-02-02T22:09:00Z">
          <w:r w:rsidRPr="00F55018" w:rsidDel="004A1E0E">
            <w:delText>,</w:delText>
          </w:r>
        </w:del>
        <w:r w:rsidRPr="00F55018">
          <w:t xml:space="preserve"> FeNO), sputum- and tissue-based </w:t>
        </w:r>
        <w:del w:id="4844" w:author="Geri Burgert" w:date="2026-02-02T17:09:00Z" w16du:dateUtc="2026-02-02T22:09:00Z">
          <w:r w:rsidRPr="00F55018" w:rsidDel="004A1E0E">
            <w:delText>asssessment</w:delText>
          </w:r>
        </w:del>
        <w:ins w:id="4845" w:author="Geri Burgert" w:date="2026-02-02T17:09:00Z" w16du:dateUtc="2026-02-02T22:09:00Z">
          <w:r w:rsidR="004A1E0E" w:rsidRPr="00F55018">
            <w:t>assessment</w:t>
          </w:r>
        </w:ins>
        <w:r w:rsidRPr="00F55018">
          <w:t xml:space="preserve">, imaging modalities, and molecular approaches. Created with </w:t>
        </w:r>
      </w:moveTo>
      <w:ins w:id="4846" w:author="Geri Burgert" w:date="2026-02-02T17:09:00Z" w16du:dateUtc="2026-02-02T22:09:00Z">
        <w:r w:rsidR="00A21AB8" w:rsidRPr="00F55018">
          <w:fldChar w:fldCharType="begin"/>
        </w:r>
        <w:r w:rsidR="00A21AB8" w:rsidRPr="00F55018">
          <w:instrText>HYPERLINK "</w:instrText>
        </w:r>
      </w:ins>
      <w:moveTo w:id="4847" w:author="Geri Burgert" w:date="2026-02-01T16:05:00Z" w16du:dateUtc="2026-02-01T21:05:00Z">
        <w:r w:rsidR="00A21AB8" w:rsidRPr="00F55018">
          <w:instrText>https://BioRender.com</w:instrText>
        </w:r>
      </w:moveTo>
      <w:ins w:id="4848" w:author="Geri Burgert" w:date="2026-02-02T17:09:00Z" w16du:dateUtc="2026-02-02T22:09:00Z">
        <w:r w:rsidR="00A21AB8" w:rsidRPr="00F55018">
          <w:instrText>"</w:instrText>
        </w:r>
        <w:r w:rsidR="00A21AB8" w:rsidRPr="00F55018">
          <w:fldChar w:fldCharType="separate"/>
        </w:r>
      </w:ins>
      <w:moveTo w:id="4849" w:author="Geri Burgert" w:date="2026-02-01T16:05:00Z" w16du:dateUtc="2026-02-01T21:05:00Z">
        <w:r w:rsidR="00A21AB8" w:rsidRPr="00F55018">
          <w:rPr>
            <w:rStyle w:val="Hyperlink"/>
          </w:rPr>
          <w:t>https://BioRender.com</w:t>
        </w:r>
      </w:moveTo>
      <w:ins w:id="4850" w:author="Geri Burgert" w:date="2026-02-02T17:09:00Z" w16du:dateUtc="2026-02-02T22:09:00Z">
        <w:r w:rsidR="00A21AB8" w:rsidRPr="00F55018">
          <w:fldChar w:fldCharType="end"/>
        </w:r>
      </w:ins>
      <w:moveTo w:id="4851" w:author="Geri Burgert" w:date="2026-02-01T16:05:00Z" w16du:dateUtc="2026-02-01T21:05:00Z">
        <w:r w:rsidRPr="00F55018">
          <w:t>.</w:t>
        </w:r>
      </w:moveTo>
      <w:ins w:id="4852" w:author="Geri Burgert" w:date="2026-02-02T17:09:00Z" w16du:dateUtc="2026-02-02T22:09:00Z">
        <w:r w:rsidR="00A21AB8" w:rsidRPr="00F55018">
          <w:t xml:space="preserve"> </w:t>
        </w:r>
      </w:ins>
    </w:p>
    <w:p w14:paraId="3897037E" w14:textId="57F70620" w:rsidR="009D14C8" w:rsidRPr="00F55018" w:rsidDel="00A21AB8" w:rsidRDefault="009D14C8" w:rsidP="009D14C8">
      <w:pPr>
        <w:rPr>
          <w:del w:id="4853" w:author="Geri Burgert" w:date="2026-02-02T17:09:00Z" w16du:dateUtc="2026-02-02T22:09:00Z"/>
          <w:moveTo w:id="4854" w:author="Geri Burgert" w:date="2026-02-01T16:05:00Z" w16du:dateUtc="2026-02-01T21:05:00Z"/>
          <w:i/>
          <w:iCs/>
          <w:rPrChange w:id="4855" w:author="Geri Burgert" w:date="2026-02-02T17:12:00Z" w16du:dateUtc="2026-02-02T22:12:00Z">
            <w:rPr>
              <w:del w:id="4856" w:author="Geri Burgert" w:date="2026-02-02T17:09:00Z" w16du:dateUtc="2026-02-02T22:09:00Z"/>
              <w:moveTo w:id="4857" w:author="Geri Burgert" w:date="2026-02-01T16:05:00Z" w16du:dateUtc="2026-02-01T21:05:00Z"/>
            </w:rPr>
          </w:rPrChange>
        </w:rPr>
      </w:pPr>
    </w:p>
    <w:p w14:paraId="146DC1E8" w14:textId="14892897" w:rsidR="009D14C8" w:rsidRPr="00F55018" w:rsidDel="00A21AB8" w:rsidRDefault="009D14C8" w:rsidP="00A21AB8">
      <w:pPr>
        <w:rPr>
          <w:del w:id="4858" w:author="Geri Burgert" w:date="2026-02-02T17:10:00Z" w16du:dateUtc="2026-02-02T22:10:00Z"/>
          <w:moveTo w:id="4859" w:author="Geri Burgert" w:date="2026-02-01T16:05:00Z" w16du:dateUtc="2026-02-01T21:05:00Z"/>
        </w:rPr>
        <w:pPrChange w:id="4860" w:author="Geri Burgert" w:date="2026-02-02T17:09:00Z" w16du:dateUtc="2026-02-02T22:09:00Z">
          <w:pPr/>
        </w:pPrChange>
      </w:pPr>
      <w:moveTo w:id="4861" w:author="Geri Burgert" w:date="2026-02-01T16:05:00Z" w16du:dateUtc="2026-02-01T21:05:00Z">
        <w:del w:id="4862" w:author="Geri Burgert" w:date="2026-02-02T17:09:00Z" w16du:dateUtc="2026-02-02T22:09:00Z">
          <w:r w:rsidRPr="00F55018" w:rsidDel="00A21AB8">
            <w:rPr>
              <w:i/>
              <w:iCs/>
              <w:rPrChange w:id="4863" w:author="Geri Burgert" w:date="2026-02-02T17:12:00Z" w16du:dateUtc="2026-02-02T22:12:00Z">
                <w:rPr/>
              </w:rPrChange>
            </w:rPr>
            <w:delText xml:space="preserve">Abbreviations: </w:delText>
          </w:r>
        </w:del>
        <w:r w:rsidRPr="00F55018">
          <w:rPr>
            <w:i/>
            <w:iCs/>
            <w:rPrChange w:id="4864" w:author="Geri Burgert" w:date="2026-02-02T17:12:00Z" w16du:dateUtc="2026-02-02T22:12:00Z">
              <w:rPr/>
            </w:rPrChange>
          </w:rPr>
          <w:t>BAL</w:t>
        </w:r>
        <w:r w:rsidRPr="00F55018">
          <w:t xml:space="preserve">, bronchoalveolar lavage; </w:t>
        </w:r>
        <w:r w:rsidRPr="00F55018">
          <w:rPr>
            <w:i/>
            <w:iCs/>
            <w:rPrChange w:id="4865" w:author="Geri Burgert" w:date="2026-02-02T17:12:00Z" w16du:dateUtc="2026-02-02T22:12:00Z">
              <w:rPr/>
            </w:rPrChange>
          </w:rPr>
          <w:t>CT</w:t>
        </w:r>
        <w:r w:rsidRPr="00F55018">
          <w:t xml:space="preserve">, computed tomography; </w:t>
        </w:r>
        <w:del w:id="4866" w:author="Geri Burgert" w:date="2026-02-02T17:09:00Z" w16du:dateUtc="2026-02-02T22:09:00Z">
          <w:r w:rsidRPr="00F55018" w:rsidDel="00A21AB8">
            <w:rPr>
              <w:i/>
              <w:iCs/>
              <w:rPrChange w:id="4867" w:author="Geri Burgert" w:date="2026-02-02T17:12:00Z" w16du:dateUtc="2026-02-02T22:12:00Z">
                <w:rPr/>
              </w:rPrChange>
            </w:rPr>
            <w:delText xml:space="preserve">DNA, deoxyribonucleic acid; </w:delText>
          </w:r>
        </w:del>
        <w:r w:rsidRPr="00F55018">
          <w:rPr>
            <w:i/>
            <w:iCs/>
            <w:rPrChange w:id="4868" w:author="Geri Burgert" w:date="2026-02-02T17:12:00Z" w16du:dateUtc="2026-02-02T22:12:00Z">
              <w:rPr/>
            </w:rPrChange>
          </w:rPr>
          <w:t>EGP</w:t>
        </w:r>
        <w:r w:rsidRPr="00F55018">
          <w:t xml:space="preserve">, eosinophil granule protein; </w:t>
        </w:r>
        <w:del w:id="4869" w:author="Geri Burgert" w:date="2026-02-02T17:09:00Z" w16du:dateUtc="2026-02-02T22:09:00Z">
          <w:r w:rsidRPr="00F55018" w:rsidDel="00A21AB8">
            <w:rPr>
              <w:i/>
              <w:iCs/>
              <w:rPrChange w:id="4870" w:author="Geri Burgert" w:date="2026-02-02T17:12:00Z" w16du:dateUtc="2026-02-02T22:12:00Z">
                <w:rPr/>
              </w:rPrChange>
            </w:rPr>
            <w:delText xml:space="preserve">ELISA, enzyme-linked immunosorbent assay; </w:delText>
          </w:r>
        </w:del>
        <w:r w:rsidRPr="00F55018">
          <w:rPr>
            <w:i/>
            <w:iCs/>
            <w:rPrChange w:id="4871" w:author="Geri Burgert" w:date="2026-02-02T17:12:00Z" w16du:dateUtc="2026-02-02T22:12:00Z">
              <w:rPr/>
            </w:rPrChange>
          </w:rPr>
          <w:t>eNose</w:t>
        </w:r>
        <w:r w:rsidRPr="00F55018">
          <w:t xml:space="preserve">, electronic nose; </w:t>
        </w:r>
        <w:r w:rsidRPr="00F55018">
          <w:rPr>
            <w:i/>
            <w:iCs/>
            <w:rPrChange w:id="4872" w:author="Geri Burgert" w:date="2026-02-02T17:12:00Z" w16du:dateUtc="2026-02-02T22:12:00Z">
              <w:rPr/>
            </w:rPrChange>
          </w:rPr>
          <w:t>FEG</w:t>
        </w:r>
        <w:r w:rsidRPr="00F55018">
          <w:t xml:space="preserve">, free eosinophil granule; </w:t>
        </w:r>
        <w:del w:id="4873" w:author="Geri Burgert" w:date="2026-02-02T17:09:00Z" w16du:dateUtc="2026-02-02T22:09:00Z">
          <w:r w:rsidRPr="00F55018" w:rsidDel="00A21AB8">
            <w:rPr>
              <w:i/>
              <w:iCs/>
              <w:rPrChange w:id="4874" w:author="Geri Burgert" w:date="2026-02-02T17:12:00Z" w16du:dateUtc="2026-02-02T22:12:00Z">
                <w:rPr/>
              </w:rPrChange>
            </w:rPr>
            <w:delText xml:space="preserve">FeNO, fractional exhaled nitric oxide; </w:delText>
          </w:r>
        </w:del>
        <w:r w:rsidRPr="00F55018">
          <w:rPr>
            <w:i/>
            <w:iCs/>
            <w:rPrChange w:id="4875" w:author="Geri Burgert" w:date="2026-02-02T17:12:00Z" w16du:dateUtc="2026-02-02T22:12:00Z">
              <w:rPr/>
            </w:rPrChange>
          </w:rPr>
          <w:t>GCMS</w:t>
        </w:r>
        <w:r w:rsidRPr="00F55018">
          <w:t xml:space="preserve">, gas chromatography-mass spectrometry; </w:t>
        </w:r>
        <w:r w:rsidRPr="00F55018">
          <w:rPr>
            <w:i/>
            <w:iCs/>
            <w:rPrChange w:id="4876" w:author="Geri Burgert" w:date="2026-02-02T17:12:00Z" w16du:dateUtc="2026-02-02T22:12:00Z">
              <w:rPr/>
            </w:rPrChange>
          </w:rPr>
          <w:t>LCMS</w:t>
        </w:r>
        <w:r w:rsidRPr="00F55018">
          <w:t xml:space="preserve">, liquid chromatography-mass spectrometry; </w:t>
        </w:r>
        <w:r w:rsidRPr="00F55018">
          <w:rPr>
            <w:i/>
            <w:iCs/>
            <w:rPrChange w:id="4877" w:author="Geri Burgert" w:date="2026-02-02T17:12:00Z" w16du:dateUtc="2026-02-02T22:12:00Z">
              <w:rPr/>
            </w:rPrChange>
          </w:rPr>
          <w:t>MRI</w:t>
        </w:r>
        <w:r w:rsidRPr="00F55018">
          <w:t xml:space="preserve">, magnetic resonance imaging; </w:t>
        </w:r>
        <w:r w:rsidRPr="00F55018">
          <w:rPr>
            <w:i/>
            <w:iCs/>
            <w:rPrChange w:id="4878" w:author="Geri Burgert" w:date="2026-02-02T17:12:00Z" w16du:dateUtc="2026-02-02T22:12:00Z">
              <w:rPr/>
            </w:rPrChange>
          </w:rPr>
          <w:lastRenderedPageBreak/>
          <w:t>TCC</w:t>
        </w:r>
        <w:r w:rsidRPr="00F55018">
          <w:t xml:space="preserve">, total cell count; </w:t>
        </w:r>
        <w:r w:rsidRPr="00F55018">
          <w:rPr>
            <w:i/>
            <w:iCs/>
            <w:rPrChange w:id="4879" w:author="Geri Burgert" w:date="2026-02-02T17:12:00Z" w16du:dateUtc="2026-02-02T22:12:00Z">
              <w:rPr/>
            </w:rPrChange>
          </w:rPr>
          <w:t>T2</w:t>
        </w:r>
        <w:r w:rsidRPr="00F55018">
          <w:t>, type</w:t>
        </w:r>
        <w:del w:id="4880" w:author="Geri Burgert" w:date="2026-02-02T17:09:00Z" w16du:dateUtc="2026-02-02T22:09:00Z">
          <w:r w:rsidRPr="00F55018" w:rsidDel="00A21AB8">
            <w:delText>-</w:delText>
          </w:r>
        </w:del>
      </w:moveTo>
      <w:ins w:id="4881" w:author="Geri Burgert" w:date="2026-02-02T17:09:00Z" w16du:dateUtc="2026-02-02T22:09:00Z">
        <w:r w:rsidR="00A21AB8" w:rsidRPr="00F55018">
          <w:t xml:space="preserve"> </w:t>
        </w:r>
      </w:ins>
      <w:moveTo w:id="4882" w:author="Geri Burgert" w:date="2026-02-01T16:05:00Z" w16du:dateUtc="2026-02-01T21:05:00Z">
        <w:r w:rsidRPr="00F55018">
          <w:t xml:space="preserve">2 ; </w:t>
        </w:r>
        <w:r w:rsidRPr="00F55018">
          <w:rPr>
            <w:i/>
            <w:iCs/>
            <w:rPrChange w:id="4883" w:author="Geri Burgert" w:date="2026-02-02T17:12:00Z" w16du:dateUtc="2026-02-02T22:12:00Z">
              <w:rPr/>
            </w:rPrChange>
          </w:rPr>
          <w:t>VOC</w:t>
        </w:r>
        <w:r w:rsidRPr="00F55018">
          <w:t xml:space="preserve">, volatile organic compound. </w:t>
        </w:r>
      </w:moveTo>
    </w:p>
    <w:p w14:paraId="51B49F8C" w14:textId="7B37F668" w:rsidR="009D14C8" w:rsidRPr="00F55018" w:rsidDel="00A21AB8" w:rsidRDefault="009D14C8" w:rsidP="009D14C8">
      <w:pPr>
        <w:rPr>
          <w:del w:id="4884" w:author="Geri Burgert" w:date="2026-02-02T17:10:00Z" w16du:dateUtc="2026-02-02T22:10:00Z"/>
          <w:moveTo w:id="4885" w:author="Geri Burgert" w:date="2026-02-01T16:05:00Z" w16du:dateUtc="2026-02-01T21:05:00Z"/>
        </w:rPr>
      </w:pPr>
    </w:p>
    <w:p w14:paraId="19599587" w14:textId="486DD26B" w:rsidR="009D14C8" w:rsidRPr="00F55018" w:rsidRDefault="009D14C8" w:rsidP="009D14C8">
      <w:pPr>
        <w:rPr>
          <w:ins w:id="4886" w:author="Geri Burgert" w:date="2026-02-02T17:10:00Z" w16du:dateUtc="2026-02-02T22:10:00Z"/>
        </w:rPr>
      </w:pPr>
      <w:moveTo w:id="4887" w:author="Geri Burgert" w:date="2026-02-01T16:05:00Z" w16du:dateUtc="2026-02-01T21:05:00Z">
        <w:r w:rsidRPr="00F55018">
          <w:t>*TCC</w:t>
        </w:r>
        <w:del w:id="4888" w:author="Geri Burgert" w:date="2026-02-02T17:10:00Z" w16du:dateUtc="2026-02-02T22:10:00Z">
          <w:r w:rsidRPr="00F55018" w:rsidDel="00A21AB8">
            <w:delText>;</w:delText>
          </w:r>
        </w:del>
      </w:moveTo>
      <w:ins w:id="4889" w:author="Geri Burgert" w:date="2026-02-02T17:10:00Z" w16du:dateUtc="2026-02-02T22:10:00Z">
        <w:r w:rsidR="00A21AB8" w:rsidRPr="00F55018">
          <w:t>.</w:t>
        </w:r>
      </w:ins>
      <w:moveTo w:id="4890" w:author="Geri Burgert" w:date="2026-02-01T16:05:00Z" w16du:dateUtc="2026-02-01T21:05:00Z">
        <w:r w:rsidRPr="00F55018">
          <w:t xml:space="preserve"> **</w:t>
        </w:r>
      </w:moveTo>
      <w:ins w:id="4891" w:author="Geri Burgert" w:date="2026-02-02T17:10:00Z" w16du:dateUtc="2026-02-02T22:10:00Z">
        <w:r w:rsidR="00A21AB8" w:rsidRPr="00F55018">
          <w:t>P</w:t>
        </w:r>
      </w:ins>
      <w:moveTo w:id="4892" w:author="Geri Burgert" w:date="2026-02-01T16:05:00Z" w16du:dateUtc="2026-02-01T21:05:00Z">
        <w:del w:id="4893" w:author="Geri Burgert" w:date="2026-02-02T17:10:00Z" w16du:dateUtc="2026-02-02T22:10:00Z">
          <w:r w:rsidRPr="00F55018" w:rsidDel="00A21AB8">
            <w:delText>p</w:delText>
          </w:r>
        </w:del>
        <w:r w:rsidRPr="00F55018">
          <w:t>ercentage of cells on 400-cell count</w:t>
        </w:r>
      </w:moveTo>
      <w:ins w:id="4894" w:author="Geri Burgert" w:date="2026-02-02T17:10:00Z" w16du:dateUtc="2026-02-02T22:10:00Z">
        <w:r w:rsidR="00A21AB8" w:rsidRPr="00F55018">
          <w:t>.</w:t>
        </w:r>
      </w:ins>
      <w:moveTo w:id="4895" w:author="Geri Burgert" w:date="2026-02-01T16:05:00Z" w16du:dateUtc="2026-02-01T21:05:00Z">
        <w:del w:id="4896" w:author="Geri Burgert" w:date="2026-02-02T17:10:00Z" w16du:dateUtc="2026-02-02T22:10:00Z">
          <w:r w:rsidRPr="00F55018" w:rsidDel="00A21AB8">
            <w:delText>;</w:delText>
          </w:r>
        </w:del>
        <w:r w:rsidRPr="00F55018">
          <w:t xml:space="preserve"> ***</w:t>
        </w:r>
      </w:moveTo>
      <w:ins w:id="4897" w:author="Geri Burgert" w:date="2026-02-02T17:10:00Z" w16du:dateUtc="2026-02-02T22:10:00Z">
        <w:r w:rsidR="00A21AB8" w:rsidRPr="00F55018">
          <w:t>M</w:t>
        </w:r>
      </w:ins>
      <w:moveTo w:id="4898" w:author="Geri Burgert" w:date="2026-02-01T16:05:00Z" w16du:dateUtc="2026-02-01T21:05:00Z">
        <w:del w:id="4899" w:author="Geri Burgert" w:date="2026-02-02T17:10:00Z" w16du:dateUtc="2026-02-02T22:10:00Z">
          <w:r w:rsidRPr="00F55018" w:rsidDel="00A21AB8">
            <w:delText>m</w:delText>
          </w:r>
        </w:del>
        <w:r w:rsidRPr="00F55018">
          <w:t>easuring T2 cytokines (e</w:t>
        </w:r>
        <w:del w:id="4900" w:author="Geri Burgert" w:date="2026-02-02T17:10:00Z" w16du:dateUtc="2026-02-02T22:10:00Z">
          <w:r w:rsidRPr="00F55018" w:rsidDel="00A21AB8">
            <w:delText>.</w:delText>
          </w:r>
        </w:del>
        <w:r w:rsidRPr="00F55018">
          <w:t>g</w:t>
        </w:r>
        <w:del w:id="4901" w:author="Geri Burgert" w:date="2026-02-02T17:10:00Z" w16du:dateUtc="2026-02-02T22:10:00Z">
          <w:r w:rsidRPr="00F55018" w:rsidDel="00A21AB8">
            <w:delText>.</w:delText>
          </w:r>
        </w:del>
        <w:r w:rsidRPr="00F55018">
          <w:t xml:space="preserve">, eotaxin-1, </w:t>
        </w:r>
        <w:del w:id="4902" w:author="Geri Burgert" w:date="2026-02-02T17:10:00Z" w16du:dateUtc="2026-02-02T22:10:00Z">
          <w:r w:rsidRPr="00F55018" w:rsidDel="00A21AB8">
            <w:delText>interleukin (</w:delText>
          </w:r>
        </w:del>
        <w:r w:rsidRPr="00F55018">
          <w:t>IL</w:t>
        </w:r>
        <w:del w:id="4903" w:author="Geri Burgert" w:date="2026-02-02T17:10:00Z" w16du:dateUtc="2026-02-02T22:10:00Z">
          <w:r w:rsidRPr="00F55018" w:rsidDel="00A21AB8">
            <w:delText>)</w:delText>
          </w:r>
        </w:del>
        <w:r w:rsidRPr="00F55018">
          <w:t>-4, IL-5, IL-13)</w:t>
        </w:r>
      </w:moveTo>
      <w:ins w:id="4904" w:author="Geri Burgert" w:date="2026-02-02T17:10:00Z" w16du:dateUtc="2026-02-02T22:10:00Z">
        <w:r w:rsidR="00A21AB8" w:rsidRPr="00F55018">
          <w:t>.</w:t>
        </w:r>
      </w:ins>
      <w:moveTo w:id="4905" w:author="Geri Burgert" w:date="2026-02-01T16:05:00Z" w16du:dateUtc="2026-02-01T21:05:00Z">
        <w:del w:id="4906" w:author="Geri Burgert" w:date="2026-02-02T17:10:00Z" w16du:dateUtc="2026-02-02T22:10:00Z">
          <w:r w:rsidRPr="00F55018" w:rsidDel="00A21AB8">
            <w:delText xml:space="preserve"> </w:delText>
          </w:r>
        </w:del>
      </w:moveTo>
    </w:p>
    <w:p w14:paraId="11152715" w14:textId="6598C9CE" w:rsidR="00084A20" w:rsidRPr="00F55018" w:rsidRDefault="00084A20">
      <w:pPr>
        <w:ind w:left="360" w:hanging="360"/>
        <w:rPr>
          <w:ins w:id="4907" w:author="Geri Burgert" w:date="2026-02-02T17:10:00Z" w16du:dateUtc="2026-02-02T22:10:00Z"/>
        </w:rPr>
      </w:pPr>
      <w:ins w:id="4908" w:author="Geri Burgert" w:date="2026-02-02T17:10:00Z" w16du:dateUtc="2026-02-02T22:10:00Z">
        <w:r w:rsidRPr="00F55018">
          <w:br w:type="page"/>
        </w:r>
      </w:ins>
    </w:p>
    <w:p w14:paraId="549593BB" w14:textId="77777777" w:rsidR="00F55018" w:rsidRPr="00F55018" w:rsidRDefault="00F55018" w:rsidP="00F55018">
      <w:pPr>
        <w:spacing w:before="0" w:beforeAutospacing="0" w:after="0" w:afterAutospacing="0" w:line="240" w:lineRule="auto"/>
        <w:rPr>
          <w:ins w:id="4909" w:author="Geri Burgert" w:date="2026-02-02T17:12:00Z" w16du:dateUtc="2026-02-02T22:12:00Z"/>
          <w:rFonts w:eastAsia="Times New Roman"/>
          <w:bCs w:val="0"/>
          <w:color w:val="auto"/>
          <w:kern w:val="0"/>
          <w14:ligatures w14:val="none"/>
        </w:rPr>
      </w:pPr>
      <w:commentRangeStart w:id="4910"/>
      <w:ins w:id="4911" w:author="Geri Burgert" w:date="2026-02-02T17:12:00Z" w16du:dateUtc="2026-02-02T22:12:00Z">
        <w:r w:rsidRPr="00F55018">
          <w:rPr>
            <w:rFonts w:eastAsia="Times New Roman"/>
            <w:b/>
            <w:color w:val="auto"/>
            <w:kern w:val="0"/>
            <w:highlight w:val="yellow"/>
            <w14:ligatures w14:val="none"/>
          </w:rPr>
          <w:lastRenderedPageBreak/>
          <w:t>T</w:t>
        </w:r>
        <w:r w:rsidRPr="00F55018">
          <w:rPr>
            <w:rFonts w:eastAsia="Times New Roman"/>
            <w:b/>
            <w:color w:val="auto"/>
            <w:kern w:val="0"/>
            <w:highlight w:val="yellow"/>
            <w14:ligatures w14:val="none"/>
          </w:rPr>
          <w:t>ABLE I. Established diagnostics for eosinophilic lung diseases</w:t>
        </w:r>
        <w:r w:rsidRPr="00F55018">
          <w:rPr>
            <w:rFonts w:eastAsia="Times New Roman"/>
            <w:bCs w:val="0"/>
            <w:color w:val="auto"/>
            <w:kern w:val="0"/>
            <w14:ligatures w14:val="none"/>
          </w:rPr>
          <w:t xml:space="preserve"> </w:t>
        </w:r>
        <w:commentRangeEnd w:id="4910"/>
        <w:r w:rsidRPr="00F55018">
          <w:rPr>
            <w:rFonts w:eastAsiaTheme="minorHAnsi"/>
            <w:bCs w:val="0"/>
            <w:color w:val="auto"/>
          </w:rPr>
          <w:commentReference w:id="4910"/>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912" w:author="Geri Burgert" w:date="2026-02-02T17:14:00Z" w16du:dateUtc="2026-02-02T22:14:00Z">
          <w:tblPr>
            <w:tblStyle w:val="TableGrid"/>
            <w:tblW w:w="0" w:type="auto"/>
            <w:tblLook w:val="04A0" w:firstRow="1" w:lastRow="0" w:firstColumn="1" w:lastColumn="0" w:noHBand="0" w:noVBand="1"/>
          </w:tblPr>
        </w:tblPrChange>
      </w:tblPr>
      <w:tblGrid>
        <w:gridCol w:w="1457"/>
        <w:gridCol w:w="1931"/>
        <w:gridCol w:w="2265"/>
        <w:gridCol w:w="2460"/>
        <w:gridCol w:w="2754"/>
        <w:gridCol w:w="1373"/>
        <w:tblGridChange w:id="4913">
          <w:tblGrid>
            <w:gridCol w:w="5"/>
            <w:gridCol w:w="1452"/>
            <w:gridCol w:w="3"/>
            <w:gridCol w:w="1928"/>
            <w:gridCol w:w="3"/>
            <w:gridCol w:w="2262"/>
            <w:gridCol w:w="1"/>
            <w:gridCol w:w="2459"/>
            <w:gridCol w:w="2749"/>
            <w:gridCol w:w="5"/>
            <w:gridCol w:w="1368"/>
            <w:gridCol w:w="5"/>
          </w:tblGrid>
        </w:tblGridChange>
      </w:tblGrid>
      <w:tr w:rsidR="00F55018" w:rsidRPr="00F55018" w14:paraId="2B064D91" w14:textId="77777777" w:rsidTr="00BC2438">
        <w:trPr>
          <w:ins w:id="4914" w:author="Geri Burgert" w:date="2026-02-02T17:12:00Z" w16du:dateUtc="2026-02-02T22:12:00Z"/>
          <w:trPrChange w:id="4915" w:author="Geri Burgert" w:date="2026-02-02T17:14:00Z" w16du:dateUtc="2026-02-02T22:14:00Z">
            <w:trPr>
              <w:gridBefore w:val="1"/>
              <w:gridAfter w:val="0"/>
            </w:trPr>
          </w:trPrChange>
        </w:trPr>
        <w:tc>
          <w:tcPr>
            <w:tcW w:w="0" w:type="auto"/>
            <w:tcPrChange w:id="4916" w:author="Geri Burgert" w:date="2026-02-02T17:14:00Z" w16du:dateUtc="2026-02-02T22:14:00Z">
              <w:tcPr>
                <w:tcW w:w="0" w:type="auto"/>
                <w:gridSpan w:val="2"/>
              </w:tcPr>
            </w:tcPrChange>
          </w:tcPr>
          <w:p w14:paraId="095144D4" w14:textId="77777777" w:rsidR="00F55018" w:rsidRPr="00F55018" w:rsidRDefault="00F55018" w:rsidP="00F55018">
            <w:pPr>
              <w:rPr>
                <w:ins w:id="4917" w:author="Geri Burgert" w:date="2026-02-02T17:12:00Z" w16du:dateUtc="2026-02-02T22:12:00Z"/>
                <w:rFonts w:ascii="Times New Roman" w:eastAsia="Times New Roman" w:hAnsi="Times New Roman" w:cs="Times New Roman"/>
                <w:b/>
                <w:color w:val="auto"/>
                <w:kern w:val="0"/>
                <w14:ligatures w14:val="none"/>
                <w:rPrChange w:id="4918" w:author="Geri Burgert" w:date="2026-02-02T17:12:00Z" w16du:dateUtc="2026-02-02T22:12:00Z">
                  <w:rPr>
                    <w:ins w:id="4919" w:author="Geri Burgert" w:date="2026-02-02T17:12:00Z" w16du:dateUtc="2026-02-02T22:12:00Z"/>
                    <w:rFonts w:eastAsia="Times New Roman"/>
                    <w:b/>
                    <w:color w:val="auto"/>
                    <w:kern w:val="0"/>
                    <w14:ligatures w14:val="none"/>
                  </w:rPr>
                </w:rPrChange>
              </w:rPr>
            </w:pPr>
            <w:ins w:id="4920" w:author="Geri Burgert" w:date="2026-02-02T17:12:00Z" w16du:dateUtc="2026-02-02T22:12:00Z">
              <w:r w:rsidRPr="00F55018">
                <w:rPr>
                  <w:rFonts w:ascii="Times New Roman" w:eastAsia="Times New Roman" w:hAnsi="Times New Roman" w:cs="Times New Roman"/>
                  <w:b/>
                  <w:color w:val="auto"/>
                  <w:kern w:val="0"/>
                  <w14:ligatures w14:val="none"/>
                  <w:rPrChange w:id="4921" w:author="Geri Burgert" w:date="2026-02-02T17:12:00Z" w16du:dateUtc="2026-02-02T22:12:00Z">
                    <w:rPr>
                      <w:rFonts w:eastAsia="Times New Roman"/>
                      <w:b/>
                      <w:color w:val="auto"/>
                      <w:kern w:val="0"/>
                      <w14:ligatures w14:val="none"/>
                    </w:rPr>
                  </w:rPrChange>
                </w:rPr>
                <w:t>End-point analysis</w:t>
              </w:r>
            </w:ins>
          </w:p>
        </w:tc>
        <w:tc>
          <w:tcPr>
            <w:tcW w:w="0" w:type="auto"/>
            <w:tcPrChange w:id="4922" w:author="Geri Burgert" w:date="2026-02-02T17:14:00Z" w16du:dateUtc="2026-02-02T22:14:00Z">
              <w:tcPr>
                <w:tcW w:w="0" w:type="auto"/>
                <w:gridSpan w:val="2"/>
              </w:tcPr>
            </w:tcPrChange>
          </w:tcPr>
          <w:p w14:paraId="0DCA2EF8" w14:textId="77777777" w:rsidR="00F55018" w:rsidRPr="00F55018" w:rsidRDefault="00F55018" w:rsidP="00F55018">
            <w:pPr>
              <w:jc w:val="center"/>
              <w:rPr>
                <w:ins w:id="4923" w:author="Geri Burgert" w:date="2026-02-02T17:12:00Z" w16du:dateUtc="2026-02-02T22:12:00Z"/>
                <w:rFonts w:ascii="Times New Roman" w:eastAsia="Times New Roman" w:hAnsi="Times New Roman" w:cs="Times New Roman"/>
                <w:b/>
                <w:color w:val="auto"/>
                <w:kern w:val="0"/>
                <w14:ligatures w14:val="none"/>
                <w:rPrChange w:id="4924" w:author="Geri Burgert" w:date="2026-02-02T17:12:00Z" w16du:dateUtc="2026-02-02T22:12:00Z">
                  <w:rPr>
                    <w:ins w:id="4925" w:author="Geri Burgert" w:date="2026-02-02T17:12:00Z" w16du:dateUtc="2026-02-02T22:12:00Z"/>
                    <w:rFonts w:eastAsia="Times New Roman"/>
                    <w:b/>
                    <w:color w:val="auto"/>
                    <w:kern w:val="0"/>
                    <w14:ligatures w14:val="none"/>
                  </w:rPr>
                </w:rPrChange>
              </w:rPr>
            </w:pPr>
            <w:ins w:id="4926" w:author="Geri Burgert" w:date="2026-02-02T17:12:00Z" w16du:dateUtc="2026-02-02T22:12:00Z">
              <w:r w:rsidRPr="00F55018">
                <w:rPr>
                  <w:rFonts w:ascii="Times New Roman" w:eastAsia="Times New Roman" w:hAnsi="Times New Roman" w:cs="Times New Roman"/>
                  <w:b/>
                  <w:color w:val="auto"/>
                  <w:kern w:val="0"/>
                  <w14:ligatures w14:val="none"/>
                  <w:rPrChange w:id="4927" w:author="Geri Burgert" w:date="2026-02-02T17:12:00Z" w16du:dateUtc="2026-02-02T22:12:00Z">
                    <w:rPr>
                      <w:rFonts w:eastAsia="Times New Roman"/>
                      <w:b/>
                      <w:color w:val="auto"/>
                      <w:kern w:val="0"/>
                      <w14:ligatures w14:val="none"/>
                    </w:rPr>
                  </w:rPrChange>
                </w:rPr>
                <w:t>Specimen</w:t>
              </w:r>
            </w:ins>
          </w:p>
        </w:tc>
        <w:tc>
          <w:tcPr>
            <w:tcW w:w="0" w:type="auto"/>
            <w:tcPrChange w:id="4928" w:author="Geri Burgert" w:date="2026-02-02T17:14:00Z" w16du:dateUtc="2026-02-02T22:14:00Z">
              <w:tcPr>
                <w:tcW w:w="0" w:type="auto"/>
                <w:gridSpan w:val="2"/>
              </w:tcPr>
            </w:tcPrChange>
          </w:tcPr>
          <w:p w14:paraId="20788B2E" w14:textId="77777777" w:rsidR="00F55018" w:rsidRPr="00F55018" w:rsidRDefault="00F55018" w:rsidP="00F55018">
            <w:pPr>
              <w:jc w:val="center"/>
              <w:rPr>
                <w:ins w:id="4929" w:author="Geri Burgert" w:date="2026-02-02T17:12:00Z" w16du:dateUtc="2026-02-02T22:12:00Z"/>
                <w:rFonts w:ascii="Times New Roman" w:eastAsia="Times New Roman" w:hAnsi="Times New Roman" w:cs="Times New Roman"/>
                <w:b/>
                <w:color w:val="auto"/>
                <w:kern w:val="0"/>
                <w14:ligatures w14:val="none"/>
                <w:rPrChange w:id="4930" w:author="Geri Burgert" w:date="2026-02-02T17:12:00Z" w16du:dateUtc="2026-02-02T22:12:00Z">
                  <w:rPr>
                    <w:ins w:id="4931" w:author="Geri Burgert" w:date="2026-02-02T17:12:00Z" w16du:dateUtc="2026-02-02T22:12:00Z"/>
                    <w:rFonts w:eastAsia="Times New Roman"/>
                    <w:b/>
                    <w:color w:val="auto"/>
                    <w:kern w:val="0"/>
                    <w14:ligatures w14:val="none"/>
                  </w:rPr>
                </w:rPrChange>
              </w:rPr>
            </w:pPr>
            <w:ins w:id="4932" w:author="Geri Burgert" w:date="2026-02-02T17:12:00Z" w16du:dateUtc="2026-02-02T22:12:00Z">
              <w:r w:rsidRPr="00F55018">
                <w:rPr>
                  <w:rFonts w:ascii="Times New Roman" w:eastAsia="Times New Roman" w:hAnsi="Times New Roman" w:cs="Times New Roman"/>
                  <w:b/>
                  <w:color w:val="auto"/>
                  <w:kern w:val="0"/>
                  <w14:ligatures w14:val="none"/>
                  <w:rPrChange w:id="4933" w:author="Geri Burgert" w:date="2026-02-02T17:12:00Z" w16du:dateUtc="2026-02-02T22:12:00Z">
                    <w:rPr>
                      <w:rFonts w:eastAsia="Times New Roman"/>
                      <w:b/>
                      <w:color w:val="auto"/>
                      <w:kern w:val="0"/>
                      <w14:ligatures w14:val="none"/>
                    </w:rPr>
                  </w:rPrChange>
                </w:rPr>
                <w:t>Methods used</w:t>
              </w:r>
            </w:ins>
          </w:p>
        </w:tc>
        <w:tc>
          <w:tcPr>
            <w:tcW w:w="0" w:type="auto"/>
            <w:tcPrChange w:id="4934" w:author="Geri Burgert" w:date="2026-02-02T17:14:00Z" w16du:dateUtc="2026-02-02T22:14:00Z">
              <w:tcPr>
                <w:tcW w:w="0" w:type="auto"/>
              </w:tcPr>
            </w:tcPrChange>
          </w:tcPr>
          <w:p w14:paraId="4B802832" w14:textId="77777777" w:rsidR="00F55018" w:rsidRPr="00F55018" w:rsidRDefault="00F55018" w:rsidP="00F55018">
            <w:pPr>
              <w:jc w:val="center"/>
              <w:rPr>
                <w:ins w:id="4935" w:author="Geri Burgert" w:date="2026-02-02T17:12:00Z" w16du:dateUtc="2026-02-02T22:12:00Z"/>
                <w:rFonts w:ascii="Times New Roman" w:eastAsia="Times New Roman" w:hAnsi="Times New Roman" w:cs="Times New Roman"/>
                <w:b/>
                <w:color w:val="auto"/>
                <w:kern w:val="0"/>
                <w14:ligatures w14:val="none"/>
                <w:rPrChange w:id="4936" w:author="Geri Burgert" w:date="2026-02-02T17:12:00Z" w16du:dateUtc="2026-02-02T22:12:00Z">
                  <w:rPr>
                    <w:ins w:id="4937" w:author="Geri Burgert" w:date="2026-02-02T17:12:00Z" w16du:dateUtc="2026-02-02T22:12:00Z"/>
                    <w:rFonts w:eastAsia="Times New Roman"/>
                    <w:b/>
                    <w:color w:val="auto"/>
                    <w:kern w:val="0"/>
                    <w14:ligatures w14:val="none"/>
                  </w:rPr>
                </w:rPrChange>
              </w:rPr>
            </w:pPr>
            <w:ins w:id="4938" w:author="Geri Burgert" w:date="2026-02-02T17:12:00Z" w16du:dateUtc="2026-02-02T22:12:00Z">
              <w:r w:rsidRPr="00F55018">
                <w:rPr>
                  <w:rFonts w:ascii="Times New Roman" w:eastAsia="Times New Roman" w:hAnsi="Times New Roman" w:cs="Times New Roman"/>
                  <w:b/>
                  <w:color w:val="auto"/>
                  <w:kern w:val="0"/>
                  <w14:ligatures w14:val="none"/>
                  <w:rPrChange w:id="4939" w:author="Geri Burgert" w:date="2026-02-02T17:12:00Z" w16du:dateUtc="2026-02-02T22:12:00Z">
                    <w:rPr>
                      <w:rFonts w:eastAsia="Times New Roman"/>
                      <w:b/>
                      <w:color w:val="auto"/>
                      <w:kern w:val="0"/>
                      <w14:ligatures w14:val="none"/>
                    </w:rPr>
                  </w:rPrChange>
                </w:rPr>
                <w:t>Criteria</w:t>
              </w:r>
            </w:ins>
          </w:p>
        </w:tc>
        <w:tc>
          <w:tcPr>
            <w:tcW w:w="0" w:type="auto"/>
            <w:tcPrChange w:id="4940" w:author="Geri Burgert" w:date="2026-02-02T17:14:00Z" w16du:dateUtc="2026-02-02T22:14:00Z">
              <w:tcPr>
                <w:tcW w:w="0" w:type="auto"/>
              </w:tcPr>
            </w:tcPrChange>
          </w:tcPr>
          <w:p w14:paraId="0E92E0C1" w14:textId="77777777" w:rsidR="00F55018" w:rsidRPr="00F55018" w:rsidRDefault="00F55018" w:rsidP="00F55018">
            <w:pPr>
              <w:jc w:val="center"/>
              <w:rPr>
                <w:ins w:id="4941" w:author="Geri Burgert" w:date="2026-02-02T17:12:00Z" w16du:dateUtc="2026-02-02T22:12:00Z"/>
                <w:rFonts w:ascii="Times New Roman" w:eastAsia="Times New Roman" w:hAnsi="Times New Roman" w:cs="Times New Roman"/>
                <w:b/>
                <w:color w:val="auto"/>
                <w:kern w:val="0"/>
                <w14:ligatures w14:val="none"/>
                <w:rPrChange w:id="4942" w:author="Geri Burgert" w:date="2026-02-02T17:12:00Z" w16du:dateUtc="2026-02-02T22:12:00Z">
                  <w:rPr>
                    <w:ins w:id="4943" w:author="Geri Burgert" w:date="2026-02-02T17:12:00Z" w16du:dateUtc="2026-02-02T22:12:00Z"/>
                    <w:rFonts w:eastAsia="Times New Roman"/>
                    <w:b/>
                    <w:color w:val="auto"/>
                    <w:kern w:val="0"/>
                    <w14:ligatures w14:val="none"/>
                  </w:rPr>
                </w:rPrChange>
              </w:rPr>
            </w:pPr>
            <w:ins w:id="4944" w:author="Geri Burgert" w:date="2026-02-02T17:12:00Z" w16du:dateUtc="2026-02-02T22:12:00Z">
              <w:r w:rsidRPr="00F55018">
                <w:rPr>
                  <w:rFonts w:ascii="Times New Roman" w:eastAsia="Times New Roman" w:hAnsi="Times New Roman" w:cs="Times New Roman"/>
                  <w:b/>
                  <w:color w:val="auto"/>
                  <w:kern w:val="0"/>
                  <w14:ligatures w14:val="none"/>
                  <w:rPrChange w:id="4945" w:author="Geri Burgert" w:date="2026-02-02T17:12:00Z" w16du:dateUtc="2026-02-02T22:12:00Z">
                    <w:rPr>
                      <w:rFonts w:eastAsia="Times New Roman"/>
                      <w:b/>
                      <w:color w:val="auto"/>
                      <w:kern w:val="0"/>
                      <w14:ligatures w14:val="none"/>
                    </w:rPr>
                  </w:rPrChange>
                </w:rPr>
                <w:t>Limitations</w:t>
              </w:r>
            </w:ins>
          </w:p>
        </w:tc>
        <w:tc>
          <w:tcPr>
            <w:tcW w:w="0" w:type="auto"/>
            <w:tcPrChange w:id="4946" w:author="Geri Burgert" w:date="2026-02-02T17:14:00Z" w16du:dateUtc="2026-02-02T22:14:00Z">
              <w:tcPr>
                <w:tcW w:w="0" w:type="auto"/>
                <w:gridSpan w:val="2"/>
              </w:tcPr>
            </w:tcPrChange>
          </w:tcPr>
          <w:p w14:paraId="33C516BE" w14:textId="77777777" w:rsidR="00F55018" w:rsidRPr="00F55018" w:rsidRDefault="00F55018" w:rsidP="00F55018">
            <w:pPr>
              <w:jc w:val="center"/>
              <w:rPr>
                <w:ins w:id="4947" w:author="Geri Burgert" w:date="2026-02-02T17:12:00Z" w16du:dateUtc="2026-02-02T22:12:00Z"/>
                <w:rFonts w:ascii="Times New Roman" w:eastAsia="Times New Roman" w:hAnsi="Times New Roman" w:cs="Times New Roman"/>
                <w:b/>
                <w:color w:val="auto"/>
                <w:kern w:val="0"/>
                <w14:ligatures w14:val="none"/>
                <w:rPrChange w:id="4948" w:author="Geri Burgert" w:date="2026-02-02T17:12:00Z" w16du:dateUtc="2026-02-02T22:12:00Z">
                  <w:rPr>
                    <w:ins w:id="4949" w:author="Geri Burgert" w:date="2026-02-02T17:12:00Z" w16du:dateUtc="2026-02-02T22:12:00Z"/>
                    <w:rFonts w:eastAsia="Times New Roman"/>
                    <w:b/>
                    <w:color w:val="auto"/>
                    <w:kern w:val="0"/>
                    <w14:ligatures w14:val="none"/>
                  </w:rPr>
                </w:rPrChange>
              </w:rPr>
            </w:pPr>
            <w:ins w:id="4950" w:author="Geri Burgert" w:date="2026-02-02T17:12:00Z" w16du:dateUtc="2026-02-02T22:12:00Z">
              <w:r w:rsidRPr="00F55018">
                <w:rPr>
                  <w:rFonts w:ascii="Times New Roman" w:eastAsia="Times New Roman" w:hAnsi="Times New Roman" w:cs="Times New Roman"/>
                  <w:b/>
                  <w:color w:val="auto"/>
                  <w:kern w:val="0"/>
                  <w14:ligatures w14:val="none"/>
                  <w:rPrChange w:id="4951" w:author="Geri Burgert" w:date="2026-02-02T17:12:00Z" w16du:dateUtc="2026-02-02T22:12:00Z">
                    <w:rPr>
                      <w:rFonts w:eastAsia="Times New Roman"/>
                      <w:b/>
                      <w:color w:val="auto"/>
                      <w:kern w:val="0"/>
                      <w14:ligatures w14:val="none"/>
                    </w:rPr>
                  </w:rPrChange>
                </w:rPr>
                <w:t>Reference</w:t>
              </w:r>
            </w:ins>
          </w:p>
        </w:tc>
      </w:tr>
      <w:tr w:rsidR="00F55018" w:rsidRPr="00F55018" w14:paraId="413749FE" w14:textId="77777777" w:rsidTr="00BC2438">
        <w:trPr>
          <w:ins w:id="4952" w:author="Geri Burgert" w:date="2026-02-02T17:12:00Z" w16du:dateUtc="2026-02-02T22:12:00Z"/>
          <w:trPrChange w:id="4953" w:author="Geri Burgert" w:date="2026-02-02T17:14:00Z" w16du:dateUtc="2026-02-02T22:14:00Z">
            <w:trPr>
              <w:gridBefore w:val="1"/>
              <w:gridAfter w:val="0"/>
            </w:trPr>
          </w:trPrChange>
        </w:trPr>
        <w:tc>
          <w:tcPr>
            <w:tcW w:w="0" w:type="auto"/>
            <w:tcPrChange w:id="4954" w:author="Geri Burgert" w:date="2026-02-02T17:14:00Z" w16du:dateUtc="2026-02-02T22:14:00Z">
              <w:tcPr>
                <w:tcW w:w="0" w:type="auto"/>
                <w:gridSpan w:val="2"/>
              </w:tcPr>
            </w:tcPrChange>
          </w:tcPr>
          <w:p w14:paraId="2BDA85A6" w14:textId="77777777" w:rsidR="00F55018" w:rsidRPr="00F55018" w:rsidRDefault="00F55018" w:rsidP="00F55018">
            <w:pPr>
              <w:jc w:val="center"/>
              <w:rPr>
                <w:ins w:id="4955" w:author="Geri Burgert" w:date="2026-02-02T17:12:00Z" w16du:dateUtc="2026-02-02T22:12:00Z"/>
                <w:rFonts w:ascii="Times New Roman" w:eastAsia="Times New Roman" w:hAnsi="Times New Roman" w:cs="Times New Roman"/>
                <w:color w:val="auto"/>
                <w:kern w:val="0"/>
                <w14:ligatures w14:val="none"/>
                <w:rPrChange w:id="4956" w:author="Geri Burgert" w:date="2026-02-02T17:12:00Z" w16du:dateUtc="2026-02-02T22:12:00Z">
                  <w:rPr>
                    <w:ins w:id="4957" w:author="Geri Burgert" w:date="2026-02-02T17:12:00Z" w16du:dateUtc="2026-02-02T22:12:00Z"/>
                    <w:rFonts w:eastAsia="Times New Roman"/>
                    <w:color w:val="auto"/>
                    <w:kern w:val="0"/>
                    <w14:ligatures w14:val="none"/>
                  </w:rPr>
                </w:rPrChange>
              </w:rPr>
            </w:pPr>
            <w:ins w:id="4958" w:author="Geri Burgert" w:date="2026-02-02T17:12:00Z" w16du:dateUtc="2026-02-02T22:12:00Z">
              <w:r w:rsidRPr="00F55018">
                <w:rPr>
                  <w:rFonts w:ascii="Times New Roman" w:eastAsia="Times New Roman" w:hAnsi="Times New Roman" w:cs="Times New Roman"/>
                  <w:color w:val="auto"/>
                  <w:kern w:val="0"/>
                  <w14:ligatures w14:val="none"/>
                  <w:rPrChange w:id="4959" w:author="Geri Burgert" w:date="2026-02-02T17:12:00Z" w16du:dateUtc="2026-02-02T22:12:00Z">
                    <w:rPr>
                      <w:rFonts w:eastAsia="Times New Roman"/>
                      <w:color w:val="auto"/>
                      <w:kern w:val="0"/>
                      <w14:ligatures w14:val="none"/>
                    </w:rPr>
                  </w:rPrChange>
                </w:rPr>
                <w:t>Tissue eosinophils</w:t>
              </w:r>
            </w:ins>
          </w:p>
        </w:tc>
        <w:tc>
          <w:tcPr>
            <w:tcW w:w="0" w:type="auto"/>
            <w:tcPrChange w:id="4960" w:author="Geri Burgert" w:date="2026-02-02T17:14:00Z" w16du:dateUtc="2026-02-02T22:14:00Z">
              <w:tcPr>
                <w:tcW w:w="0" w:type="auto"/>
                <w:gridSpan w:val="2"/>
              </w:tcPr>
            </w:tcPrChange>
          </w:tcPr>
          <w:p w14:paraId="79460033" w14:textId="77777777" w:rsidR="00F55018" w:rsidRPr="00F55018" w:rsidRDefault="00F55018" w:rsidP="00F55018">
            <w:pPr>
              <w:jc w:val="center"/>
              <w:rPr>
                <w:ins w:id="4961" w:author="Geri Burgert" w:date="2026-02-02T17:12:00Z" w16du:dateUtc="2026-02-02T22:12:00Z"/>
                <w:rFonts w:ascii="Times New Roman" w:eastAsia="Times New Roman" w:hAnsi="Times New Roman" w:cs="Times New Roman"/>
                <w:color w:val="auto"/>
                <w:kern w:val="0"/>
                <w14:ligatures w14:val="none"/>
                <w:rPrChange w:id="4962" w:author="Geri Burgert" w:date="2026-02-02T17:12:00Z" w16du:dateUtc="2026-02-02T22:12:00Z">
                  <w:rPr>
                    <w:ins w:id="4963" w:author="Geri Burgert" w:date="2026-02-02T17:12:00Z" w16du:dateUtc="2026-02-02T22:12:00Z"/>
                    <w:rFonts w:eastAsia="Times New Roman"/>
                    <w:color w:val="auto"/>
                    <w:kern w:val="0"/>
                    <w14:ligatures w14:val="none"/>
                  </w:rPr>
                </w:rPrChange>
              </w:rPr>
            </w:pPr>
            <w:ins w:id="4964" w:author="Geri Burgert" w:date="2026-02-02T17:12:00Z" w16du:dateUtc="2026-02-02T22:12:00Z">
              <w:r w:rsidRPr="00F55018">
                <w:rPr>
                  <w:rFonts w:ascii="Times New Roman" w:eastAsia="Times New Roman" w:hAnsi="Times New Roman" w:cs="Times New Roman"/>
                  <w:color w:val="auto"/>
                  <w:kern w:val="0"/>
                  <w14:ligatures w14:val="none"/>
                  <w:rPrChange w:id="4965" w:author="Geri Burgert" w:date="2026-02-02T17:12:00Z" w16du:dateUtc="2026-02-02T22:12:00Z">
                    <w:rPr>
                      <w:rFonts w:eastAsia="Times New Roman"/>
                      <w:color w:val="auto"/>
                      <w:kern w:val="0"/>
                      <w14:ligatures w14:val="none"/>
                    </w:rPr>
                  </w:rPrChange>
                </w:rPr>
                <w:t>Transbronchial or surgical biopsy</w:t>
              </w:r>
            </w:ins>
          </w:p>
        </w:tc>
        <w:tc>
          <w:tcPr>
            <w:tcW w:w="0" w:type="auto"/>
            <w:tcPrChange w:id="4966" w:author="Geri Burgert" w:date="2026-02-02T17:14:00Z" w16du:dateUtc="2026-02-02T22:14:00Z">
              <w:tcPr>
                <w:tcW w:w="0" w:type="auto"/>
                <w:gridSpan w:val="2"/>
              </w:tcPr>
            </w:tcPrChange>
          </w:tcPr>
          <w:p w14:paraId="0D82AF00" w14:textId="77777777" w:rsidR="00F55018" w:rsidRPr="00F55018" w:rsidRDefault="00F55018" w:rsidP="00F55018">
            <w:pPr>
              <w:jc w:val="center"/>
              <w:rPr>
                <w:ins w:id="4967" w:author="Geri Burgert" w:date="2026-02-02T17:12:00Z" w16du:dateUtc="2026-02-02T22:12:00Z"/>
                <w:rFonts w:ascii="Times New Roman" w:eastAsia="Times New Roman" w:hAnsi="Times New Roman" w:cs="Times New Roman"/>
                <w:color w:val="auto"/>
                <w:kern w:val="0"/>
                <w14:ligatures w14:val="none"/>
                <w:rPrChange w:id="4968" w:author="Geri Burgert" w:date="2026-02-02T17:12:00Z" w16du:dateUtc="2026-02-02T22:12:00Z">
                  <w:rPr>
                    <w:ins w:id="4969" w:author="Geri Burgert" w:date="2026-02-02T17:12:00Z" w16du:dateUtc="2026-02-02T22:12:00Z"/>
                    <w:rFonts w:eastAsia="Times New Roman"/>
                    <w:color w:val="auto"/>
                    <w:kern w:val="0"/>
                    <w14:ligatures w14:val="none"/>
                  </w:rPr>
                </w:rPrChange>
              </w:rPr>
            </w:pPr>
            <w:ins w:id="4970" w:author="Geri Burgert" w:date="2026-02-02T17:12:00Z" w16du:dateUtc="2026-02-02T22:12:00Z">
              <w:r w:rsidRPr="00F55018">
                <w:rPr>
                  <w:rFonts w:ascii="Times New Roman" w:eastAsia="Times New Roman" w:hAnsi="Times New Roman" w:cs="Times New Roman"/>
                  <w:color w:val="auto"/>
                  <w:kern w:val="0"/>
                  <w14:ligatures w14:val="none"/>
                  <w:rPrChange w:id="4971" w:author="Geri Burgert" w:date="2026-02-02T17:12:00Z" w16du:dateUtc="2026-02-02T22:12:00Z">
                    <w:rPr>
                      <w:rFonts w:eastAsia="Times New Roman"/>
                      <w:color w:val="auto"/>
                      <w:kern w:val="0"/>
                      <w14:ligatures w14:val="none"/>
                    </w:rPr>
                  </w:rPrChange>
                </w:rPr>
                <w:t>Histopathologic assessment of tissue with routine hematoxylin-eosin staining</w:t>
              </w:r>
            </w:ins>
          </w:p>
        </w:tc>
        <w:tc>
          <w:tcPr>
            <w:tcW w:w="0" w:type="auto"/>
            <w:tcPrChange w:id="4972" w:author="Geri Burgert" w:date="2026-02-02T17:14:00Z" w16du:dateUtc="2026-02-02T22:14:00Z">
              <w:tcPr>
                <w:tcW w:w="0" w:type="auto"/>
              </w:tcPr>
            </w:tcPrChange>
          </w:tcPr>
          <w:p w14:paraId="698039E3" w14:textId="77777777" w:rsidR="00F55018" w:rsidRPr="00F55018" w:rsidRDefault="00F55018" w:rsidP="00F55018">
            <w:pPr>
              <w:jc w:val="center"/>
              <w:rPr>
                <w:ins w:id="4973" w:author="Geri Burgert" w:date="2026-02-02T17:12:00Z" w16du:dateUtc="2026-02-02T22:12:00Z"/>
                <w:rFonts w:ascii="Times New Roman" w:eastAsia="Times New Roman" w:hAnsi="Times New Roman" w:cs="Times New Roman"/>
                <w:color w:val="auto"/>
                <w:kern w:val="0"/>
                <w14:ligatures w14:val="none"/>
                <w:rPrChange w:id="4974" w:author="Geri Burgert" w:date="2026-02-02T17:12:00Z" w16du:dateUtc="2026-02-02T22:12:00Z">
                  <w:rPr>
                    <w:ins w:id="4975" w:author="Geri Burgert" w:date="2026-02-02T17:12:00Z" w16du:dateUtc="2026-02-02T22:12:00Z"/>
                    <w:rFonts w:eastAsia="Times New Roman"/>
                    <w:color w:val="auto"/>
                    <w:kern w:val="0"/>
                    <w14:ligatures w14:val="none"/>
                  </w:rPr>
                </w:rPrChange>
              </w:rPr>
            </w:pPr>
            <w:ins w:id="4976" w:author="Geri Burgert" w:date="2026-02-02T17:12:00Z" w16du:dateUtc="2026-02-02T22:12:00Z">
              <w:r w:rsidRPr="00F55018">
                <w:rPr>
                  <w:rFonts w:ascii="Times New Roman" w:eastAsiaTheme="majorEastAsia" w:hAnsi="Times New Roman" w:cs="Times New Roman"/>
                  <w:kern w:val="0"/>
                  <w14:ligatures w14:val="none"/>
                  <w:rPrChange w:id="4977" w:author="Geri Burgert" w:date="2026-02-02T17:12:00Z" w16du:dateUtc="2026-02-02T22:12:00Z">
                    <w:rPr>
                      <w:rFonts w:eastAsiaTheme="majorEastAsia"/>
                      <w:kern w:val="0"/>
                      <w14:ligatures w14:val="none"/>
                    </w:rPr>
                  </w:rPrChange>
                </w:rPr>
                <w:t>AEP/CEP:</w:t>
              </w:r>
              <w:r w:rsidRPr="00F55018">
                <w:rPr>
                  <w:rFonts w:ascii="Times New Roman" w:eastAsia="Times New Roman" w:hAnsi="Times New Roman" w:cs="Times New Roman"/>
                  <w:kern w:val="0"/>
                  <w14:ligatures w14:val="none"/>
                  <w:rPrChange w:id="4978" w:author="Geri Burgert" w:date="2026-02-02T17:12:00Z" w16du:dateUtc="2026-02-02T22:12:00Z">
                    <w:rPr>
                      <w:rFonts w:eastAsia="Times New Roman"/>
                      <w:kern w:val="0"/>
                      <w14:ligatures w14:val="none"/>
                    </w:rPr>
                  </w:rPrChange>
                </w:rPr>
                <w:t xml:space="preserve"> Eosinophilia in alveolar/interstitial infiltrate; no established threshold</w:t>
              </w:r>
            </w:ins>
          </w:p>
        </w:tc>
        <w:tc>
          <w:tcPr>
            <w:tcW w:w="0" w:type="auto"/>
            <w:tcPrChange w:id="4979" w:author="Geri Burgert" w:date="2026-02-02T17:14:00Z" w16du:dateUtc="2026-02-02T22:14:00Z">
              <w:tcPr>
                <w:tcW w:w="0" w:type="auto"/>
              </w:tcPr>
            </w:tcPrChange>
          </w:tcPr>
          <w:p w14:paraId="77399DB7" w14:textId="77777777" w:rsidR="00F55018" w:rsidRPr="00F55018" w:rsidRDefault="00F55018" w:rsidP="00F55018">
            <w:pPr>
              <w:jc w:val="center"/>
              <w:rPr>
                <w:ins w:id="4980" w:author="Geri Burgert" w:date="2026-02-02T17:12:00Z" w16du:dateUtc="2026-02-02T22:12:00Z"/>
                <w:rFonts w:ascii="Times New Roman" w:eastAsia="Times New Roman" w:hAnsi="Times New Roman" w:cs="Times New Roman"/>
                <w:color w:val="auto"/>
                <w:kern w:val="0"/>
                <w14:ligatures w14:val="none"/>
                <w:rPrChange w:id="4981" w:author="Geri Burgert" w:date="2026-02-02T17:12:00Z" w16du:dateUtc="2026-02-02T22:12:00Z">
                  <w:rPr>
                    <w:ins w:id="4982" w:author="Geri Burgert" w:date="2026-02-02T17:12:00Z" w16du:dateUtc="2026-02-02T22:12:00Z"/>
                    <w:rFonts w:eastAsia="Times New Roman"/>
                    <w:color w:val="auto"/>
                    <w:kern w:val="0"/>
                    <w14:ligatures w14:val="none"/>
                  </w:rPr>
                </w:rPrChange>
              </w:rPr>
            </w:pPr>
            <w:ins w:id="4983" w:author="Geri Burgert" w:date="2026-02-02T17:12:00Z" w16du:dateUtc="2026-02-02T22:12:00Z">
              <w:r w:rsidRPr="00F55018">
                <w:rPr>
                  <w:rFonts w:ascii="Times New Roman" w:eastAsia="Times New Roman" w:hAnsi="Times New Roman" w:cs="Times New Roman"/>
                  <w:color w:val="auto"/>
                  <w:kern w:val="0"/>
                  <w14:ligatures w14:val="none"/>
                  <w:rPrChange w:id="4984" w:author="Geri Burgert" w:date="2026-02-02T17:12:00Z" w16du:dateUtc="2026-02-02T22:12:00Z">
                    <w:rPr>
                      <w:rFonts w:eastAsia="Times New Roman"/>
                      <w:color w:val="auto"/>
                      <w:kern w:val="0"/>
                      <w14:ligatures w14:val="none"/>
                    </w:rPr>
                  </w:rPrChange>
                </w:rPr>
                <w:t>Highly invasive, limited to select patients; limited feasibility for routine monitoring</w:t>
              </w:r>
            </w:ins>
          </w:p>
        </w:tc>
        <w:tc>
          <w:tcPr>
            <w:tcW w:w="0" w:type="auto"/>
            <w:tcPrChange w:id="4985" w:author="Geri Burgert" w:date="2026-02-02T17:14:00Z" w16du:dateUtc="2026-02-02T22:14:00Z">
              <w:tcPr>
                <w:tcW w:w="0" w:type="auto"/>
                <w:gridSpan w:val="2"/>
              </w:tcPr>
            </w:tcPrChange>
          </w:tcPr>
          <w:p w14:paraId="78647707" w14:textId="77777777" w:rsidR="00F55018" w:rsidRPr="00F55018" w:rsidRDefault="00F55018" w:rsidP="00F55018">
            <w:pPr>
              <w:jc w:val="center"/>
              <w:rPr>
                <w:ins w:id="4986" w:author="Geri Burgert" w:date="2026-02-02T17:12:00Z" w16du:dateUtc="2026-02-02T22:12:00Z"/>
                <w:rFonts w:ascii="Times New Roman" w:eastAsia="Times New Roman" w:hAnsi="Times New Roman" w:cs="Times New Roman"/>
                <w:color w:val="auto"/>
                <w:kern w:val="0"/>
                <w14:ligatures w14:val="none"/>
                <w:rPrChange w:id="4987" w:author="Geri Burgert" w:date="2026-02-02T17:12:00Z" w16du:dateUtc="2026-02-02T22:12:00Z">
                  <w:rPr>
                    <w:ins w:id="4988" w:author="Geri Burgert" w:date="2026-02-02T17:12:00Z" w16du:dateUtc="2026-02-02T22:12:00Z"/>
                    <w:rFonts w:eastAsia="Times New Roman"/>
                    <w:color w:val="auto"/>
                    <w:kern w:val="0"/>
                    <w14:ligatures w14:val="none"/>
                  </w:rPr>
                </w:rPrChange>
              </w:rPr>
            </w:pPr>
            <w:ins w:id="4989" w:author="Geri Burgert" w:date="2026-02-02T17:12:00Z" w16du:dateUtc="2026-02-02T22:12:00Z">
              <w:r w:rsidRPr="00F55018">
                <w:rPr>
                  <w:rFonts w:ascii="Times New Roman" w:eastAsia="Times New Roman" w:hAnsi="Times New Roman" w:cs="Times New Roman"/>
                  <w:kern w:val="0"/>
                  <w14:ligatures w14:val="none"/>
                  <w:rPrChange w:id="4990" w:author="Geri Burgert" w:date="2026-02-02T17:12:00Z" w16du:dateUtc="2026-02-02T22:12:00Z">
                    <w:rPr>
                      <w:rFonts w:eastAsia="Times New Roman"/>
                      <w:kern w:val="0"/>
                      <w14:ligatures w14:val="none"/>
                    </w:rPr>
                  </w:rPrChange>
                </w:rPr>
                <w:t>De Giacomi et al</w:t>
              </w:r>
              <w:r w:rsidRPr="00F55018">
                <w:rPr>
                  <w:rFonts w:ascii="Times New Roman" w:eastAsia="Times New Roman" w:hAnsi="Times New Roman" w:cs="Times New Roman"/>
                  <w:kern w:val="0"/>
                  <w:vertAlign w:val="superscript"/>
                  <w14:ligatures w14:val="none"/>
                  <w:rPrChange w:id="4991" w:author="Geri Burgert" w:date="2026-02-02T17:12:00Z" w16du:dateUtc="2026-02-02T22:12:00Z">
                    <w:rPr>
                      <w:rFonts w:eastAsia="Times New Roman"/>
                      <w:kern w:val="0"/>
                      <w:vertAlign w:val="superscript"/>
                      <w14:ligatures w14:val="none"/>
                    </w:rPr>
                  </w:rPrChange>
                </w:rPr>
                <w:t>9</w:t>
              </w:r>
            </w:ins>
          </w:p>
        </w:tc>
      </w:tr>
      <w:tr w:rsidR="00F55018" w:rsidRPr="00F55018" w14:paraId="4031281F" w14:textId="77777777" w:rsidTr="00BC2438">
        <w:trPr>
          <w:ins w:id="4992" w:author="Geri Burgert" w:date="2026-02-02T17:12:00Z" w16du:dateUtc="2026-02-02T22:12:00Z"/>
          <w:trPrChange w:id="4993" w:author="Geri Burgert" w:date="2026-02-02T17:14:00Z" w16du:dateUtc="2026-02-02T22:14:00Z">
            <w:trPr>
              <w:gridBefore w:val="1"/>
              <w:gridAfter w:val="0"/>
            </w:trPr>
          </w:trPrChange>
        </w:trPr>
        <w:tc>
          <w:tcPr>
            <w:tcW w:w="0" w:type="auto"/>
            <w:tcPrChange w:id="4994" w:author="Geri Burgert" w:date="2026-02-02T17:14:00Z" w16du:dateUtc="2026-02-02T22:14:00Z">
              <w:tcPr>
                <w:tcW w:w="0" w:type="auto"/>
                <w:gridSpan w:val="2"/>
              </w:tcPr>
            </w:tcPrChange>
          </w:tcPr>
          <w:p w14:paraId="011E7842" w14:textId="77777777" w:rsidR="00F55018" w:rsidRPr="00F55018" w:rsidRDefault="00F55018" w:rsidP="00F55018">
            <w:pPr>
              <w:jc w:val="center"/>
              <w:rPr>
                <w:ins w:id="4995" w:author="Geri Burgert" w:date="2026-02-02T17:12:00Z" w16du:dateUtc="2026-02-02T22:12:00Z"/>
                <w:rFonts w:ascii="Times New Roman" w:eastAsia="Times New Roman" w:hAnsi="Times New Roman" w:cs="Times New Roman"/>
                <w:color w:val="auto"/>
                <w:kern w:val="0"/>
                <w14:ligatures w14:val="none"/>
                <w:rPrChange w:id="4996" w:author="Geri Burgert" w:date="2026-02-02T17:12:00Z" w16du:dateUtc="2026-02-02T22:12:00Z">
                  <w:rPr>
                    <w:ins w:id="4997" w:author="Geri Burgert" w:date="2026-02-02T17:12:00Z" w16du:dateUtc="2026-02-02T22:12:00Z"/>
                    <w:rFonts w:eastAsia="Times New Roman"/>
                    <w:color w:val="auto"/>
                    <w:kern w:val="0"/>
                    <w14:ligatures w14:val="none"/>
                  </w:rPr>
                </w:rPrChange>
              </w:rPr>
            </w:pPr>
            <w:ins w:id="4998" w:author="Geri Burgert" w:date="2026-02-02T17:12:00Z" w16du:dateUtc="2026-02-02T22:12:00Z">
              <w:r w:rsidRPr="00F55018">
                <w:rPr>
                  <w:rFonts w:ascii="Times New Roman" w:eastAsia="Times New Roman" w:hAnsi="Times New Roman" w:cs="Times New Roman"/>
                  <w:color w:val="auto"/>
                  <w:kern w:val="0"/>
                  <w14:ligatures w14:val="none"/>
                  <w:rPrChange w:id="4999" w:author="Geri Burgert" w:date="2026-02-02T17:12:00Z" w16du:dateUtc="2026-02-02T22:12:00Z">
                    <w:rPr>
                      <w:rFonts w:eastAsia="Times New Roman"/>
                      <w:color w:val="auto"/>
                      <w:kern w:val="0"/>
                      <w14:ligatures w14:val="none"/>
                    </w:rPr>
                  </w:rPrChange>
                </w:rPr>
                <w:t>Systemic eosinophilia</w:t>
              </w:r>
            </w:ins>
          </w:p>
        </w:tc>
        <w:tc>
          <w:tcPr>
            <w:tcW w:w="0" w:type="auto"/>
            <w:tcPrChange w:id="5000" w:author="Geri Burgert" w:date="2026-02-02T17:14:00Z" w16du:dateUtc="2026-02-02T22:14:00Z">
              <w:tcPr>
                <w:tcW w:w="0" w:type="auto"/>
                <w:gridSpan w:val="2"/>
              </w:tcPr>
            </w:tcPrChange>
          </w:tcPr>
          <w:p w14:paraId="08F82D6F" w14:textId="77777777" w:rsidR="00F55018" w:rsidRPr="00F55018" w:rsidRDefault="00F55018" w:rsidP="00F55018">
            <w:pPr>
              <w:jc w:val="center"/>
              <w:rPr>
                <w:ins w:id="5001" w:author="Geri Burgert" w:date="2026-02-02T17:12:00Z" w16du:dateUtc="2026-02-02T22:12:00Z"/>
                <w:rFonts w:ascii="Times New Roman" w:eastAsia="Times New Roman" w:hAnsi="Times New Roman" w:cs="Times New Roman"/>
                <w:color w:val="auto"/>
                <w:kern w:val="0"/>
                <w14:ligatures w14:val="none"/>
                <w:rPrChange w:id="5002" w:author="Geri Burgert" w:date="2026-02-02T17:12:00Z" w16du:dateUtc="2026-02-02T22:12:00Z">
                  <w:rPr>
                    <w:ins w:id="5003" w:author="Geri Burgert" w:date="2026-02-02T17:12:00Z" w16du:dateUtc="2026-02-02T22:12:00Z"/>
                    <w:rFonts w:eastAsia="Times New Roman"/>
                    <w:color w:val="auto"/>
                    <w:kern w:val="0"/>
                    <w14:ligatures w14:val="none"/>
                  </w:rPr>
                </w:rPrChange>
              </w:rPr>
            </w:pPr>
            <w:ins w:id="5004" w:author="Geri Burgert" w:date="2026-02-02T17:12:00Z" w16du:dateUtc="2026-02-02T22:12:00Z">
              <w:r w:rsidRPr="00F55018">
                <w:rPr>
                  <w:rFonts w:ascii="Times New Roman" w:eastAsia="Times New Roman" w:hAnsi="Times New Roman" w:cs="Times New Roman"/>
                  <w:color w:val="auto"/>
                  <w:kern w:val="0"/>
                  <w14:ligatures w14:val="none"/>
                  <w:rPrChange w:id="5005" w:author="Geri Burgert" w:date="2026-02-02T17:12:00Z" w16du:dateUtc="2026-02-02T22:12:00Z">
                    <w:rPr>
                      <w:rFonts w:eastAsia="Times New Roman"/>
                      <w:color w:val="auto"/>
                      <w:kern w:val="0"/>
                      <w14:ligatures w14:val="none"/>
                    </w:rPr>
                  </w:rPrChange>
                </w:rPr>
                <w:t>Peripheral blood</w:t>
              </w:r>
            </w:ins>
          </w:p>
        </w:tc>
        <w:tc>
          <w:tcPr>
            <w:tcW w:w="0" w:type="auto"/>
            <w:tcPrChange w:id="5006" w:author="Geri Burgert" w:date="2026-02-02T17:14:00Z" w16du:dateUtc="2026-02-02T22:14:00Z">
              <w:tcPr>
                <w:tcW w:w="0" w:type="auto"/>
                <w:gridSpan w:val="2"/>
              </w:tcPr>
            </w:tcPrChange>
          </w:tcPr>
          <w:p w14:paraId="33F3AA4E" w14:textId="77777777" w:rsidR="00F55018" w:rsidRPr="00F55018" w:rsidRDefault="00F55018" w:rsidP="00F55018">
            <w:pPr>
              <w:jc w:val="center"/>
              <w:rPr>
                <w:ins w:id="5007" w:author="Geri Burgert" w:date="2026-02-02T17:12:00Z" w16du:dateUtc="2026-02-02T22:12:00Z"/>
                <w:rFonts w:ascii="Times New Roman" w:eastAsia="Times New Roman" w:hAnsi="Times New Roman" w:cs="Times New Roman"/>
                <w:color w:val="auto"/>
                <w:kern w:val="0"/>
                <w14:ligatures w14:val="none"/>
                <w:rPrChange w:id="5008" w:author="Geri Burgert" w:date="2026-02-02T17:12:00Z" w16du:dateUtc="2026-02-02T22:12:00Z">
                  <w:rPr>
                    <w:ins w:id="5009" w:author="Geri Burgert" w:date="2026-02-02T17:12:00Z" w16du:dateUtc="2026-02-02T22:12:00Z"/>
                    <w:rFonts w:eastAsia="Times New Roman"/>
                    <w:color w:val="auto"/>
                    <w:kern w:val="0"/>
                    <w14:ligatures w14:val="none"/>
                  </w:rPr>
                </w:rPrChange>
              </w:rPr>
            </w:pPr>
            <w:ins w:id="5010" w:author="Geri Burgert" w:date="2026-02-02T17:12:00Z" w16du:dateUtc="2026-02-02T22:12:00Z">
              <w:r w:rsidRPr="00F55018">
                <w:rPr>
                  <w:rFonts w:ascii="Times New Roman" w:eastAsia="Times New Roman" w:hAnsi="Times New Roman" w:cs="Times New Roman"/>
                  <w:color w:val="auto"/>
                  <w:kern w:val="0"/>
                  <w14:ligatures w14:val="none"/>
                  <w:rPrChange w:id="5011" w:author="Geri Burgert" w:date="2026-02-02T17:12:00Z" w16du:dateUtc="2026-02-02T22:12:00Z">
                    <w:rPr>
                      <w:rFonts w:eastAsia="Times New Roman"/>
                      <w:color w:val="auto"/>
                      <w:kern w:val="0"/>
                      <w14:ligatures w14:val="none"/>
                    </w:rPr>
                  </w:rPrChange>
                </w:rPr>
                <w:t>Automated hematology analyzer (Coulter impedance-based differential leukocyte count)</w:t>
              </w:r>
            </w:ins>
          </w:p>
        </w:tc>
        <w:tc>
          <w:tcPr>
            <w:tcW w:w="0" w:type="auto"/>
            <w:tcPrChange w:id="5012" w:author="Geri Burgert" w:date="2026-02-02T17:14:00Z" w16du:dateUtc="2026-02-02T22:14:00Z">
              <w:tcPr>
                <w:tcW w:w="0" w:type="auto"/>
              </w:tcPr>
            </w:tcPrChange>
          </w:tcPr>
          <w:p w14:paraId="25D95368" w14:textId="77777777" w:rsidR="00F55018" w:rsidRPr="00F55018" w:rsidRDefault="00F55018" w:rsidP="00F55018">
            <w:pPr>
              <w:jc w:val="center"/>
              <w:rPr>
                <w:ins w:id="5013" w:author="Geri Burgert" w:date="2026-02-02T17:12:00Z" w16du:dateUtc="2026-02-02T22:12:00Z"/>
                <w:rFonts w:ascii="Times New Roman" w:eastAsia="Times New Roman" w:hAnsi="Times New Roman" w:cs="Times New Roman"/>
                <w:kern w:val="0"/>
                <w14:ligatures w14:val="none"/>
                <w:rPrChange w:id="5014" w:author="Geri Burgert" w:date="2026-02-02T17:12:00Z" w16du:dateUtc="2026-02-02T22:12:00Z">
                  <w:rPr>
                    <w:ins w:id="5015" w:author="Geri Burgert" w:date="2026-02-02T17:12:00Z" w16du:dateUtc="2026-02-02T22:12:00Z"/>
                    <w:rFonts w:eastAsia="Times New Roman"/>
                    <w:kern w:val="0"/>
                    <w14:ligatures w14:val="none"/>
                  </w:rPr>
                </w:rPrChange>
              </w:rPr>
            </w:pPr>
            <w:ins w:id="5016" w:author="Geri Burgert" w:date="2026-02-02T17:12:00Z" w16du:dateUtc="2026-02-02T22:12:00Z">
              <w:r w:rsidRPr="00F55018">
                <w:rPr>
                  <w:rFonts w:ascii="Times New Roman" w:eastAsiaTheme="majorEastAsia" w:hAnsi="Times New Roman" w:cs="Times New Roman"/>
                  <w:kern w:val="0"/>
                  <w14:ligatures w14:val="none"/>
                  <w:rPrChange w:id="5017" w:author="Geri Burgert" w:date="2026-02-02T17:12:00Z" w16du:dateUtc="2026-02-02T22:12:00Z">
                    <w:rPr>
                      <w:rFonts w:eastAsiaTheme="majorEastAsia"/>
                      <w:kern w:val="0"/>
                      <w14:ligatures w14:val="none"/>
                    </w:rPr>
                  </w:rPrChange>
                </w:rPr>
                <w:t>Asthma:</w:t>
              </w:r>
              <w:r w:rsidRPr="00F55018">
                <w:rPr>
                  <w:rFonts w:ascii="Times New Roman" w:eastAsia="Times New Roman" w:hAnsi="Times New Roman" w:cs="Times New Roman"/>
                  <w:kern w:val="0"/>
                  <w14:ligatures w14:val="none"/>
                  <w:rPrChange w:id="5018" w:author="Geri Burgert" w:date="2026-02-02T17:12:00Z" w16du:dateUtc="2026-02-02T22:12:00Z">
                    <w:rPr>
                      <w:rFonts w:eastAsia="Times New Roman"/>
                      <w:kern w:val="0"/>
                      <w14:ligatures w14:val="none"/>
                    </w:rPr>
                  </w:rPrChange>
                </w:rPr>
                <w:t xml:space="preserve"> ≥150-300 cells/µL; ≥300 cells/µL predicts ICS/biologic response</w:t>
              </w:r>
            </w:ins>
          </w:p>
          <w:p w14:paraId="1D618F8B" w14:textId="77777777" w:rsidR="00F55018" w:rsidRPr="00F55018" w:rsidRDefault="00F55018" w:rsidP="00F55018">
            <w:pPr>
              <w:jc w:val="center"/>
              <w:rPr>
                <w:ins w:id="5019" w:author="Geri Burgert" w:date="2026-02-02T17:12:00Z" w16du:dateUtc="2026-02-02T22:12:00Z"/>
                <w:rFonts w:ascii="Times New Roman" w:eastAsia="Times New Roman" w:hAnsi="Times New Roman" w:cs="Times New Roman"/>
                <w:kern w:val="0"/>
                <w14:ligatures w14:val="none"/>
                <w:rPrChange w:id="5020" w:author="Geri Burgert" w:date="2026-02-02T17:12:00Z" w16du:dateUtc="2026-02-02T22:12:00Z">
                  <w:rPr>
                    <w:ins w:id="5021" w:author="Geri Burgert" w:date="2026-02-02T17:12:00Z" w16du:dateUtc="2026-02-02T22:12:00Z"/>
                    <w:rFonts w:eastAsia="Times New Roman"/>
                    <w:kern w:val="0"/>
                    <w14:ligatures w14:val="none"/>
                  </w:rPr>
                </w:rPrChange>
              </w:rPr>
            </w:pPr>
            <w:ins w:id="5022" w:author="Geri Burgert" w:date="2026-02-02T17:12:00Z" w16du:dateUtc="2026-02-02T22:12:00Z">
              <w:r w:rsidRPr="00F55018">
                <w:rPr>
                  <w:rFonts w:ascii="Times New Roman" w:eastAsiaTheme="majorEastAsia" w:hAnsi="Times New Roman" w:cs="Times New Roman"/>
                  <w:kern w:val="0"/>
                  <w14:ligatures w14:val="none"/>
                  <w:rPrChange w:id="5023" w:author="Geri Burgert" w:date="2026-02-02T17:12:00Z" w16du:dateUtc="2026-02-02T22:12:00Z">
                    <w:rPr>
                      <w:rFonts w:eastAsiaTheme="majorEastAsia"/>
                      <w:kern w:val="0"/>
                      <w14:ligatures w14:val="none"/>
                    </w:rPr>
                  </w:rPrChange>
                </w:rPr>
                <w:t>COPD:</w:t>
              </w:r>
              <w:r w:rsidRPr="00F55018">
                <w:rPr>
                  <w:rFonts w:ascii="Times New Roman" w:eastAsia="Times New Roman" w:hAnsi="Times New Roman" w:cs="Times New Roman"/>
                  <w:kern w:val="0"/>
                  <w14:ligatures w14:val="none"/>
                  <w:rPrChange w:id="5024" w:author="Geri Burgert" w:date="2026-02-02T17:12:00Z" w16du:dateUtc="2026-02-02T22:12:00Z">
                    <w:rPr>
                      <w:rFonts w:eastAsia="Times New Roman"/>
                      <w:kern w:val="0"/>
                      <w14:ligatures w14:val="none"/>
                    </w:rPr>
                  </w:rPrChange>
                </w:rPr>
                <w:t xml:space="preserve"> ≥300 cells/µL predicts ICS response</w:t>
              </w:r>
            </w:ins>
          </w:p>
          <w:p w14:paraId="42CC7FA8" w14:textId="77777777" w:rsidR="00F55018" w:rsidRPr="00F55018" w:rsidRDefault="00F55018" w:rsidP="00F55018">
            <w:pPr>
              <w:jc w:val="center"/>
              <w:rPr>
                <w:ins w:id="5025" w:author="Geri Burgert" w:date="2026-02-02T17:12:00Z" w16du:dateUtc="2026-02-02T22:12:00Z"/>
                <w:rFonts w:ascii="Times New Roman" w:eastAsia="Times New Roman" w:hAnsi="Times New Roman" w:cs="Times New Roman"/>
                <w:kern w:val="0"/>
                <w14:ligatures w14:val="none"/>
                <w:rPrChange w:id="5026" w:author="Geri Burgert" w:date="2026-02-02T17:12:00Z" w16du:dateUtc="2026-02-02T22:12:00Z">
                  <w:rPr>
                    <w:ins w:id="5027" w:author="Geri Burgert" w:date="2026-02-02T17:12:00Z" w16du:dateUtc="2026-02-02T22:12:00Z"/>
                    <w:rFonts w:eastAsia="Times New Roman"/>
                    <w:kern w:val="0"/>
                    <w14:ligatures w14:val="none"/>
                  </w:rPr>
                </w:rPrChange>
              </w:rPr>
            </w:pPr>
            <w:ins w:id="5028" w:author="Geri Burgert" w:date="2026-02-02T17:12:00Z" w16du:dateUtc="2026-02-02T22:12:00Z">
              <w:r w:rsidRPr="00F55018">
                <w:rPr>
                  <w:rFonts w:ascii="Times New Roman" w:eastAsiaTheme="majorEastAsia" w:hAnsi="Times New Roman" w:cs="Times New Roman"/>
                  <w:kern w:val="0"/>
                  <w14:ligatures w14:val="none"/>
                  <w:rPrChange w:id="5029" w:author="Geri Burgert" w:date="2026-02-02T17:12:00Z" w16du:dateUtc="2026-02-02T22:12:00Z">
                    <w:rPr>
                      <w:rFonts w:eastAsiaTheme="majorEastAsia"/>
                      <w:kern w:val="0"/>
                      <w14:ligatures w14:val="none"/>
                    </w:rPr>
                  </w:rPrChange>
                </w:rPr>
                <w:t>E</w:t>
              </w:r>
              <w:r w:rsidRPr="00F55018">
                <w:rPr>
                  <w:rFonts w:ascii="Times New Roman" w:eastAsia="Times New Roman" w:hAnsi="Times New Roman" w:cs="Times New Roman"/>
                  <w:color w:val="auto"/>
                  <w:kern w:val="0"/>
                  <w14:ligatures w14:val="none"/>
                  <w:rPrChange w:id="5030" w:author="Geri Burgert" w:date="2026-02-02T17:12:00Z" w16du:dateUtc="2026-02-02T22:12:00Z">
                    <w:rPr>
                      <w:rFonts w:eastAsia="Times New Roman"/>
                      <w:color w:val="auto"/>
                      <w:kern w:val="0"/>
                      <w14:ligatures w14:val="none"/>
                    </w:rPr>
                  </w:rPrChange>
                </w:rPr>
                <w:t>osinophilic granulomatosis with polyangiitis</w:t>
              </w:r>
              <w:r w:rsidRPr="00F55018">
                <w:rPr>
                  <w:rFonts w:ascii="Times New Roman" w:eastAsiaTheme="majorEastAsia" w:hAnsi="Times New Roman" w:cs="Times New Roman"/>
                  <w:kern w:val="0"/>
                  <w14:ligatures w14:val="none"/>
                  <w:rPrChange w:id="5031" w:author="Geri Burgert" w:date="2026-02-02T17:12:00Z" w16du:dateUtc="2026-02-02T22:12:00Z">
                    <w:rPr>
                      <w:rFonts w:eastAsiaTheme="majorEastAsia"/>
                      <w:kern w:val="0"/>
                      <w14:ligatures w14:val="none"/>
                    </w:rPr>
                  </w:rPrChange>
                </w:rPr>
                <w:t>:</w:t>
              </w:r>
              <w:r w:rsidRPr="00F55018">
                <w:rPr>
                  <w:rFonts w:ascii="Times New Roman" w:eastAsia="Times New Roman" w:hAnsi="Times New Roman" w:cs="Times New Roman"/>
                  <w:kern w:val="0"/>
                  <w14:ligatures w14:val="none"/>
                  <w:rPrChange w:id="5032" w:author="Geri Burgert" w:date="2026-02-02T17:12:00Z" w16du:dateUtc="2026-02-02T22:12:00Z">
                    <w:rPr>
                      <w:rFonts w:eastAsia="Times New Roman"/>
                      <w:kern w:val="0"/>
                      <w14:ligatures w14:val="none"/>
                    </w:rPr>
                  </w:rPrChange>
                </w:rPr>
                <w:t xml:space="preserve"> &gt;1,500 cells/µL</w:t>
              </w:r>
            </w:ins>
          </w:p>
          <w:p w14:paraId="3A4A1C0C" w14:textId="77777777" w:rsidR="00F55018" w:rsidRPr="00F55018" w:rsidRDefault="00F55018" w:rsidP="00F55018">
            <w:pPr>
              <w:jc w:val="center"/>
              <w:rPr>
                <w:ins w:id="5033" w:author="Geri Burgert" w:date="2026-02-02T17:12:00Z" w16du:dateUtc="2026-02-02T22:12:00Z"/>
                <w:rFonts w:ascii="Times New Roman" w:eastAsia="Times New Roman" w:hAnsi="Times New Roman" w:cs="Times New Roman"/>
                <w:kern w:val="0"/>
                <w14:ligatures w14:val="none"/>
                <w:rPrChange w:id="5034" w:author="Geri Burgert" w:date="2026-02-02T17:12:00Z" w16du:dateUtc="2026-02-02T22:12:00Z">
                  <w:rPr>
                    <w:ins w:id="5035" w:author="Geri Burgert" w:date="2026-02-02T17:12:00Z" w16du:dateUtc="2026-02-02T22:12:00Z"/>
                    <w:rFonts w:eastAsia="Times New Roman"/>
                    <w:kern w:val="0"/>
                    <w14:ligatures w14:val="none"/>
                  </w:rPr>
                </w:rPrChange>
              </w:rPr>
            </w:pPr>
            <w:ins w:id="5036" w:author="Geri Burgert" w:date="2026-02-02T17:12:00Z" w16du:dateUtc="2026-02-02T22:12:00Z">
              <w:r w:rsidRPr="00F55018">
                <w:rPr>
                  <w:rFonts w:ascii="Times New Roman" w:eastAsiaTheme="majorEastAsia" w:hAnsi="Times New Roman" w:cs="Times New Roman"/>
                  <w:kern w:val="0"/>
                  <w14:ligatures w14:val="none"/>
                  <w:rPrChange w:id="5037" w:author="Geri Burgert" w:date="2026-02-02T17:12:00Z" w16du:dateUtc="2026-02-02T22:12:00Z">
                    <w:rPr>
                      <w:rFonts w:eastAsiaTheme="majorEastAsia"/>
                      <w:kern w:val="0"/>
                      <w14:ligatures w14:val="none"/>
                    </w:rPr>
                  </w:rPrChange>
                </w:rPr>
                <w:t>AEP/CEP:</w:t>
              </w:r>
              <w:r w:rsidRPr="00F55018">
                <w:rPr>
                  <w:rFonts w:ascii="Times New Roman" w:eastAsia="Times New Roman" w:hAnsi="Times New Roman" w:cs="Times New Roman"/>
                  <w:kern w:val="0"/>
                  <w14:ligatures w14:val="none"/>
                  <w:rPrChange w:id="5038" w:author="Geri Burgert" w:date="2026-02-02T17:12:00Z" w16du:dateUtc="2026-02-02T22:12:00Z">
                    <w:rPr>
                      <w:rFonts w:eastAsia="Times New Roman"/>
                      <w:kern w:val="0"/>
                      <w14:ligatures w14:val="none"/>
                    </w:rPr>
                  </w:rPrChange>
                </w:rPr>
                <w:t xml:space="preserve"> &gt;1,000 cells/µL</w:t>
              </w:r>
            </w:ins>
          </w:p>
          <w:p w14:paraId="4822C995" w14:textId="77777777" w:rsidR="00F55018" w:rsidRPr="00F55018" w:rsidRDefault="00F55018" w:rsidP="00F55018">
            <w:pPr>
              <w:jc w:val="center"/>
              <w:rPr>
                <w:ins w:id="5039" w:author="Geri Burgert" w:date="2026-02-02T17:12:00Z" w16du:dateUtc="2026-02-02T22:12:00Z"/>
                <w:rFonts w:ascii="Times New Roman" w:eastAsia="Times New Roman" w:hAnsi="Times New Roman" w:cs="Times New Roman"/>
                <w:kern w:val="0"/>
                <w14:ligatures w14:val="none"/>
                <w:rPrChange w:id="5040" w:author="Geri Burgert" w:date="2026-02-02T17:12:00Z" w16du:dateUtc="2026-02-02T22:12:00Z">
                  <w:rPr>
                    <w:ins w:id="5041" w:author="Geri Burgert" w:date="2026-02-02T17:12:00Z" w16du:dateUtc="2026-02-02T22:12:00Z"/>
                    <w:rFonts w:eastAsia="Times New Roman"/>
                    <w:kern w:val="0"/>
                    <w14:ligatures w14:val="none"/>
                  </w:rPr>
                </w:rPrChange>
              </w:rPr>
            </w:pPr>
            <w:commentRangeStart w:id="5042"/>
            <w:ins w:id="5043" w:author="Geri Burgert" w:date="2026-02-02T17:12:00Z" w16du:dateUtc="2026-02-02T22:12:00Z">
              <w:r w:rsidRPr="00F55018">
                <w:rPr>
                  <w:rFonts w:ascii="Times New Roman" w:eastAsia="Times New Roman" w:hAnsi="Times New Roman" w:cs="Times New Roman"/>
                  <w:kern w:val="0"/>
                  <w14:ligatures w14:val="none"/>
                  <w:rPrChange w:id="5044" w:author="Geri Burgert" w:date="2026-02-02T17:12:00Z" w16du:dateUtc="2026-02-02T22:12:00Z">
                    <w:rPr>
                      <w:rFonts w:eastAsia="Times New Roman"/>
                      <w:kern w:val="0"/>
                      <w14:ligatures w14:val="none"/>
                    </w:rPr>
                  </w:rPrChange>
                </w:rPr>
                <w:t>HES</w:t>
              </w:r>
              <w:commentRangeEnd w:id="5042"/>
              <w:r w:rsidRPr="00F55018">
                <w:rPr>
                  <w:rFonts w:ascii="Times New Roman" w:eastAsia="Times New Roman" w:hAnsi="Times New Roman" w:cs="Times New Roman"/>
                  <w:color w:val="auto"/>
                  <w:kern w:val="0"/>
                  <w14:ligatures w14:val="none"/>
                  <w:rPrChange w:id="5045" w:author="Geri Burgert" w:date="2026-02-02T17:12:00Z" w16du:dateUtc="2026-02-02T22:12:00Z">
                    <w:rPr>
                      <w:rFonts w:eastAsia="Times New Roman"/>
                      <w:color w:val="auto"/>
                      <w:kern w:val="0"/>
                      <w:sz w:val="16"/>
                      <w:szCs w:val="16"/>
                      <w14:ligatures w14:val="none"/>
                    </w:rPr>
                  </w:rPrChange>
                </w:rPr>
                <w:commentReference w:id="5042"/>
              </w:r>
              <w:r w:rsidRPr="00F55018">
                <w:rPr>
                  <w:rFonts w:ascii="Times New Roman" w:eastAsia="Times New Roman" w:hAnsi="Times New Roman" w:cs="Times New Roman"/>
                  <w:kern w:val="0"/>
                  <w14:ligatures w14:val="none"/>
                  <w:rPrChange w:id="5046" w:author="Geri Burgert" w:date="2026-02-02T17:12:00Z" w16du:dateUtc="2026-02-02T22:12:00Z">
                    <w:rPr>
                      <w:rFonts w:eastAsia="Times New Roman"/>
                      <w:kern w:val="0"/>
                      <w14:ligatures w14:val="none"/>
                    </w:rPr>
                  </w:rPrChange>
                </w:rPr>
                <w:t>: &gt;500 cells/µL</w:t>
              </w:r>
            </w:ins>
          </w:p>
          <w:p w14:paraId="799C2F12" w14:textId="77777777" w:rsidR="00F55018" w:rsidRPr="00F55018" w:rsidRDefault="00F55018" w:rsidP="00F55018">
            <w:pPr>
              <w:jc w:val="center"/>
              <w:rPr>
                <w:ins w:id="5047" w:author="Geri Burgert" w:date="2026-02-02T17:12:00Z" w16du:dateUtc="2026-02-02T22:12:00Z"/>
                <w:rFonts w:ascii="Times New Roman" w:eastAsia="Times New Roman" w:hAnsi="Times New Roman" w:cs="Times New Roman"/>
                <w:color w:val="auto"/>
                <w:kern w:val="0"/>
                <w14:ligatures w14:val="none"/>
                <w:rPrChange w:id="5048" w:author="Geri Burgert" w:date="2026-02-02T17:12:00Z" w16du:dateUtc="2026-02-02T22:12:00Z">
                  <w:rPr>
                    <w:ins w:id="5049" w:author="Geri Burgert" w:date="2026-02-02T17:12:00Z" w16du:dateUtc="2026-02-02T22:12:00Z"/>
                    <w:rFonts w:eastAsia="Times New Roman"/>
                    <w:color w:val="auto"/>
                    <w:kern w:val="0"/>
                    <w14:ligatures w14:val="none"/>
                  </w:rPr>
                </w:rPrChange>
              </w:rPr>
            </w:pPr>
            <w:ins w:id="5050" w:author="Geri Burgert" w:date="2026-02-02T17:12:00Z" w16du:dateUtc="2026-02-02T22:12:00Z">
              <w:r w:rsidRPr="00F55018">
                <w:rPr>
                  <w:rFonts w:ascii="Times New Roman" w:eastAsia="Times New Roman" w:hAnsi="Times New Roman" w:cs="Times New Roman"/>
                  <w:kern w:val="0"/>
                  <w14:ligatures w14:val="none"/>
                  <w:rPrChange w:id="5051" w:author="Geri Burgert" w:date="2026-02-02T17:12:00Z" w16du:dateUtc="2026-02-02T22:12:00Z">
                    <w:rPr>
                      <w:rFonts w:eastAsia="Times New Roman"/>
                      <w:kern w:val="0"/>
                      <w14:ligatures w14:val="none"/>
                    </w:rPr>
                  </w:rPrChange>
                </w:rPr>
                <w:t>Allergic bronchopulmonary aspergillosis: &gt;1,000 cells/µL</w:t>
              </w:r>
            </w:ins>
          </w:p>
        </w:tc>
        <w:tc>
          <w:tcPr>
            <w:tcW w:w="0" w:type="auto"/>
            <w:tcPrChange w:id="5052" w:author="Geri Burgert" w:date="2026-02-02T17:14:00Z" w16du:dateUtc="2026-02-02T22:14:00Z">
              <w:tcPr>
                <w:tcW w:w="0" w:type="auto"/>
              </w:tcPr>
            </w:tcPrChange>
          </w:tcPr>
          <w:p w14:paraId="77C6AC7D" w14:textId="77777777" w:rsidR="00F55018" w:rsidRPr="00F55018" w:rsidRDefault="00F55018" w:rsidP="00F55018">
            <w:pPr>
              <w:jc w:val="center"/>
              <w:rPr>
                <w:ins w:id="5053" w:author="Geri Burgert" w:date="2026-02-02T17:12:00Z" w16du:dateUtc="2026-02-02T22:12:00Z"/>
                <w:rFonts w:ascii="Times New Roman" w:eastAsia="Times New Roman" w:hAnsi="Times New Roman" w:cs="Times New Roman"/>
                <w:color w:val="auto"/>
                <w:kern w:val="0"/>
                <w14:ligatures w14:val="none"/>
                <w:rPrChange w:id="5054" w:author="Geri Burgert" w:date="2026-02-02T17:12:00Z" w16du:dateUtc="2026-02-02T22:12:00Z">
                  <w:rPr>
                    <w:ins w:id="5055" w:author="Geri Burgert" w:date="2026-02-02T17:12:00Z" w16du:dateUtc="2026-02-02T22:12:00Z"/>
                    <w:rFonts w:eastAsia="Times New Roman"/>
                    <w:color w:val="auto"/>
                    <w:kern w:val="0"/>
                    <w14:ligatures w14:val="none"/>
                  </w:rPr>
                </w:rPrChange>
              </w:rPr>
            </w:pPr>
            <w:ins w:id="5056" w:author="Geri Burgert" w:date="2026-02-02T17:12:00Z" w16du:dateUtc="2026-02-02T22:12:00Z">
              <w:r w:rsidRPr="00F55018">
                <w:rPr>
                  <w:rFonts w:ascii="Times New Roman" w:eastAsia="Times New Roman" w:hAnsi="Times New Roman" w:cs="Times New Roman"/>
                  <w:color w:val="auto"/>
                  <w:kern w:val="0"/>
                  <w14:ligatures w14:val="none"/>
                  <w:rPrChange w:id="5057" w:author="Geri Burgert" w:date="2026-02-02T17:12:00Z" w16du:dateUtc="2026-02-02T22:12:00Z">
                    <w:rPr>
                      <w:rFonts w:eastAsia="Times New Roman"/>
                      <w:color w:val="auto"/>
                      <w:kern w:val="0"/>
                      <w14:ligatures w14:val="none"/>
                    </w:rPr>
                  </w:rPrChange>
                </w:rPr>
                <w:t>Indirect assessment of airway inflammation; influenced by corticosteroid use, infections, circadian variability; and limited use as monitoring biomarker for therapeutic response to biologics</w:t>
              </w:r>
            </w:ins>
          </w:p>
        </w:tc>
        <w:tc>
          <w:tcPr>
            <w:tcW w:w="0" w:type="auto"/>
            <w:tcPrChange w:id="5058" w:author="Geri Burgert" w:date="2026-02-02T17:14:00Z" w16du:dateUtc="2026-02-02T22:14:00Z">
              <w:tcPr>
                <w:tcW w:w="0" w:type="auto"/>
                <w:gridSpan w:val="2"/>
              </w:tcPr>
            </w:tcPrChange>
          </w:tcPr>
          <w:p w14:paraId="1BD4276E" w14:textId="77777777" w:rsidR="00F55018" w:rsidRPr="00F55018" w:rsidRDefault="00F55018" w:rsidP="00F55018">
            <w:pPr>
              <w:jc w:val="center"/>
              <w:rPr>
                <w:ins w:id="5059" w:author="Geri Burgert" w:date="2026-02-02T17:12:00Z" w16du:dateUtc="2026-02-02T22:12:00Z"/>
                <w:rFonts w:ascii="Times New Roman" w:eastAsia="Times New Roman" w:hAnsi="Times New Roman" w:cs="Times New Roman"/>
                <w:kern w:val="0"/>
                <w14:ligatures w14:val="none"/>
                <w:rPrChange w:id="5060" w:author="Geri Burgert" w:date="2026-02-02T17:12:00Z" w16du:dateUtc="2026-02-02T22:12:00Z">
                  <w:rPr>
                    <w:ins w:id="5061" w:author="Geri Burgert" w:date="2026-02-02T17:12:00Z" w16du:dateUtc="2026-02-02T22:12:00Z"/>
                    <w:rFonts w:eastAsia="Times New Roman"/>
                    <w:kern w:val="0"/>
                    <w14:ligatures w14:val="none"/>
                  </w:rPr>
                </w:rPrChange>
              </w:rPr>
            </w:pPr>
            <w:ins w:id="5062" w:author="Geri Burgert" w:date="2026-02-02T17:12:00Z" w16du:dateUtc="2026-02-02T22:12:00Z">
              <w:r w:rsidRPr="00F55018">
                <w:rPr>
                  <w:rFonts w:ascii="Times New Roman" w:eastAsia="Times New Roman" w:hAnsi="Times New Roman" w:cs="Times New Roman"/>
                  <w:kern w:val="0"/>
                  <w14:ligatures w14:val="none"/>
                  <w:rPrChange w:id="5063" w:author="Geri Burgert" w:date="2026-02-02T17:12:00Z" w16du:dateUtc="2026-02-02T22:12:00Z">
                    <w:rPr>
                      <w:rFonts w:eastAsia="Times New Roman"/>
                      <w:kern w:val="0"/>
                      <w14:ligatures w14:val="none"/>
                    </w:rPr>
                  </w:rPrChange>
                </w:rPr>
                <w:t>Watz et al</w:t>
              </w:r>
              <w:r w:rsidRPr="00F55018">
                <w:rPr>
                  <w:rFonts w:ascii="Times New Roman" w:eastAsia="Times New Roman" w:hAnsi="Times New Roman" w:cs="Times New Roman"/>
                  <w:kern w:val="0"/>
                  <w:vertAlign w:val="superscript"/>
                  <w14:ligatures w14:val="none"/>
                  <w:rPrChange w:id="5064" w:author="Geri Burgert" w:date="2026-02-02T17:12:00Z" w16du:dateUtc="2026-02-02T22:12:00Z">
                    <w:rPr>
                      <w:rFonts w:eastAsia="Times New Roman"/>
                      <w:kern w:val="0"/>
                      <w:vertAlign w:val="superscript"/>
                      <w14:ligatures w14:val="none"/>
                    </w:rPr>
                  </w:rPrChange>
                </w:rPr>
                <w:t>10</w:t>
              </w:r>
            </w:ins>
          </w:p>
          <w:p w14:paraId="34F96FB8" w14:textId="77777777" w:rsidR="00F55018" w:rsidRPr="00F55018" w:rsidRDefault="00F55018" w:rsidP="00F55018">
            <w:pPr>
              <w:jc w:val="center"/>
              <w:rPr>
                <w:ins w:id="5065" w:author="Geri Burgert" w:date="2026-02-02T17:12:00Z" w16du:dateUtc="2026-02-02T22:12:00Z"/>
                <w:rFonts w:ascii="Times New Roman" w:eastAsia="Times New Roman" w:hAnsi="Times New Roman" w:cs="Times New Roman"/>
                <w:kern w:val="0"/>
                <w14:ligatures w14:val="none"/>
                <w:rPrChange w:id="5066" w:author="Geri Burgert" w:date="2026-02-02T17:12:00Z" w16du:dateUtc="2026-02-02T22:12:00Z">
                  <w:rPr>
                    <w:ins w:id="5067" w:author="Geri Burgert" w:date="2026-02-02T17:12:00Z" w16du:dateUtc="2026-02-02T22:12:00Z"/>
                    <w:rFonts w:eastAsia="Times New Roman"/>
                    <w:kern w:val="0"/>
                    <w14:ligatures w14:val="none"/>
                  </w:rPr>
                </w:rPrChange>
              </w:rPr>
            </w:pPr>
          </w:p>
          <w:p w14:paraId="603FA7A1" w14:textId="77777777" w:rsidR="00F55018" w:rsidRPr="00F55018" w:rsidRDefault="00F55018" w:rsidP="00F55018">
            <w:pPr>
              <w:jc w:val="center"/>
              <w:rPr>
                <w:ins w:id="5068" w:author="Geri Burgert" w:date="2026-02-02T17:12:00Z" w16du:dateUtc="2026-02-02T22:12:00Z"/>
                <w:rFonts w:ascii="Times New Roman" w:eastAsia="Times New Roman" w:hAnsi="Times New Roman" w:cs="Times New Roman"/>
                <w:kern w:val="0"/>
                <w14:ligatures w14:val="none"/>
                <w:rPrChange w:id="5069" w:author="Geri Burgert" w:date="2026-02-02T17:12:00Z" w16du:dateUtc="2026-02-02T22:12:00Z">
                  <w:rPr>
                    <w:ins w:id="5070" w:author="Geri Burgert" w:date="2026-02-02T17:12:00Z" w16du:dateUtc="2026-02-02T22:12:00Z"/>
                    <w:rFonts w:eastAsia="Times New Roman"/>
                    <w:kern w:val="0"/>
                    <w14:ligatures w14:val="none"/>
                  </w:rPr>
                </w:rPrChange>
              </w:rPr>
            </w:pPr>
            <w:ins w:id="5071" w:author="Geri Burgert" w:date="2026-02-02T17:12:00Z" w16du:dateUtc="2026-02-02T22:12:00Z">
              <w:r w:rsidRPr="00F55018">
                <w:rPr>
                  <w:rFonts w:ascii="Times New Roman" w:eastAsia="Times New Roman" w:hAnsi="Times New Roman" w:cs="Times New Roman"/>
                  <w:kern w:val="0"/>
                  <w14:ligatures w14:val="none"/>
                  <w:rPrChange w:id="5072" w:author="Geri Burgert" w:date="2026-02-02T17:12:00Z" w16du:dateUtc="2026-02-02T22:12:00Z">
                    <w:rPr>
                      <w:rFonts w:eastAsia="Times New Roman"/>
                      <w:kern w:val="0"/>
                      <w14:ligatures w14:val="none"/>
                    </w:rPr>
                  </w:rPrChange>
                </w:rPr>
                <w:t>Pavord et al</w:t>
              </w:r>
              <w:r w:rsidRPr="00F55018">
                <w:rPr>
                  <w:rFonts w:ascii="Times New Roman" w:eastAsia="Times New Roman" w:hAnsi="Times New Roman" w:cs="Times New Roman"/>
                  <w:kern w:val="0"/>
                  <w:vertAlign w:val="superscript"/>
                  <w14:ligatures w14:val="none"/>
                  <w:rPrChange w:id="5073" w:author="Geri Burgert" w:date="2026-02-02T17:12:00Z" w16du:dateUtc="2026-02-02T22:12:00Z">
                    <w:rPr>
                      <w:rFonts w:eastAsia="Times New Roman"/>
                      <w:kern w:val="0"/>
                      <w:vertAlign w:val="superscript"/>
                      <w14:ligatures w14:val="none"/>
                    </w:rPr>
                  </w:rPrChange>
                </w:rPr>
                <w:t>11</w:t>
              </w:r>
            </w:ins>
          </w:p>
          <w:p w14:paraId="050EB7C3" w14:textId="77777777" w:rsidR="00F55018" w:rsidRPr="00F55018" w:rsidRDefault="00F55018" w:rsidP="00F55018">
            <w:pPr>
              <w:jc w:val="center"/>
              <w:rPr>
                <w:ins w:id="5074" w:author="Geri Burgert" w:date="2026-02-02T17:12:00Z" w16du:dateUtc="2026-02-02T22:12:00Z"/>
                <w:rFonts w:ascii="Times New Roman" w:eastAsia="Times New Roman" w:hAnsi="Times New Roman" w:cs="Times New Roman"/>
                <w:kern w:val="0"/>
                <w14:ligatures w14:val="none"/>
                <w:rPrChange w:id="5075" w:author="Geri Burgert" w:date="2026-02-02T17:12:00Z" w16du:dateUtc="2026-02-02T22:12:00Z">
                  <w:rPr>
                    <w:ins w:id="5076" w:author="Geri Burgert" w:date="2026-02-02T17:12:00Z" w16du:dateUtc="2026-02-02T22:12:00Z"/>
                    <w:rFonts w:eastAsia="Times New Roman"/>
                    <w:kern w:val="0"/>
                    <w14:ligatures w14:val="none"/>
                  </w:rPr>
                </w:rPrChange>
              </w:rPr>
            </w:pPr>
          </w:p>
          <w:p w14:paraId="20AC7960" w14:textId="77777777" w:rsidR="00F55018" w:rsidRPr="00F55018" w:rsidRDefault="00F55018" w:rsidP="00F55018">
            <w:pPr>
              <w:jc w:val="center"/>
              <w:rPr>
                <w:ins w:id="5077" w:author="Geri Burgert" w:date="2026-02-02T17:12:00Z" w16du:dateUtc="2026-02-02T22:12:00Z"/>
                <w:rFonts w:ascii="Times New Roman" w:eastAsia="Times New Roman" w:hAnsi="Times New Roman" w:cs="Times New Roman"/>
                <w:kern w:val="0"/>
                <w14:ligatures w14:val="none"/>
                <w:rPrChange w:id="5078" w:author="Geri Burgert" w:date="2026-02-02T17:12:00Z" w16du:dateUtc="2026-02-02T22:12:00Z">
                  <w:rPr>
                    <w:ins w:id="5079" w:author="Geri Burgert" w:date="2026-02-02T17:12:00Z" w16du:dateUtc="2026-02-02T22:12:00Z"/>
                    <w:rFonts w:eastAsia="Times New Roman"/>
                    <w:kern w:val="0"/>
                    <w14:ligatures w14:val="none"/>
                  </w:rPr>
                </w:rPrChange>
              </w:rPr>
            </w:pPr>
            <w:ins w:id="5080" w:author="Geri Burgert" w:date="2026-02-02T17:12:00Z" w16du:dateUtc="2026-02-02T22:12:00Z">
              <w:r w:rsidRPr="00F55018">
                <w:rPr>
                  <w:rFonts w:ascii="Times New Roman" w:eastAsia="Times New Roman" w:hAnsi="Times New Roman" w:cs="Times New Roman"/>
                  <w:kern w:val="0"/>
                  <w14:ligatures w14:val="none"/>
                  <w:rPrChange w:id="5081" w:author="Geri Burgert" w:date="2026-02-02T17:12:00Z" w16du:dateUtc="2026-02-02T22:12:00Z">
                    <w:rPr>
                      <w:rFonts w:eastAsia="Times New Roman"/>
                      <w:kern w:val="0"/>
                      <w14:ligatures w14:val="none"/>
                    </w:rPr>
                  </w:rPrChange>
                </w:rPr>
                <w:t>Grayson et al</w:t>
              </w:r>
              <w:r w:rsidRPr="00F55018">
                <w:rPr>
                  <w:rFonts w:ascii="Times New Roman" w:eastAsia="Times New Roman" w:hAnsi="Times New Roman" w:cs="Times New Roman"/>
                  <w:kern w:val="0"/>
                  <w:vertAlign w:val="superscript"/>
                  <w14:ligatures w14:val="none"/>
                  <w:rPrChange w:id="5082" w:author="Geri Burgert" w:date="2026-02-02T17:12:00Z" w16du:dateUtc="2026-02-02T22:12:00Z">
                    <w:rPr>
                      <w:rFonts w:eastAsia="Times New Roman"/>
                      <w:kern w:val="0"/>
                      <w:vertAlign w:val="superscript"/>
                      <w14:ligatures w14:val="none"/>
                    </w:rPr>
                  </w:rPrChange>
                </w:rPr>
                <w:t>12</w:t>
              </w:r>
            </w:ins>
          </w:p>
          <w:p w14:paraId="13B920EF" w14:textId="77777777" w:rsidR="00F55018" w:rsidRPr="00F55018" w:rsidRDefault="00F55018" w:rsidP="00F55018">
            <w:pPr>
              <w:jc w:val="center"/>
              <w:rPr>
                <w:ins w:id="5083" w:author="Geri Burgert" w:date="2026-02-02T17:12:00Z" w16du:dateUtc="2026-02-02T22:12:00Z"/>
                <w:rFonts w:ascii="Times New Roman" w:eastAsia="Times New Roman" w:hAnsi="Times New Roman" w:cs="Times New Roman"/>
                <w:color w:val="auto"/>
                <w:kern w:val="0"/>
                <w14:ligatures w14:val="none"/>
                <w:rPrChange w:id="5084" w:author="Geri Burgert" w:date="2026-02-02T17:12:00Z" w16du:dateUtc="2026-02-02T22:12:00Z">
                  <w:rPr>
                    <w:ins w:id="5085" w:author="Geri Burgert" w:date="2026-02-02T17:12:00Z" w16du:dateUtc="2026-02-02T22:12:00Z"/>
                    <w:rFonts w:eastAsia="Times New Roman"/>
                    <w:color w:val="auto"/>
                    <w:kern w:val="0"/>
                    <w14:ligatures w14:val="none"/>
                  </w:rPr>
                </w:rPrChange>
              </w:rPr>
            </w:pPr>
          </w:p>
        </w:tc>
      </w:tr>
      <w:tr w:rsidR="00F55018" w:rsidRPr="00F55018" w14:paraId="0CCC7B38" w14:textId="77777777" w:rsidTr="00BC2438">
        <w:trPr>
          <w:ins w:id="5086" w:author="Geri Burgert" w:date="2026-02-02T17:12:00Z" w16du:dateUtc="2026-02-02T22:12:00Z"/>
          <w:trPrChange w:id="5087" w:author="Geri Burgert" w:date="2026-02-02T17:14:00Z" w16du:dateUtc="2026-02-02T22:14:00Z">
            <w:trPr>
              <w:gridBefore w:val="1"/>
              <w:gridAfter w:val="0"/>
            </w:trPr>
          </w:trPrChange>
        </w:trPr>
        <w:tc>
          <w:tcPr>
            <w:tcW w:w="0" w:type="auto"/>
            <w:tcPrChange w:id="5088" w:author="Geri Burgert" w:date="2026-02-02T17:14:00Z" w16du:dateUtc="2026-02-02T22:14:00Z">
              <w:tcPr>
                <w:tcW w:w="0" w:type="auto"/>
                <w:gridSpan w:val="2"/>
              </w:tcPr>
            </w:tcPrChange>
          </w:tcPr>
          <w:p w14:paraId="38DD090D" w14:textId="77777777" w:rsidR="00F55018" w:rsidRPr="00F55018" w:rsidRDefault="00F55018" w:rsidP="00F55018">
            <w:pPr>
              <w:jc w:val="center"/>
              <w:rPr>
                <w:ins w:id="5089" w:author="Geri Burgert" w:date="2026-02-02T17:12:00Z" w16du:dateUtc="2026-02-02T22:12:00Z"/>
                <w:rFonts w:ascii="Times New Roman" w:eastAsia="Times New Roman" w:hAnsi="Times New Roman" w:cs="Times New Roman"/>
                <w:color w:val="auto"/>
                <w:kern w:val="0"/>
                <w14:ligatures w14:val="none"/>
                <w:rPrChange w:id="5090" w:author="Geri Burgert" w:date="2026-02-02T17:12:00Z" w16du:dateUtc="2026-02-02T22:12:00Z">
                  <w:rPr>
                    <w:ins w:id="5091" w:author="Geri Burgert" w:date="2026-02-02T17:12:00Z" w16du:dateUtc="2026-02-02T22:12:00Z"/>
                    <w:rFonts w:eastAsia="Times New Roman"/>
                    <w:color w:val="auto"/>
                    <w:kern w:val="0"/>
                    <w14:ligatures w14:val="none"/>
                  </w:rPr>
                </w:rPrChange>
              </w:rPr>
            </w:pPr>
            <w:ins w:id="5092" w:author="Geri Burgert" w:date="2026-02-02T17:12:00Z" w16du:dateUtc="2026-02-02T22:12:00Z">
              <w:r w:rsidRPr="00F55018">
                <w:rPr>
                  <w:rFonts w:ascii="Times New Roman" w:eastAsia="Times New Roman" w:hAnsi="Times New Roman" w:cs="Times New Roman"/>
                  <w:color w:val="auto"/>
                  <w:kern w:val="0"/>
                  <w14:ligatures w14:val="none"/>
                  <w:rPrChange w:id="5093" w:author="Geri Burgert" w:date="2026-02-02T17:12:00Z" w16du:dateUtc="2026-02-02T22:12:00Z">
                    <w:rPr>
                      <w:rFonts w:eastAsia="Times New Roman"/>
                      <w:color w:val="auto"/>
                      <w:kern w:val="0"/>
                      <w14:ligatures w14:val="none"/>
                    </w:rPr>
                  </w:rPrChange>
                </w:rPr>
                <w:t>Airway eosinophils</w:t>
              </w:r>
            </w:ins>
          </w:p>
        </w:tc>
        <w:tc>
          <w:tcPr>
            <w:tcW w:w="0" w:type="auto"/>
            <w:tcPrChange w:id="5094" w:author="Geri Burgert" w:date="2026-02-02T17:14:00Z" w16du:dateUtc="2026-02-02T22:14:00Z">
              <w:tcPr>
                <w:tcW w:w="0" w:type="auto"/>
                <w:gridSpan w:val="2"/>
              </w:tcPr>
            </w:tcPrChange>
          </w:tcPr>
          <w:p w14:paraId="12B0FEC2" w14:textId="77777777" w:rsidR="00F55018" w:rsidRPr="00F55018" w:rsidRDefault="00F55018" w:rsidP="00F55018">
            <w:pPr>
              <w:jc w:val="center"/>
              <w:rPr>
                <w:ins w:id="5095" w:author="Geri Burgert" w:date="2026-02-02T17:12:00Z" w16du:dateUtc="2026-02-02T22:12:00Z"/>
                <w:rFonts w:ascii="Times New Roman" w:eastAsia="Times New Roman" w:hAnsi="Times New Roman" w:cs="Times New Roman"/>
                <w:color w:val="auto"/>
                <w:kern w:val="0"/>
                <w14:ligatures w14:val="none"/>
                <w:rPrChange w:id="5096" w:author="Geri Burgert" w:date="2026-02-02T17:12:00Z" w16du:dateUtc="2026-02-02T22:12:00Z">
                  <w:rPr>
                    <w:ins w:id="5097" w:author="Geri Burgert" w:date="2026-02-02T17:12:00Z" w16du:dateUtc="2026-02-02T22:12:00Z"/>
                    <w:rFonts w:eastAsia="Times New Roman"/>
                    <w:color w:val="auto"/>
                    <w:kern w:val="0"/>
                    <w14:ligatures w14:val="none"/>
                  </w:rPr>
                </w:rPrChange>
              </w:rPr>
            </w:pPr>
            <w:ins w:id="5098" w:author="Geri Burgert" w:date="2026-02-02T17:12:00Z" w16du:dateUtc="2026-02-02T22:12:00Z">
              <w:r w:rsidRPr="00F55018">
                <w:rPr>
                  <w:rFonts w:ascii="Times New Roman" w:eastAsia="Times New Roman" w:hAnsi="Times New Roman" w:cs="Times New Roman"/>
                  <w:color w:val="auto"/>
                  <w:kern w:val="0"/>
                  <w14:ligatures w14:val="none"/>
                  <w:rPrChange w:id="5099" w:author="Geri Burgert" w:date="2026-02-02T17:12:00Z" w16du:dateUtc="2026-02-02T22:12:00Z">
                    <w:rPr>
                      <w:rFonts w:eastAsia="Times New Roman"/>
                      <w:color w:val="auto"/>
                      <w:kern w:val="0"/>
                      <w14:ligatures w14:val="none"/>
                    </w:rPr>
                  </w:rPrChange>
                </w:rPr>
                <w:t>Bronchoalveolar lavage fluid</w:t>
              </w:r>
            </w:ins>
          </w:p>
        </w:tc>
        <w:tc>
          <w:tcPr>
            <w:tcW w:w="0" w:type="auto"/>
            <w:tcPrChange w:id="5100" w:author="Geri Burgert" w:date="2026-02-02T17:14:00Z" w16du:dateUtc="2026-02-02T22:14:00Z">
              <w:tcPr>
                <w:tcW w:w="0" w:type="auto"/>
                <w:gridSpan w:val="2"/>
              </w:tcPr>
            </w:tcPrChange>
          </w:tcPr>
          <w:p w14:paraId="2B2A1372" w14:textId="77777777" w:rsidR="00F55018" w:rsidRPr="00F55018" w:rsidRDefault="00F55018" w:rsidP="00F55018">
            <w:pPr>
              <w:jc w:val="center"/>
              <w:rPr>
                <w:ins w:id="5101" w:author="Geri Burgert" w:date="2026-02-02T17:12:00Z" w16du:dateUtc="2026-02-02T22:12:00Z"/>
                <w:rFonts w:ascii="Times New Roman" w:eastAsia="Times New Roman" w:hAnsi="Times New Roman" w:cs="Times New Roman"/>
                <w:color w:val="auto"/>
                <w:kern w:val="0"/>
                <w14:ligatures w14:val="none"/>
                <w:rPrChange w:id="5102" w:author="Geri Burgert" w:date="2026-02-02T17:12:00Z" w16du:dateUtc="2026-02-02T22:12:00Z">
                  <w:rPr>
                    <w:ins w:id="5103" w:author="Geri Burgert" w:date="2026-02-02T17:12:00Z" w16du:dateUtc="2026-02-02T22:12:00Z"/>
                    <w:rFonts w:eastAsia="Times New Roman"/>
                    <w:color w:val="auto"/>
                    <w:kern w:val="0"/>
                    <w14:ligatures w14:val="none"/>
                  </w:rPr>
                </w:rPrChange>
              </w:rPr>
            </w:pPr>
            <w:ins w:id="5104" w:author="Geri Burgert" w:date="2026-02-02T17:12:00Z" w16du:dateUtc="2026-02-02T22:12:00Z">
              <w:r w:rsidRPr="00F55018">
                <w:rPr>
                  <w:rFonts w:ascii="Times New Roman" w:eastAsia="Times New Roman" w:hAnsi="Times New Roman" w:cs="Times New Roman"/>
                  <w:color w:val="auto"/>
                  <w:kern w:val="0"/>
                  <w14:ligatures w14:val="none"/>
                  <w:rPrChange w:id="5105" w:author="Geri Burgert" w:date="2026-02-02T17:12:00Z" w16du:dateUtc="2026-02-02T22:12:00Z">
                    <w:rPr>
                      <w:rFonts w:eastAsia="Times New Roman"/>
                      <w:color w:val="auto"/>
                      <w:kern w:val="0"/>
                      <w14:ligatures w14:val="none"/>
                    </w:rPr>
                  </w:rPrChange>
                </w:rPr>
                <w:t>Differential cell count on bronchoalveolar lavage fluid</w:t>
              </w:r>
              <w:r w:rsidRPr="00F55018" w:rsidDel="00472AE7">
                <w:rPr>
                  <w:rFonts w:ascii="Times New Roman" w:eastAsia="Times New Roman" w:hAnsi="Times New Roman" w:cs="Times New Roman"/>
                  <w:color w:val="auto"/>
                  <w:kern w:val="0"/>
                  <w14:ligatures w14:val="none"/>
                  <w:rPrChange w:id="5106" w:author="Geri Burgert" w:date="2026-02-02T17:12:00Z" w16du:dateUtc="2026-02-02T22:12:00Z">
                    <w:rPr>
                      <w:rFonts w:eastAsia="Times New Roman"/>
                      <w:color w:val="auto"/>
                      <w:kern w:val="0"/>
                      <w14:ligatures w14:val="none"/>
                    </w:rPr>
                  </w:rPrChange>
                </w:rPr>
                <w:t xml:space="preserve"> </w:t>
              </w:r>
              <w:r w:rsidRPr="00F55018">
                <w:rPr>
                  <w:rFonts w:ascii="Times New Roman" w:eastAsia="Times New Roman" w:hAnsi="Times New Roman" w:cs="Times New Roman"/>
                  <w:color w:val="auto"/>
                  <w:kern w:val="0"/>
                  <w14:ligatures w14:val="none"/>
                  <w:rPrChange w:id="5107" w:author="Geri Burgert" w:date="2026-02-02T17:12:00Z" w16du:dateUtc="2026-02-02T22:12:00Z">
                    <w:rPr>
                      <w:rFonts w:eastAsia="Times New Roman"/>
                      <w:color w:val="auto"/>
                      <w:kern w:val="0"/>
                      <w14:ligatures w14:val="none"/>
                    </w:rPr>
                  </w:rPrChange>
                </w:rPr>
                <w:t>cytospin slides</w:t>
              </w:r>
            </w:ins>
          </w:p>
        </w:tc>
        <w:tc>
          <w:tcPr>
            <w:tcW w:w="0" w:type="auto"/>
            <w:tcPrChange w:id="5108" w:author="Geri Burgert" w:date="2026-02-02T17:14:00Z" w16du:dateUtc="2026-02-02T22:14:00Z">
              <w:tcPr>
                <w:tcW w:w="0" w:type="auto"/>
              </w:tcPr>
            </w:tcPrChange>
          </w:tcPr>
          <w:p w14:paraId="0838D462" w14:textId="77777777" w:rsidR="00F55018" w:rsidRPr="00F55018" w:rsidRDefault="00F55018" w:rsidP="00F55018">
            <w:pPr>
              <w:jc w:val="center"/>
              <w:rPr>
                <w:ins w:id="5109" w:author="Geri Burgert" w:date="2026-02-02T17:12:00Z" w16du:dateUtc="2026-02-02T22:12:00Z"/>
                <w:rFonts w:ascii="Times New Roman" w:eastAsia="Times New Roman" w:hAnsi="Times New Roman" w:cs="Times New Roman"/>
                <w:kern w:val="0"/>
                <w14:ligatures w14:val="none"/>
                <w:rPrChange w:id="5110" w:author="Geri Burgert" w:date="2026-02-02T17:12:00Z" w16du:dateUtc="2026-02-02T22:12:00Z">
                  <w:rPr>
                    <w:ins w:id="5111" w:author="Geri Burgert" w:date="2026-02-02T17:12:00Z" w16du:dateUtc="2026-02-02T22:12:00Z"/>
                    <w:rFonts w:eastAsia="Times New Roman"/>
                    <w:kern w:val="0"/>
                    <w14:ligatures w14:val="none"/>
                  </w:rPr>
                </w:rPrChange>
              </w:rPr>
            </w:pPr>
            <w:ins w:id="5112" w:author="Geri Burgert" w:date="2026-02-02T17:12:00Z" w16du:dateUtc="2026-02-02T22:12:00Z">
              <w:r w:rsidRPr="00F55018">
                <w:rPr>
                  <w:rFonts w:ascii="Times New Roman" w:eastAsiaTheme="majorEastAsia" w:hAnsi="Times New Roman" w:cs="Times New Roman"/>
                  <w:kern w:val="0"/>
                  <w14:ligatures w14:val="none"/>
                  <w:rPrChange w:id="5113" w:author="Geri Burgert" w:date="2026-02-02T17:12:00Z" w16du:dateUtc="2026-02-02T22:12:00Z">
                    <w:rPr>
                      <w:rFonts w:eastAsiaTheme="majorEastAsia"/>
                      <w:kern w:val="0"/>
                      <w14:ligatures w14:val="none"/>
                    </w:rPr>
                  </w:rPrChange>
                </w:rPr>
                <w:t>Asthma:</w:t>
              </w:r>
              <w:r w:rsidRPr="00F55018">
                <w:rPr>
                  <w:rFonts w:ascii="Times New Roman" w:eastAsia="Times New Roman" w:hAnsi="Times New Roman" w:cs="Times New Roman"/>
                  <w:kern w:val="0"/>
                  <w14:ligatures w14:val="none"/>
                  <w:rPrChange w:id="5114" w:author="Geri Burgert" w:date="2026-02-02T17:12:00Z" w16du:dateUtc="2026-02-02T22:12:00Z">
                    <w:rPr>
                      <w:rFonts w:eastAsia="Times New Roman"/>
                      <w:kern w:val="0"/>
                      <w14:ligatures w14:val="none"/>
                    </w:rPr>
                  </w:rPrChange>
                </w:rPr>
                <w:t xml:space="preserve"> ≥1% to 3% eosinophils</w:t>
              </w:r>
            </w:ins>
          </w:p>
          <w:p w14:paraId="07387086" w14:textId="77777777" w:rsidR="00F55018" w:rsidRPr="00F55018" w:rsidRDefault="00F55018" w:rsidP="00F55018">
            <w:pPr>
              <w:jc w:val="center"/>
              <w:rPr>
                <w:ins w:id="5115" w:author="Geri Burgert" w:date="2026-02-02T17:12:00Z" w16du:dateUtc="2026-02-02T22:12:00Z"/>
                <w:rFonts w:ascii="Times New Roman" w:eastAsia="Times New Roman" w:hAnsi="Times New Roman" w:cs="Times New Roman"/>
                <w:color w:val="auto"/>
                <w:kern w:val="0"/>
                <w14:ligatures w14:val="none"/>
                <w:rPrChange w:id="5116" w:author="Geri Burgert" w:date="2026-02-02T17:12:00Z" w16du:dateUtc="2026-02-02T22:12:00Z">
                  <w:rPr>
                    <w:ins w:id="5117" w:author="Geri Burgert" w:date="2026-02-02T17:12:00Z" w16du:dateUtc="2026-02-02T22:12:00Z"/>
                    <w:rFonts w:eastAsia="Times New Roman"/>
                    <w:color w:val="auto"/>
                    <w:kern w:val="0"/>
                    <w14:ligatures w14:val="none"/>
                  </w:rPr>
                </w:rPrChange>
              </w:rPr>
            </w:pPr>
            <w:ins w:id="5118" w:author="Geri Burgert" w:date="2026-02-02T17:12:00Z" w16du:dateUtc="2026-02-02T22:12:00Z">
              <w:r w:rsidRPr="00F55018">
                <w:rPr>
                  <w:rFonts w:ascii="Times New Roman" w:eastAsiaTheme="majorEastAsia" w:hAnsi="Times New Roman" w:cs="Times New Roman"/>
                  <w:kern w:val="0"/>
                  <w14:ligatures w14:val="none"/>
                  <w:rPrChange w:id="5119" w:author="Geri Burgert" w:date="2026-02-02T17:12:00Z" w16du:dateUtc="2026-02-02T22:12:00Z">
                    <w:rPr>
                      <w:rFonts w:eastAsiaTheme="majorEastAsia"/>
                      <w:kern w:val="0"/>
                      <w14:ligatures w14:val="none"/>
                    </w:rPr>
                  </w:rPrChange>
                </w:rPr>
                <w:t>AEP/CEP:</w:t>
              </w:r>
              <w:r w:rsidRPr="00F55018">
                <w:rPr>
                  <w:rFonts w:ascii="Times New Roman" w:eastAsia="Times New Roman" w:hAnsi="Times New Roman" w:cs="Times New Roman"/>
                  <w:kern w:val="0"/>
                  <w14:ligatures w14:val="none"/>
                  <w:rPrChange w:id="5120" w:author="Geri Burgert" w:date="2026-02-02T17:12:00Z" w16du:dateUtc="2026-02-02T22:12:00Z">
                    <w:rPr>
                      <w:rFonts w:eastAsia="Times New Roman"/>
                      <w:kern w:val="0"/>
                      <w14:ligatures w14:val="none"/>
                    </w:rPr>
                  </w:rPrChange>
                </w:rPr>
                <w:t xml:space="preserve"> &gt;25% eosinophils</w:t>
              </w:r>
            </w:ins>
          </w:p>
        </w:tc>
        <w:tc>
          <w:tcPr>
            <w:tcW w:w="0" w:type="auto"/>
            <w:tcPrChange w:id="5121" w:author="Geri Burgert" w:date="2026-02-02T17:14:00Z" w16du:dateUtc="2026-02-02T22:14:00Z">
              <w:tcPr>
                <w:tcW w:w="0" w:type="auto"/>
              </w:tcPr>
            </w:tcPrChange>
          </w:tcPr>
          <w:p w14:paraId="1B416BA5" w14:textId="77777777" w:rsidR="00F55018" w:rsidRPr="00F55018" w:rsidRDefault="00F55018" w:rsidP="00F55018">
            <w:pPr>
              <w:jc w:val="center"/>
              <w:rPr>
                <w:ins w:id="5122" w:author="Geri Burgert" w:date="2026-02-02T17:12:00Z" w16du:dateUtc="2026-02-02T22:12:00Z"/>
                <w:rFonts w:ascii="Times New Roman" w:eastAsia="Times New Roman" w:hAnsi="Times New Roman" w:cs="Times New Roman"/>
                <w:color w:val="auto"/>
                <w:kern w:val="0"/>
                <w14:ligatures w14:val="none"/>
                <w:rPrChange w:id="5123" w:author="Geri Burgert" w:date="2026-02-02T17:12:00Z" w16du:dateUtc="2026-02-02T22:12:00Z">
                  <w:rPr>
                    <w:ins w:id="5124" w:author="Geri Burgert" w:date="2026-02-02T17:12:00Z" w16du:dateUtc="2026-02-02T22:12:00Z"/>
                    <w:rFonts w:eastAsia="Times New Roman"/>
                    <w:color w:val="auto"/>
                    <w:kern w:val="0"/>
                    <w14:ligatures w14:val="none"/>
                  </w:rPr>
                </w:rPrChange>
              </w:rPr>
            </w:pPr>
            <w:ins w:id="5125" w:author="Geri Burgert" w:date="2026-02-02T17:12:00Z" w16du:dateUtc="2026-02-02T22:12:00Z">
              <w:r w:rsidRPr="00F55018">
                <w:rPr>
                  <w:rFonts w:ascii="Times New Roman" w:eastAsia="Times New Roman" w:hAnsi="Times New Roman" w:cs="Times New Roman"/>
                  <w:color w:val="auto"/>
                  <w:kern w:val="0"/>
                  <w14:ligatures w14:val="none"/>
                  <w:rPrChange w:id="5126" w:author="Geri Burgert" w:date="2026-02-02T17:12:00Z" w16du:dateUtc="2026-02-02T22:12:00Z">
                    <w:rPr>
                      <w:rFonts w:eastAsia="Times New Roman"/>
                      <w:color w:val="auto"/>
                      <w:kern w:val="0"/>
                      <w14:ligatures w14:val="none"/>
                    </w:rPr>
                  </w:rPrChange>
                </w:rPr>
                <w:t>Invasive; limited feasibility for routine monitoring</w:t>
              </w:r>
            </w:ins>
          </w:p>
        </w:tc>
        <w:tc>
          <w:tcPr>
            <w:tcW w:w="0" w:type="auto"/>
            <w:tcPrChange w:id="5127" w:author="Geri Burgert" w:date="2026-02-02T17:14:00Z" w16du:dateUtc="2026-02-02T22:14:00Z">
              <w:tcPr>
                <w:tcW w:w="0" w:type="auto"/>
                <w:gridSpan w:val="2"/>
              </w:tcPr>
            </w:tcPrChange>
          </w:tcPr>
          <w:p w14:paraId="37CB5DCD" w14:textId="77777777" w:rsidR="00F55018" w:rsidRPr="00F55018" w:rsidRDefault="00F55018" w:rsidP="00F55018">
            <w:pPr>
              <w:jc w:val="center"/>
              <w:rPr>
                <w:ins w:id="5128" w:author="Geri Burgert" w:date="2026-02-02T17:12:00Z" w16du:dateUtc="2026-02-02T22:12:00Z"/>
                <w:rFonts w:ascii="Times New Roman" w:eastAsia="Times New Roman" w:hAnsi="Times New Roman" w:cs="Times New Roman"/>
                <w:kern w:val="0"/>
                <w14:ligatures w14:val="none"/>
                <w:rPrChange w:id="5129" w:author="Geri Burgert" w:date="2026-02-02T17:12:00Z" w16du:dateUtc="2026-02-02T22:12:00Z">
                  <w:rPr>
                    <w:ins w:id="5130" w:author="Geri Burgert" w:date="2026-02-02T17:12:00Z" w16du:dateUtc="2026-02-02T22:12:00Z"/>
                    <w:rFonts w:eastAsia="Times New Roman"/>
                    <w:kern w:val="0"/>
                    <w14:ligatures w14:val="none"/>
                  </w:rPr>
                </w:rPrChange>
              </w:rPr>
            </w:pPr>
            <w:ins w:id="5131" w:author="Geri Burgert" w:date="2026-02-02T17:12:00Z" w16du:dateUtc="2026-02-02T22:12:00Z">
              <w:r w:rsidRPr="00F55018">
                <w:rPr>
                  <w:rFonts w:ascii="Times New Roman" w:eastAsia="Times New Roman" w:hAnsi="Times New Roman" w:cs="Times New Roman"/>
                  <w:kern w:val="0"/>
                  <w14:ligatures w14:val="none"/>
                  <w:rPrChange w:id="5132" w:author="Geri Burgert" w:date="2026-02-02T17:12:00Z" w16du:dateUtc="2026-02-02T22:12:00Z">
                    <w:rPr>
                      <w:rFonts w:eastAsia="Times New Roman"/>
                      <w:kern w:val="0"/>
                      <w14:ligatures w14:val="none"/>
                    </w:rPr>
                  </w:rPrChange>
                </w:rPr>
                <w:t>De Giacomi et al</w:t>
              </w:r>
              <w:r w:rsidRPr="00F55018">
                <w:rPr>
                  <w:rFonts w:ascii="Times New Roman" w:eastAsia="Times New Roman" w:hAnsi="Times New Roman" w:cs="Times New Roman"/>
                  <w:kern w:val="0"/>
                  <w:vertAlign w:val="superscript"/>
                  <w14:ligatures w14:val="none"/>
                  <w:rPrChange w:id="5133" w:author="Geri Burgert" w:date="2026-02-02T17:12:00Z" w16du:dateUtc="2026-02-02T22:12:00Z">
                    <w:rPr>
                      <w:rFonts w:eastAsia="Times New Roman"/>
                      <w:kern w:val="0"/>
                      <w:vertAlign w:val="superscript"/>
                      <w14:ligatures w14:val="none"/>
                    </w:rPr>
                  </w:rPrChange>
                </w:rPr>
                <w:t>13</w:t>
              </w:r>
            </w:ins>
          </w:p>
          <w:p w14:paraId="0FDA588B" w14:textId="77777777" w:rsidR="00F55018" w:rsidRPr="00F55018" w:rsidRDefault="00F55018" w:rsidP="00F55018">
            <w:pPr>
              <w:jc w:val="center"/>
              <w:rPr>
                <w:ins w:id="5134" w:author="Geri Burgert" w:date="2026-02-02T17:12:00Z" w16du:dateUtc="2026-02-02T22:12:00Z"/>
                <w:rFonts w:ascii="Times New Roman" w:eastAsia="Times New Roman" w:hAnsi="Times New Roman" w:cs="Times New Roman"/>
                <w:kern w:val="0"/>
                <w14:ligatures w14:val="none"/>
                <w:rPrChange w:id="5135" w:author="Geri Burgert" w:date="2026-02-02T17:12:00Z" w16du:dateUtc="2026-02-02T22:12:00Z">
                  <w:rPr>
                    <w:ins w:id="5136" w:author="Geri Burgert" w:date="2026-02-02T17:12:00Z" w16du:dateUtc="2026-02-02T22:12:00Z"/>
                    <w:rFonts w:eastAsia="Times New Roman"/>
                    <w:kern w:val="0"/>
                    <w14:ligatures w14:val="none"/>
                  </w:rPr>
                </w:rPrChange>
              </w:rPr>
            </w:pPr>
          </w:p>
          <w:p w14:paraId="46838285" w14:textId="77777777" w:rsidR="00F55018" w:rsidRPr="00F55018" w:rsidRDefault="00F55018" w:rsidP="00F55018">
            <w:pPr>
              <w:jc w:val="center"/>
              <w:rPr>
                <w:ins w:id="5137" w:author="Geri Burgert" w:date="2026-02-02T17:12:00Z" w16du:dateUtc="2026-02-02T22:12:00Z"/>
                <w:rFonts w:ascii="Times New Roman" w:eastAsia="Times New Roman" w:hAnsi="Times New Roman" w:cs="Times New Roman"/>
                <w:kern w:val="0"/>
                <w14:ligatures w14:val="none"/>
                <w:rPrChange w:id="5138" w:author="Geri Burgert" w:date="2026-02-02T17:12:00Z" w16du:dateUtc="2026-02-02T22:12:00Z">
                  <w:rPr>
                    <w:ins w:id="5139" w:author="Geri Burgert" w:date="2026-02-02T17:12:00Z" w16du:dateUtc="2026-02-02T22:12:00Z"/>
                    <w:rFonts w:eastAsia="Times New Roman"/>
                    <w:kern w:val="0"/>
                    <w14:ligatures w14:val="none"/>
                  </w:rPr>
                </w:rPrChange>
              </w:rPr>
            </w:pPr>
            <w:ins w:id="5140" w:author="Geri Burgert" w:date="2026-02-02T17:12:00Z" w16du:dateUtc="2026-02-02T22:12:00Z">
              <w:r w:rsidRPr="00F55018">
                <w:rPr>
                  <w:rFonts w:ascii="Times New Roman" w:eastAsia="Times New Roman" w:hAnsi="Times New Roman" w:cs="Times New Roman"/>
                  <w:kern w:val="0"/>
                  <w14:ligatures w14:val="none"/>
                  <w:rPrChange w:id="5141" w:author="Geri Burgert" w:date="2026-02-02T17:12:00Z" w16du:dateUtc="2026-02-02T22:12:00Z">
                    <w:rPr>
                      <w:rFonts w:eastAsia="Times New Roman"/>
                      <w:kern w:val="0"/>
                      <w14:ligatures w14:val="none"/>
                    </w:rPr>
                  </w:rPrChange>
                </w:rPr>
                <w:t>Marchand et al</w:t>
              </w:r>
              <w:r w:rsidRPr="00F55018">
                <w:rPr>
                  <w:rFonts w:ascii="Times New Roman" w:eastAsia="Times New Roman" w:hAnsi="Times New Roman" w:cs="Times New Roman"/>
                  <w:kern w:val="0"/>
                  <w:vertAlign w:val="superscript"/>
                  <w14:ligatures w14:val="none"/>
                  <w:rPrChange w:id="5142" w:author="Geri Burgert" w:date="2026-02-02T17:12:00Z" w16du:dateUtc="2026-02-02T22:12:00Z">
                    <w:rPr>
                      <w:rFonts w:eastAsia="Times New Roman"/>
                      <w:kern w:val="0"/>
                      <w:vertAlign w:val="superscript"/>
                      <w14:ligatures w14:val="none"/>
                    </w:rPr>
                  </w:rPrChange>
                </w:rPr>
                <w:t>14</w:t>
              </w:r>
            </w:ins>
          </w:p>
          <w:p w14:paraId="3E3300BB" w14:textId="77777777" w:rsidR="00F55018" w:rsidRPr="00F55018" w:rsidRDefault="00F55018" w:rsidP="00F55018">
            <w:pPr>
              <w:jc w:val="center"/>
              <w:rPr>
                <w:ins w:id="5143" w:author="Geri Burgert" w:date="2026-02-02T17:12:00Z" w16du:dateUtc="2026-02-02T22:12:00Z"/>
                <w:rFonts w:ascii="Times New Roman" w:eastAsia="Times New Roman" w:hAnsi="Times New Roman" w:cs="Times New Roman"/>
                <w:kern w:val="0"/>
                <w14:ligatures w14:val="none"/>
                <w:rPrChange w:id="5144" w:author="Geri Burgert" w:date="2026-02-02T17:12:00Z" w16du:dateUtc="2026-02-02T22:12:00Z">
                  <w:rPr>
                    <w:ins w:id="5145" w:author="Geri Burgert" w:date="2026-02-02T17:12:00Z" w16du:dateUtc="2026-02-02T22:12:00Z"/>
                    <w:rFonts w:eastAsia="Times New Roman"/>
                    <w:kern w:val="0"/>
                    <w14:ligatures w14:val="none"/>
                  </w:rPr>
                </w:rPrChange>
              </w:rPr>
            </w:pPr>
          </w:p>
          <w:p w14:paraId="45AFECA9" w14:textId="77777777" w:rsidR="00F55018" w:rsidRPr="00F55018" w:rsidRDefault="00F55018" w:rsidP="00F55018">
            <w:pPr>
              <w:jc w:val="center"/>
              <w:rPr>
                <w:ins w:id="5146" w:author="Geri Burgert" w:date="2026-02-02T17:12:00Z" w16du:dateUtc="2026-02-02T22:12:00Z"/>
                <w:rFonts w:ascii="Times New Roman" w:eastAsia="Times New Roman" w:hAnsi="Times New Roman" w:cs="Times New Roman"/>
                <w:kern w:val="0"/>
                <w14:ligatures w14:val="none"/>
                <w:rPrChange w:id="5147" w:author="Geri Burgert" w:date="2026-02-02T17:12:00Z" w16du:dateUtc="2026-02-02T22:12:00Z">
                  <w:rPr>
                    <w:ins w:id="5148" w:author="Geri Burgert" w:date="2026-02-02T17:12:00Z" w16du:dateUtc="2026-02-02T22:12:00Z"/>
                    <w:rFonts w:eastAsia="Times New Roman"/>
                    <w:kern w:val="0"/>
                    <w14:ligatures w14:val="none"/>
                  </w:rPr>
                </w:rPrChange>
              </w:rPr>
            </w:pPr>
            <w:ins w:id="5149" w:author="Geri Burgert" w:date="2026-02-02T17:12:00Z" w16du:dateUtc="2026-02-02T22:12:00Z">
              <w:r w:rsidRPr="00F55018">
                <w:rPr>
                  <w:rFonts w:ascii="Times New Roman" w:eastAsia="Times New Roman" w:hAnsi="Times New Roman" w:cs="Times New Roman"/>
                  <w:kern w:val="0"/>
                  <w14:ligatures w14:val="none"/>
                  <w:rPrChange w:id="5150" w:author="Geri Burgert" w:date="2026-02-02T17:12:00Z" w16du:dateUtc="2026-02-02T22:12:00Z">
                    <w:rPr>
                      <w:rFonts w:eastAsia="Times New Roman"/>
                      <w:kern w:val="0"/>
                      <w14:ligatures w14:val="none"/>
                    </w:rPr>
                  </w:rPrChange>
                </w:rPr>
                <w:lastRenderedPageBreak/>
                <w:t>Allen et al</w:t>
              </w:r>
              <w:r w:rsidRPr="00F55018">
                <w:rPr>
                  <w:rFonts w:ascii="Times New Roman" w:eastAsia="Times New Roman" w:hAnsi="Times New Roman" w:cs="Times New Roman"/>
                  <w:kern w:val="0"/>
                  <w:vertAlign w:val="superscript"/>
                  <w14:ligatures w14:val="none"/>
                  <w:rPrChange w:id="5151" w:author="Geri Burgert" w:date="2026-02-02T17:12:00Z" w16du:dateUtc="2026-02-02T22:12:00Z">
                    <w:rPr>
                      <w:rFonts w:eastAsia="Times New Roman"/>
                      <w:kern w:val="0"/>
                      <w:vertAlign w:val="superscript"/>
                      <w14:ligatures w14:val="none"/>
                    </w:rPr>
                  </w:rPrChange>
                </w:rPr>
                <w:t>15</w:t>
              </w:r>
            </w:ins>
          </w:p>
          <w:p w14:paraId="0916EA5C" w14:textId="77777777" w:rsidR="00F55018" w:rsidRPr="00F55018" w:rsidRDefault="00F55018" w:rsidP="00F55018">
            <w:pPr>
              <w:jc w:val="center"/>
              <w:rPr>
                <w:ins w:id="5152" w:author="Geri Burgert" w:date="2026-02-02T17:12:00Z" w16du:dateUtc="2026-02-02T22:12:00Z"/>
                <w:rFonts w:ascii="Times New Roman" w:eastAsia="Times New Roman" w:hAnsi="Times New Roman" w:cs="Times New Roman"/>
                <w:kern w:val="0"/>
                <w14:ligatures w14:val="none"/>
                <w:rPrChange w:id="5153" w:author="Geri Burgert" w:date="2026-02-02T17:12:00Z" w16du:dateUtc="2026-02-02T22:12:00Z">
                  <w:rPr>
                    <w:ins w:id="5154" w:author="Geri Burgert" w:date="2026-02-02T17:12:00Z" w16du:dateUtc="2026-02-02T22:12:00Z"/>
                    <w:rFonts w:eastAsia="Times New Roman"/>
                    <w:kern w:val="0"/>
                    <w14:ligatures w14:val="none"/>
                  </w:rPr>
                </w:rPrChange>
              </w:rPr>
            </w:pPr>
          </w:p>
          <w:p w14:paraId="4F299287" w14:textId="77777777" w:rsidR="00F55018" w:rsidRPr="00F55018" w:rsidRDefault="00F55018" w:rsidP="00F55018">
            <w:pPr>
              <w:jc w:val="center"/>
              <w:rPr>
                <w:ins w:id="5155" w:author="Geri Burgert" w:date="2026-02-02T17:12:00Z" w16du:dateUtc="2026-02-02T22:12:00Z"/>
                <w:rFonts w:ascii="Times New Roman" w:eastAsia="Times New Roman" w:hAnsi="Times New Roman" w:cs="Times New Roman"/>
                <w:kern w:val="0"/>
                <w14:ligatures w14:val="none"/>
                <w:rPrChange w:id="5156" w:author="Geri Burgert" w:date="2026-02-02T17:12:00Z" w16du:dateUtc="2026-02-02T22:12:00Z">
                  <w:rPr>
                    <w:ins w:id="5157" w:author="Geri Burgert" w:date="2026-02-02T17:12:00Z" w16du:dateUtc="2026-02-02T22:12:00Z"/>
                    <w:rFonts w:eastAsia="Times New Roman"/>
                    <w:kern w:val="0"/>
                    <w14:ligatures w14:val="none"/>
                  </w:rPr>
                </w:rPrChange>
              </w:rPr>
            </w:pPr>
            <w:ins w:id="5158" w:author="Geri Burgert" w:date="2026-02-02T17:12:00Z" w16du:dateUtc="2026-02-02T22:12:00Z">
              <w:r w:rsidRPr="00F55018">
                <w:rPr>
                  <w:rFonts w:ascii="Times New Roman" w:eastAsia="Times New Roman" w:hAnsi="Times New Roman" w:cs="Times New Roman"/>
                  <w:kern w:val="0"/>
                  <w14:ligatures w14:val="none"/>
                  <w:rPrChange w:id="5159" w:author="Geri Burgert" w:date="2026-02-02T17:12:00Z" w16du:dateUtc="2026-02-02T22:12:00Z">
                    <w:rPr>
                      <w:rFonts w:eastAsia="Times New Roman"/>
                      <w:kern w:val="0"/>
                      <w14:ligatures w14:val="none"/>
                    </w:rPr>
                  </w:rPrChange>
                </w:rPr>
                <w:t>Bousquet et al</w:t>
              </w:r>
              <w:r w:rsidRPr="00F55018">
                <w:rPr>
                  <w:rFonts w:ascii="Times New Roman" w:eastAsia="Times New Roman" w:hAnsi="Times New Roman" w:cs="Times New Roman"/>
                  <w:kern w:val="0"/>
                  <w:vertAlign w:val="superscript"/>
                  <w14:ligatures w14:val="none"/>
                  <w:rPrChange w:id="5160" w:author="Geri Burgert" w:date="2026-02-02T17:12:00Z" w16du:dateUtc="2026-02-02T22:12:00Z">
                    <w:rPr>
                      <w:rFonts w:eastAsia="Times New Roman"/>
                      <w:kern w:val="0"/>
                      <w:vertAlign w:val="superscript"/>
                      <w14:ligatures w14:val="none"/>
                    </w:rPr>
                  </w:rPrChange>
                </w:rPr>
                <w:t>16</w:t>
              </w:r>
            </w:ins>
          </w:p>
          <w:p w14:paraId="08E72D59" w14:textId="77777777" w:rsidR="00F55018" w:rsidRPr="00F55018" w:rsidRDefault="00F55018" w:rsidP="00F55018">
            <w:pPr>
              <w:jc w:val="center"/>
              <w:rPr>
                <w:ins w:id="5161" w:author="Geri Burgert" w:date="2026-02-02T17:12:00Z" w16du:dateUtc="2026-02-02T22:12:00Z"/>
                <w:rFonts w:ascii="Times New Roman" w:eastAsia="Times New Roman" w:hAnsi="Times New Roman" w:cs="Times New Roman"/>
                <w:kern w:val="0"/>
                <w14:ligatures w14:val="none"/>
                <w:rPrChange w:id="5162" w:author="Geri Burgert" w:date="2026-02-02T17:12:00Z" w16du:dateUtc="2026-02-02T22:12:00Z">
                  <w:rPr>
                    <w:ins w:id="5163" w:author="Geri Burgert" w:date="2026-02-02T17:12:00Z" w16du:dateUtc="2026-02-02T22:12:00Z"/>
                    <w:rFonts w:eastAsia="Times New Roman"/>
                    <w:kern w:val="0"/>
                    <w14:ligatures w14:val="none"/>
                  </w:rPr>
                </w:rPrChange>
              </w:rPr>
            </w:pPr>
          </w:p>
          <w:p w14:paraId="27C35CD1" w14:textId="77777777" w:rsidR="00F55018" w:rsidRPr="00F55018" w:rsidRDefault="00F55018" w:rsidP="00F55018">
            <w:pPr>
              <w:jc w:val="center"/>
              <w:rPr>
                <w:ins w:id="5164" w:author="Geri Burgert" w:date="2026-02-02T17:12:00Z" w16du:dateUtc="2026-02-02T22:12:00Z"/>
                <w:rFonts w:ascii="Times New Roman" w:eastAsia="Times New Roman" w:hAnsi="Times New Roman" w:cs="Times New Roman"/>
                <w:color w:val="auto"/>
                <w:kern w:val="0"/>
                <w14:ligatures w14:val="none"/>
                <w:rPrChange w:id="5165" w:author="Geri Burgert" w:date="2026-02-02T17:12:00Z" w16du:dateUtc="2026-02-02T22:12:00Z">
                  <w:rPr>
                    <w:ins w:id="5166" w:author="Geri Burgert" w:date="2026-02-02T17:12:00Z" w16du:dateUtc="2026-02-02T22:12:00Z"/>
                    <w:rFonts w:eastAsia="Times New Roman"/>
                    <w:color w:val="auto"/>
                    <w:kern w:val="0"/>
                    <w14:ligatures w14:val="none"/>
                  </w:rPr>
                </w:rPrChange>
              </w:rPr>
            </w:pPr>
            <w:ins w:id="5167" w:author="Geri Burgert" w:date="2026-02-02T17:12:00Z" w16du:dateUtc="2026-02-02T22:12:00Z">
              <w:r w:rsidRPr="00F55018">
                <w:rPr>
                  <w:rFonts w:ascii="Times New Roman" w:eastAsia="Times New Roman" w:hAnsi="Times New Roman" w:cs="Times New Roman"/>
                  <w:kern w:val="0"/>
                  <w14:ligatures w14:val="none"/>
                  <w:rPrChange w:id="5168" w:author="Geri Burgert" w:date="2026-02-02T17:12:00Z" w16du:dateUtc="2026-02-02T22:12:00Z">
                    <w:rPr>
                      <w:rFonts w:eastAsia="Times New Roman"/>
                      <w:kern w:val="0"/>
                      <w14:ligatures w14:val="none"/>
                    </w:rPr>
                  </w:rPrChange>
                </w:rPr>
                <w:t>Global Initiative for Asthma</w:t>
              </w:r>
              <w:r w:rsidRPr="00F55018">
                <w:rPr>
                  <w:rFonts w:ascii="Times New Roman" w:eastAsia="Times New Roman" w:hAnsi="Times New Roman" w:cs="Times New Roman"/>
                  <w:kern w:val="0"/>
                  <w:vertAlign w:val="superscript"/>
                  <w14:ligatures w14:val="none"/>
                  <w:rPrChange w:id="5169" w:author="Geri Burgert" w:date="2026-02-02T17:12:00Z" w16du:dateUtc="2026-02-02T22:12:00Z">
                    <w:rPr>
                      <w:rFonts w:eastAsia="Times New Roman"/>
                      <w:kern w:val="0"/>
                      <w:vertAlign w:val="superscript"/>
                      <w14:ligatures w14:val="none"/>
                    </w:rPr>
                  </w:rPrChange>
                </w:rPr>
                <w:t>17</w:t>
              </w:r>
            </w:ins>
          </w:p>
        </w:tc>
      </w:tr>
    </w:tbl>
    <w:p w14:paraId="1B9FDD27" w14:textId="77777777" w:rsidR="00F55018" w:rsidRPr="00F55018" w:rsidRDefault="00F55018" w:rsidP="00F55018">
      <w:pPr>
        <w:spacing w:before="0" w:beforeAutospacing="0" w:after="0" w:afterAutospacing="0" w:line="240" w:lineRule="auto"/>
        <w:jc w:val="center"/>
        <w:rPr>
          <w:ins w:id="5170" w:author="Geri Burgert" w:date="2026-02-02T17:12:00Z" w16du:dateUtc="2026-02-02T22:12:00Z"/>
          <w:rFonts w:eastAsia="Times New Roman"/>
          <w:b/>
          <w:color w:val="auto"/>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5171" w:author="Geri Burgert" w:date="2026-02-02T17:14:00Z" w16du:dateUtc="2026-02-02T22:14:00Z">
          <w:tblPr>
            <w:tblStyle w:val="TableGrid"/>
            <w:tblW w:w="0" w:type="auto"/>
            <w:tblLook w:val="04A0" w:firstRow="1" w:lastRow="0" w:firstColumn="1" w:lastColumn="0" w:noHBand="0" w:noVBand="1"/>
          </w:tblPr>
        </w:tblPrChange>
      </w:tblPr>
      <w:tblGrid>
        <w:gridCol w:w="1909"/>
        <w:gridCol w:w="1902"/>
        <w:gridCol w:w="1917"/>
        <w:gridCol w:w="2460"/>
        <w:gridCol w:w="1926"/>
        <w:gridCol w:w="2126"/>
        <w:tblGridChange w:id="5172">
          <w:tblGrid>
            <w:gridCol w:w="5"/>
            <w:gridCol w:w="1894"/>
            <w:gridCol w:w="10"/>
            <w:gridCol w:w="1868"/>
            <w:gridCol w:w="34"/>
            <w:gridCol w:w="1909"/>
            <w:gridCol w:w="8"/>
            <w:gridCol w:w="2452"/>
            <w:gridCol w:w="8"/>
            <w:gridCol w:w="1904"/>
            <w:gridCol w:w="22"/>
            <w:gridCol w:w="2121"/>
            <w:gridCol w:w="5"/>
          </w:tblGrid>
        </w:tblGridChange>
      </w:tblGrid>
      <w:tr w:rsidR="00F55018" w:rsidRPr="00F55018" w14:paraId="1B800C21" w14:textId="77777777" w:rsidTr="00BC2438">
        <w:trPr>
          <w:trHeight w:val="4105"/>
          <w:ins w:id="5173" w:author="Geri Burgert" w:date="2026-02-02T17:12:00Z" w16du:dateUtc="2026-02-02T22:12:00Z"/>
          <w:trPrChange w:id="5174" w:author="Geri Burgert" w:date="2026-02-02T17:14:00Z" w16du:dateUtc="2026-02-02T22:14:00Z">
            <w:trPr>
              <w:gridBefore w:val="1"/>
              <w:gridAfter w:val="0"/>
              <w:trHeight w:val="4105"/>
            </w:trPr>
          </w:trPrChange>
        </w:trPr>
        <w:tc>
          <w:tcPr>
            <w:tcW w:w="2019" w:type="dxa"/>
            <w:tcPrChange w:id="5175" w:author="Geri Burgert" w:date="2026-02-02T17:14:00Z" w16du:dateUtc="2026-02-02T22:14:00Z">
              <w:tcPr>
                <w:tcW w:w="2019" w:type="dxa"/>
              </w:tcPr>
            </w:tcPrChange>
          </w:tcPr>
          <w:p w14:paraId="5EF3D16C" w14:textId="77777777" w:rsidR="00F55018" w:rsidRPr="00F55018" w:rsidRDefault="00F55018" w:rsidP="00F55018">
            <w:pPr>
              <w:rPr>
                <w:ins w:id="5176" w:author="Geri Burgert" w:date="2026-02-02T17:12:00Z" w16du:dateUtc="2026-02-02T22:12:00Z"/>
                <w:rFonts w:ascii="Times New Roman" w:eastAsia="Times New Roman" w:hAnsi="Times New Roman" w:cs="Times New Roman"/>
                <w:color w:val="auto"/>
                <w:kern w:val="0"/>
                <w14:ligatures w14:val="none"/>
                <w:rPrChange w:id="5177" w:author="Geri Burgert" w:date="2026-02-02T17:12:00Z" w16du:dateUtc="2026-02-02T22:12:00Z">
                  <w:rPr>
                    <w:ins w:id="5178" w:author="Geri Burgert" w:date="2026-02-02T17:12:00Z" w16du:dateUtc="2026-02-02T22:12:00Z"/>
                    <w:rFonts w:eastAsia="Times New Roman"/>
                    <w:color w:val="auto"/>
                    <w:kern w:val="0"/>
                    <w14:ligatures w14:val="none"/>
                  </w:rPr>
                </w:rPrChange>
              </w:rPr>
            </w:pPr>
            <w:ins w:id="5179" w:author="Geri Burgert" w:date="2026-02-02T17:12:00Z" w16du:dateUtc="2026-02-02T22:12:00Z">
              <w:r w:rsidRPr="00F55018">
                <w:rPr>
                  <w:rFonts w:ascii="Times New Roman" w:eastAsia="Times New Roman" w:hAnsi="Times New Roman" w:cs="Times New Roman"/>
                  <w:color w:val="auto"/>
                  <w:kern w:val="0"/>
                  <w14:ligatures w14:val="none"/>
                  <w:rPrChange w:id="5180" w:author="Geri Burgert" w:date="2026-02-02T17:12:00Z" w16du:dateUtc="2026-02-02T22:12:00Z">
                    <w:rPr>
                      <w:rFonts w:eastAsia="Times New Roman"/>
                      <w:color w:val="auto"/>
                      <w:kern w:val="0"/>
                      <w14:ligatures w14:val="none"/>
                    </w:rPr>
                  </w:rPrChange>
                </w:rPr>
                <w:t>Airway eosinophils</w:t>
              </w:r>
            </w:ins>
          </w:p>
        </w:tc>
        <w:tc>
          <w:tcPr>
            <w:tcW w:w="2096" w:type="dxa"/>
            <w:tcPrChange w:id="5181" w:author="Geri Burgert" w:date="2026-02-02T17:14:00Z" w16du:dateUtc="2026-02-02T22:14:00Z">
              <w:tcPr>
                <w:tcW w:w="2096" w:type="dxa"/>
                <w:gridSpan w:val="2"/>
              </w:tcPr>
            </w:tcPrChange>
          </w:tcPr>
          <w:p w14:paraId="4AB5F52D" w14:textId="77777777" w:rsidR="00F55018" w:rsidRPr="00F55018" w:rsidRDefault="00F55018" w:rsidP="00F55018">
            <w:pPr>
              <w:jc w:val="center"/>
              <w:rPr>
                <w:ins w:id="5182" w:author="Geri Burgert" w:date="2026-02-02T17:12:00Z" w16du:dateUtc="2026-02-02T22:12:00Z"/>
                <w:rFonts w:ascii="Times New Roman" w:eastAsia="Times New Roman" w:hAnsi="Times New Roman" w:cs="Times New Roman"/>
                <w:color w:val="auto"/>
                <w:kern w:val="0"/>
                <w14:ligatures w14:val="none"/>
                <w:rPrChange w:id="5183" w:author="Geri Burgert" w:date="2026-02-02T17:12:00Z" w16du:dateUtc="2026-02-02T22:12:00Z">
                  <w:rPr>
                    <w:ins w:id="5184" w:author="Geri Burgert" w:date="2026-02-02T17:12:00Z" w16du:dateUtc="2026-02-02T22:12:00Z"/>
                    <w:rFonts w:eastAsia="Times New Roman"/>
                    <w:color w:val="auto"/>
                    <w:kern w:val="0"/>
                    <w14:ligatures w14:val="none"/>
                  </w:rPr>
                </w:rPrChange>
              </w:rPr>
            </w:pPr>
            <w:ins w:id="5185" w:author="Geri Burgert" w:date="2026-02-02T17:12:00Z" w16du:dateUtc="2026-02-02T22:12:00Z">
              <w:r w:rsidRPr="00F55018">
                <w:rPr>
                  <w:rFonts w:ascii="Times New Roman" w:eastAsia="Times New Roman" w:hAnsi="Times New Roman" w:cs="Times New Roman"/>
                  <w:color w:val="auto"/>
                  <w:kern w:val="0"/>
                  <w14:ligatures w14:val="none"/>
                  <w:rPrChange w:id="5186" w:author="Geri Burgert" w:date="2026-02-02T17:12:00Z" w16du:dateUtc="2026-02-02T22:12:00Z">
                    <w:rPr>
                      <w:rFonts w:eastAsia="Times New Roman"/>
                      <w:color w:val="auto"/>
                      <w:kern w:val="0"/>
                      <w14:ligatures w14:val="none"/>
                    </w:rPr>
                  </w:rPrChange>
                </w:rPr>
                <w:t>Induced sputum</w:t>
              </w:r>
            </w:ins>
          </w:p>
        </w:tc>
        <w:tc>
          <w:tcPr>
            <w:tcW w:w="2027" w:type="dxa"/>
            <w:tcPrChange w:id="5187" w:author="Geri Burgert" w:date="2026-02-02T17:14:00Z" w16du:dateUtc="2026-02-02T22:14:00Z">
              <w:tcPr>
                <w:tcW w:w="2027" w:type="dxa"/>
                <w:gridSpan w:val="2"/>
              </w:tcPr>
            </w:tcPrChange>
          </w:tcPr>
          <w:p w14:paraId="418B8A20" w14:textId="77777777" w:rsidR="00F55018" w:rsidRPr="00F55018" w:rsidRDefault="00F55018" w:rsidP="00F55018">
            <w:pPr>
              <w:jc w:val="center"/>
              <w:rPr>
                <w:ins w:id="5188" w:author="Geri Burgert" w:date="2026-02-02T17:12:00Z" w16du:dateUtc="2026-02-02T22:12:00Z"/>
                <w:rFonts w:ascii="Times New Roman" w:eastAsia="Times New Roman" w:hAnsi="Times New Roman" w:cs="Times New Roman"/>
                <w:color w:val="auto"/>
                <w:kern w:val="0"/>
                <w14:ligatures w14:val="none"/>
                <w:rPrChange w:id="5189" w:author="Geri Burgert" w:date="2026-02-02T17:12:00Z" w16du:dateUtc="2026-02-02T22:12:00Z">
                  <w:rPr>
                    <w:ins w:id="5190" w:author="Geri Burgert" w:date="2026-02-02T17:12:00Z" w16du:dateUtc="2026-02-02T22:12:00Z"/>
                    <w:rFonts w:eastAsia="Times New Roman"/>
                    <w:color w:val="auto"/>
                    <w:kern w:val="0"/>
                    <w14:ligatures w14:val="none"/>
                  </w:rPr>
                </w:rPrChange>
              </w:rPr>
            </w:pPr>
            <w:ins w:id="5191" w:author="Geri Burgert" w:date="2026-02-02T17:12:00Z" w16du:dateUtc="2026-02-02T22:12:00Z">
              <w:r w:rsidRPr="00F55018">
                <w:rPr>
                  <w:rFonts w:ascii="Times New Roman" w:eastAsia="Times New Roman" w:hAnsi="Times New Roman" w:cs="Times New Roman"/>
                  <w:color w:val="auto"/>
                  <w:kern w:val="0"/>
                  <w14:ligatures w14:val="none"/>
                  <w:rPrChange w:id="5192" w:author="Geri Burgert" w:date="2026-02-02T17:12:00Z" w16du:dateUtc="2026-02-02T22:12:00Z">
                    <w:rPr>
                      <w:rFonts w:eastAsia="Times New Roman"/>
                      <w:color w:val="auto"/>
                      <w:kern w:val="0"/>
                      <w14:ligatures w14:val="none"/>
                    </w:rPr>
                  </w:rPrChange>
                </w:rPr>
                <w:t>Sputum induction with hypertonic saline followed by differential cell counts on sputum cytospin slides</w:t>
              </w:r>
            </w:ins>
          </w:p>
        </w:tc>
        <w:tc>
          <w:tcPr>
            <w:tcW w:w="2465" w:type="dxa"/>
            <w:tcPrChange w:id="5193" w:author="Geri Burgert" w:date="2026-02-02T17:14:00Z" w16du:dateUtc="2026-02-02T22:14:00Z">
              <w:tcPr>
                <w:tcW w:w="2465" w:type="dxa"/>
                <w:gridSpan w:val="2"/>
              </w:tcPr>
            </w:tcPrChange>
          </w:tcPr>
          <w:p w14:paraId="213ED21B" w14:textId="77777777" w:rsidR="00F55018" w:rsidRPr="00F55018" w:rsidRDefault="00F55018" w:rsidP="00F55018">
            <w:pPr>
              <w:jc w:val="center"/>
              <w:rPr>
                <w:ins w:id="5194" w:author="Geri Burgert" w:date="2026-02-02T17:12:00Z" w16du:dateUtc="2026-02-02T22:12:00Z"/>
                <w:rFonts w:ascii="Times New Roman" w:eastAsia="Times New Roman" w:hAnsi="Times New Roman" w:cs="Times New Roman"/>
                <w:kern w:val="0"/>
                <w14:ligatures w14:val="none"/>
                <w:rPrChange w:id="5195" w:author="Geri Burgert" w:date="2026-02-02T17:12:00Z" w16du:dateUtc="2026-02-02T22:12:00Z">
                  <w:rPr>
                    <w:ins w:id="5196" w:author="Geri Burgert" w:date="2026-02-02T17:12:00Z" w16du:dateUtc="2026-02-02T22:12:00Z"/>
                    <w:rFonts w:eastAsia="Times New Roman"/>
                    <w:kern w:val="0"/>
                    <w14:ligatures w14:val="none"/>
                  </w:rPr>
                </w:rPrChange>
              </w:rPr>
            </w:pPr>
            <w:ins w:id="5197" w:author="Geri Burgert" w:date="2026-02-02T17:12:00Z" w16du:dateUtc="2026-02-02T22:12:00Z">
              <w:r w:rsidRPr="00F55018">
                <w:rPr>
                  <w:rFonts w:ascii="Times New Roman" w:eastAsiaTheme="majorEastAsia" w:hAnsi="Times New Roman" w:cs="Times New Roman"/>
                  <w:kern w:val="0"/>
                  <w14:ligatures w14:val="none"/>
                  <w:rPrChange w:id="5198" w:author="Geri Burgert" w:date="2026-02-02T17:12:00Z" w16du:dateUtc="2026-02-02T22:12:00Z">
                    <w:rPr>
                      <w:rFonts w:eastAsiaTheme="majorEastAsia"/>
                      <w:kern w:val="0"/>
                      <w14:ligatures w14:val="none"/>
                    </w:rPr>
                  </w:rPrChange>
                </w:rPr>
                <w:t>Asthma:</w:t>
              </w:r>
              <w:r w:rsidRPr="00F55018">
                <w:rPr>
                  <w:rFonts w:ascii="Times New Roman" w:eastAsia="Times New Roman" w:hAnsi="Times New Roman" w:cs="Times New Roman"/>
                  <w:kern w:val="0"/>
                  <w14:ligatures w14:val="none"/>
                  <w:rPrChange w:id="5199" w:author="Geri Burgert" w:date="2026-02-02T17:12:00Z" w16du:dateUtc="2026-02-02T22:12:00Z">
                    <w:rPr>
                      <w:rFonts w:eastAsia="Times New Roman"/>
                      <w:kern w:val="0"/>
                      <w14:ligatures w14:val="none"/>
                    </w:rPr>
                  </w:rPrChange>
                </w:rPr>
                <w:t xml:space="preserve"> ≥2% to 3% defines eosinophilic asthma</w:t>
              </w:r>
            </w:ins>
          </w:p>
          <w:p w14:paraId="020F1F8B" w14:textId="77777777" w:rsidR="00F55018" w:rsidRPr="00F55018" w:rsidRDefault="00F55018" w:rsidP="00F55018">
            <w:pPr>
              <w:jc w:val="center"/>
              <w:rPr>
                <w:ins w:id="5200" w:author="Geri Burgert" w:date="2026-02-02T17:12:00Z" w16du:dateUtc="2026-02-02T22:12:00Z"/>
                <w:rFonts w:ascii="Times New Roman" w:eastAsia="Times New Roman" w:hAnsi="Times New Roman" w:cs="Times New Roman"/>
                <w:color w:val="auto"/>
                <w:kern w:val="0"/>
                <w14:ligatures w14:val="none"/>
                <w:rPrChange w:id="5201" w:author="Geri Burgert" w:date="2026-02-02T17:12:00Z" w16du:dateUtc="2026-02-02T22:12:00Z">
                  <w:rPr>
                    <w:ins w:id="5202" w:author="Geri Burgert" w:date="2026-02-02T17:12:00Z" w16du:dateUtc="2026-02-02T22:12:00Z"/>
                    <w:rFonts w:eastAsia="Times New Roman"/>
                    <w:color w:val="auto"/>
                    <w:kern w:val="0"/>
                    <w14:ligatures w14:val="none"/>
                  </w:rPr>
                </w:rPrChange>
              </w:rPr>
            </w:pPr>
            <w:ins w:id="5203" w:author="Geri Burgert" w:date="2026-02-02T17:12:00Z" w16du:dateUtc="2026-02-02T22:12:00Z">
              <w:r w:rsidRPr="00F55018">
                <w:rPr>
                  <w:rFonts w:ascii="Times New Roman" w:eastAsiaTheme="majorEastAsia" w:hAnsi="Times New Roman" w:cs="Times New Roman"/>
                  <w:kern w:val="0"/>
                  <w14:ligatures w14:val="none"/>
                  <w:rPrChange w:id="5204" w:author="Geri Burgert" w:date="2026-02-02T17:12:00Z" w16du:dateUtc="2026-02-02T22:12:00Z">
                    <w:rPr>
                      <w:rFonts w:eastAsiaTheme="majorEastAsia"/>
                      <w:kern w:val="0"/>
                      <w14:ligatures w14:val="none"/>
                    </w:rPr>
                  </w:rPrChange>
                </w:rPr>
                <w:t>COPD:</w:t>
              </w:r>
              <w:r w:rsidRPr="00F55018">
                <w:rPr>
                  <w:rFonts w:ascii="Times New Roman" w:eastAsia="Times New Roman" w:hAnsi="Times New Roman" w:cs="Times New Roman"/>
                  <w:kern w:val="0"/>
                  <w14:ligatures w14:val="none"/>
                  <w:rPrChange w:id="5205" w:author="Geri Burgert" w:date="2026-02-02T17:12:00Z" w16du:dateUtc="2026-02-02T22:12:00Z">
                    <w:rPr>
                      <w:rFonts w:eastAsia="Times New Roman"/>
                      <w:kern w:val="0"/>
                      <w14:ligatures w14:val="none"/>
                    </w:rPr>
                  </w:rPrChange>
                </w:rPr>
                <w:t xml:space="preserve"> ≥2% to 3% suggests eosinophilic COPD</w:t>
              </w:r>
            </w:ins>
          </w:p>
        </w:tc>
        <w:tc>
          <w:tcPr>
            <w:tcW w:w="2034" w:type="dxa"/>
            <w:tcPrChange w:id="5206" w:author="Geri Burgert" w:date="2026-02-02T17:14:00Z" w16du:dateUtc="2026-02-02T22:14:00Z">
              <w:tcPr>
                <w:tcW w:w="2034" w:type="dxa"/>
                <w:gridSpan w:val="2"/>
              </w:tcPr>
            </w:tcPrChange>
          </w:tcPr>
          <w:p w14:paraId="1939C0C9" w14:textId="77777777" w:rsidR="00F55018" w:rsidRPr="00F55018" w:rsidRDefault="00F55018" w:rsidP="00F55018">
            <w:pPr>
              <w:jc w:val="center"/>
              <w:rPr>
                <w:ins w:id="5207" w:author="Geri Burgert" w:date="2026-02-02T17:12:00Z" w16du:dateUtc="2026-02-02T22:12:00Z"/>
                <w:rFonts w:ascii="Times New Roman" w:eastAsia="Times New Roman" w:hAnsi="Times New Roman" w:cs="Times New Roman"/>
                <w:color w:val="auto"/>
                <w:kern w:val="0"/>
                <w14:ligatures w14:val="none"/>
                <w:rPrChange w:id="5208" w:author="Geri Burgert" w:date="2026-02-02T17:12:00Z" w16du:dateUtc="2026-02-02T22:12:00Z">
                  <w:rPr>
                    <w:ins w:id="5209" w:author="Geri Burgert" w:date="2026-02-02T17:12:00Z" w16du:dateUtc="2026-02-02T22:12:00Z"/>
                    <w:rFonts w:eastAsia="Times New Roman"/>
                    <w:color w:val="auto"/>
                    <w:kern w:val="0"/>
                    <w14:ligatures w14:val="none"/>
                  </w:rPr>
                </w:rPrChange>
              </w:rPr>
            </w:pPr>
            <w:ins w:id="5210" w:author="Geri Burgert" w:date="2026-02-02T17:12:00Z" w16du:dateUtc="2026-02-02T22:12:00Z">
              <w:r w:rsidRPr="00F55018">
                <w:rPr>
                  <w:rFonts w:ascii="Times New Roman" w:eastAsia="Times New Roman" w:hAnsi="Times New Roman" w:cs="Times New Roman"/>
                  <w:color w:val="auto"/>
                  <w:kern w:val="0"/>
                  <w14:ligatures w14:val="none"/>
                  <w:rPrChange w:id="5211" w:author="Geri Burgert" w:date="2026-02-02T17:12:00Z" w16du:dateUtc="2026-02-02T22:12:00Z">
                    <w:rPr>
                      <w:rFonts w:eastAsia="Times New Roman"/>
                      <w:color w:val="auto"/>
                      <w:kern w:val="0"/>
                      <w14:ligatures w14:val="none"/>
                    </w:rPr>
                  </w:rPrChange>
                </w:rPr>
                <w:t>Requires specialized training; sample quality is variable unless selection under inverted microscope is practised; not all patients produce adequate sample (minimum weight for processing 100 mg)</w:t>
              </w:r>
            </w:ins>
          </w:p>
        </w:tc>
        <w:tc>
          <w:tcPr>
            <w:tcW w:w="2309" w:type="dxa"/>
            <w:tcPrChange w:id="5212" w:author="Geri Burgert" w:date="2026-02-02T17:14:00Z" w16du:dateUtc="2026-02-02T22:14:00Z">
              <w:tcPr>
                <w:tcW w:w="2309" w:type="dxa"/>
                <w:gridSpan w:val="2"/>
              </w:tcPr>
            </w:tcPrChange>
          </w:tcPr>
          <w:p w14:paraId="57A595B8" w14:textId="77777777" w:rsidR="00F55018" w:rsidRPr="00F55018" w:rsidRDefault="00F55018" w:rsidP="00F55018">
            <w:pPr>
              <w:jc w:val="center"/>
              <w:rPr>
                <w:ins w:id="5213" w:author="Geri Burgert" w:date="2026-02-02T17:12:00Z" w16du:dateUtc="2026-02-02T22:12:00Z"/>
                <w:rFonts w:ascii="Times New Roman" w:eastAsia="Times New Roman" w:hAnsi="Times New Roman" w:cs="Times New Roman"/>
                <w:kern w:val="0"/>
                <w14:ligatures w14:val="none"/>
                <w:rPrChange w:id="5214" w:author="Geri Burgert" w:date="2026-02-02T17:12:00Z" w16du:dateUtc="2026-02-02T22:12:00Z">
                  <w:rPr>
                    <w:ins w:id="5215" w:author="Geri Burgert" w:date="2026-02-02T17:12:00Z" w16du:dateUtc="2026-02-02T22:12:00Z"/>
                    <w:rFonts w:eastAsia="Times New Roman"/>
                    <w:kern w:val="0"/>
                    <w14:ligatures w14:val="none"/>
                  </w:rPr>
                </w:rPrChange>
              </w:rPr>
            </w:pPr>
            <w:ins w:id="5216" w:author="Geri Burgert" w:date="2026-02-02T17:12:00Z" w16du:dateUtc="2026-02-02T22:12:00Z">
              <w:r w:rsidRPr="00F55018">
                <w:rPr>
                  <w:rFonts w:ascii="Times New Roman" w:eastAsia="Times New Roman" w:hAnsi="Times New Roman" w:cs="Times New Roman"/>
                  <w:kern w:val="0"/>
                  <w14:ligatures w14:val="none"/>
                  <w:rPrChange w:id="5217" w:author="Geri Burgert" w:date="2026-02-02T17:12:00Z" w16du:dateUtc="2026-02-02T22:12:00Z">
                    <w:rPr>
                      <w:rFonts w:eastAsia="Times New Roman"/>
                      <w:kern w:val="0"/>
                      <w14:ligatures w14:val="none"/>
                    </w:rPr>
                  </w:rPrChange>
                </w:rPr>
                <w:t>Pizzichini et al</w:t>
              </w:r>
              <w:r w:rsidRPr="00F55018">
                <w:rPr>
                  <w:rFonts w:ascii="Times New Roman" w:eastAsia="Times New Roman" w:hAnsi="Times New Roman" w:cs="Times New Roman"/>
                  <w:kern w:val="0"/>
                  <w:vertAlign w:val="superscript"/>
                  <w14:ligatures w14:val="none"/>
                  <w:rPrChange w:id="5218" w:author="Geri Burgert" w:date="2026-02-02T17:12:00Z" w16du:dateUtc="2026-02-02T22:12:00Z">
                    <w:rPr>
                      <w:rFonts w:eastAsia="Times New Roman"/>
                      <w:kern w:val="0"/>
                      <w:vertAlign w:val="superscript"/>
                      <w14:ligatures w14:val="none"/>
                    </w:rPr>
                  </w:rPrChange>
                </w:rPr>
                <w:t>18</w:t>
              </w:r>
            </w:ins>
          </w:p>
          <w:p w14:paraId="066D9541" w14:textId="77777777" w:rsidR="00F55018" w:rsidRPr="00F55018" w:rsidRDefault="00F55018" w:rsidP="00F55018">
            <w:pPr>
              <w:jc w:val="center"/>
              <w:rPr>
                <w:ins w:id="5219" w:author="Geri Burgert" w:date="2026-02-02T17:12:00Z" w16du:dateUtc="2026-02-02T22:12:00Z"/>
                <w:rFonts w:ascii="Times New Roman" w:eastAsia="Times New Roman" w:hAnsi="Times New Roman" w:cs="Times New Roman"/>
                <w:kern w:val="0"/>
                <w14:ligatures w14:val="none"/>
                <w:rPrChange w:id="5220" w:author="Geri Burgert" w:date="2026-02-02T17:12:00Z" w16du:dateUtc="2026-02-02T22:12:00Z">
                  <w:rPr>
                    <w:ins w:id="5221" w:author="Geri Burgert" w:date="2026-02-02T17:12:00Z" w16du:dateUtc="2026-02-02T22:12:00Z"/>
                    <w:rFonts w:eastAsia="Times New Roman"/>
                    <w:kern w:val="0"/>
                    <w14:ligatures w14:val="none"/>
                  </w:rPr>
                </w:rPrChange>
              </w:rPr>
            </w:pPr>
          </w:p>
          <w:p w14:paraId="3503972F" w14:textId="77777777" w:rsidR="00F55018" w:rsidRPr="00F55018" w:rsidRDefault="00F55018" w:rsidP="00F55018">
            <w:pPr>
              <w:jc w:val="center"/>
              <w:rPr>
                <w:ins w:id="5222" w:author="Geri Burgert" w:date="2026-02-02T17:12:00Z" w16du:dateUtc="2026-02-02T22:12:00Z"/>
                <w:rFonts w:ascii="Times New Roman" w:eastAsia="Times New Roman" w:hAnsi="Times New Roman" w:cs="Times New Roman"/>
                <w:kern w:val="0"/>
                <w14:ligatures w14:val="none"/>
                <w:rPrChange w:id="5223" w:author="Geri Burgert" w:date="2026-02-02T17:12:00Z" w16du:dateUtc="2026-02-02T22:12:00Z">
                  <w:rPr>
                    <w:ins w:id="5224" w:author="Geri Burgert" w:date="2026-02-02T17:12:00Z" w16du:dateUtc="2026-02-02T22:12:00Z"/>
                    <w:rFonts w:eastAsia="Times New Roman"/>
                    <w:kern w:val="0"/>
                    <w14:ligatures w14:val="none"/>
                  </w:rPr>
                </w:rPrChange>
              </w:rPr>
            </w:pPr>
            <w:ins w:id="5225" w:author="Geri Burgert" w:date="2026-02-02T17:12:00Z" w16du:dateUtc="2026-02-02T22:12:00Z">
              <w:r w:rsidRPr="00F55018">
                <w:rPr>
                  <w:rFonts w:ascii="Times New Roman" w:eastAsia="Times New Roman" w:hAnsi="Times New Roman" w:cs="Times New Roman"/>
                  <w:kern w:val="0"/>
                  <w14:ligatures w14:val="none"/>
                  <w:rPrChange w:id="5226" w:author="Geri Burgert" w:date="2026-02-02T17:12:00Z" w16du:dateUtc="2026-02-02T22:12:00Z">
                    <w:rPr>
                      <w:rFonts w:eastAsia="Times New Roman"/>
                      <w:kern w:val="0"/>
                      <w14:ligatures w14:val="none"/>
                    </w:rPr>
                  </w:rPrChange>
                </w:rPr>
                <w:t>Green et al</w:t>
              </w:r>
              <w:r w:rsidRPr="00F55018">
                <w:rPr>
                  <w:rFonts w:ascii="Times New Roman" w:eastAsia="Times New Roman" w:hAnsi="Times New Roman" w:cs="Times New Roman"/>
                  <w:kern w:val="0"/>
                  <w:vertAlign w:val="superscript"/>
                  <w14:ligatures w14:val="none"/>
                  <w:rPrChange w:id="5227" w:author="Geri Burgert" w:date="2026-02-02T17:12:00Z" w16du:dateUtc="2026-02-02T22:12:00Z">
                    <w:rPr>
                      <w:rFonts w:eastAsia="Times New Roman"/>
                      <w:kern w:val="0"/>
                      <w:vertAlign w:val="superscript"/>
                      <w14:ligatures w14:val="none"/>
                    </w:rPr>
                  </w:rPrChange>
                </w:rPr>
                <w:t>19</w:t>
              </w:r>
            </w:ins>
          </w:p>
          <w:p w14:paraId="65CBC53B" w14:textId="77777777" w:rsidR="00F55018" w:rsidRPr="00F55018" w:rsidRDefault="00F55018" w:rsidP="00F55018">
            <w:pPr>
              <w:jc w:val="center"/>
              <w:rPr>
                <w:ins w:id="5228" w:author="Geri Burgert" w:date="2026-02-02T17:12:00Z" w16du:dateUtc="2026-02-02T22:12:00Z"/>
                <w:rFonts w:ascii="Times New Roman" w:eastAsia="Times New Roman" w:hAnsi="Times New Roman" w:cs="Times New Roman"/>
                <w:kern w:val="0"/>
                <w14:ligatures w14:val="none"/>
                <w:rPrChange w:id="5229" w:author="Geri Burgert" w:date="2026-02-02T17:12:00Z" w16du:dateUtc="2026-02-02T22:12:00Z">
                  <w:rPr>
                    <w:ins w:id="5230" w:author="Geri Burgert" w:date="2026-02-02T17:12:00Z" w16du:dateUtc="2026-02-02T22:12:00Z"/>
                    <w:rFonts w:eastAsia="Times New Roman"/>
                    <w:kern w:val="0"/>
                    <w14:ligatures w14:val="none"/>
                  </w:rPr>
                </w:rPrChange>
              </w:rPr>
            </w:pPr>
          </w:p>
          <w:p w14:paraId="555A5C7F" w14:textId="77777777" w:rsidR="00F55018" w:rsidRPr="00F55018" w:rsidRDefault="00F55018" w:rsidP="00F55018">
            <w:pPr>
              <w:jc w:val="center"/>
              <w:rPr>
                <w:ins w:id="5231" w:author="Geri Burgert" w:date="2026-02-02T17:12:00Z" w16du:dateUtc="2026-02-02T22:12:00Z"/>
                <w:rFonts w:ascii="Times New Roman" w:eastAsia="Times New Roman" w:hAnsi="Times New Roman" w:cs="Times New Roman"/>
                <w:kern w:val="0"/>
                <w14:ligatures w14:val="none"/>
                <w:rPrChange w:id="5232" w:author="Geri Burgert" w:date="2026-02-02T17:12:00Z" w16du:dateUtc="2026-02-02T22:12:00Z">
                  <w:rPr>
                    <w:ins w:id="5233" w:author="Geri Burgert" w:date="2026-02-02T17:12:00Z" w16du:dateUtc="2026-02-02T22:12:00Z"/>
                    <w:rFonts w:eastAsia="Times New Roman"/>
                    <w:kern w:val="0"/>
                    <w14:ligatures w14:val="none"/>
                  </w:rPr>
                </w:rPrChange>
              </w:rPr>
            </w:pPr>
            <w:ins w:id="5234" w:author="Geri Burgert" w:date="2026-02-02T17:12:00Z" w16du:dateUtc="2026-02-02T22:12:00Z">
              <w:r w:rsidRPr="00F55018">
                <w:rPr>
                  <w:rFonts w:ascii="Times New Roman" w:eastAsia="Times New Roman" w:hAnsi="Times New Roman" w:cs="Times New Roman"/>
                  <w:kern w:val="0"/>
                  <w14:ligatures w14:val="none"/>
                  <w:rPrChange w:id="5235" w:author="Geri Burgert" w:date="2026-02-02T17:12:00Z" w16du:dateUtc="2026-02-02T22:12:00Z">
                    <w:rPr>
                      <w:rFonts w:eastAsia="Times New Roman"/>
                      <w:kern w:val="0"/>
                      <w14:ligatures w14:val="none"/>
                    </w:rPr>
                  </w:rPrChange>
                </w:rPr>
                <w:t>Siva et al</w:t>
              </w:r>
              <w:r w:rsidRPr="00F55018">
                <w:rPr>
                  <w:rFonts w:ascii="Times New Roman" w:eastAsia="Times New Roman" w:hAnsi="Times New Roman" w:cs="Times New Roman"/>
                  <w:kern w:val="0"/>
                  <w:vertAlign w:val="superscript"/>
                  <w14:ligatures w14:val="none"/>
                  <w:rPrChange w:id="5236" w:author="Geri Burgert" w:date="2026-02-02T17:12:00Z" w16du:dateUtc="2026-02-02T22:12:00Z">
                    <w:rPr>
                      <w:rFonts w:eastAsia="Times New Roman"/>
                      <w:kern w:val="0"/>
                      <w:vertAlign w:val="superscript"/>
                      <w14:ligatures w14:val="none"/>
                    </w:rPr>
                  </w:rPrChange>
                </w:rPr>
                <w:t>20</w:t>
              </w:r>
            </w:ins>
          </w:p>
          <w:p w14:paraId="069B5BD7" w14:textId="77777777" w:rsidR="00F55018" w:rsidRPr="00F55018" w:rsidRDefault="00F55018" w:rsidP="00F55018">
            <w:pPr>
              <w:jc w:val="center"/>
              <w:rPr>
                <w:ins w:id="5237" w:author="Geri Burgert" w:date="2026-02-02T17:12:00Z" w16du:dateUtc="2026-02-02T22:12:00Z"/>
                <w:rFonts w:ascii="Times New Roman" w:eastAsia="Times New Roman" w:hAnsi="Times New Roman" w:cs="Times New Roman"/>
                <w:kern w:val="0"/>
                <w14:ligatures w14:val="none"/>
                <w:rPrChange w:id="5238" w:author="Geri Burgert" w:date="2026-02-02T17:12:00Z" w16du:dateUtc="2026-02-02T22:12:00Z">
                  <w:rPr>
                    <w:ins w:id="5239" w:author="Geri Burgert" w:date="2026-02-02T17:12:00Z" w16du:dateUtc="2026-02-02T22:12:00Z"/>
                    <w:rFonts w:eastAsia="Times New Roman"/>
                    <w:kern w:val="0"/>
                    <w14:ligatures w14:val="none"/>
                  </w:rPr>
                </w:rPrChange>
              </w:rPr>
            </w:pPr>
          </w:p>
          <w:p w14:paraId="111F0992" w14:textId="77777777" w:rsidR="00F55018" w:rsidRPr="00F55018" w:rsidRDefault="00F55018" w:rsidP="00F55018">
            <w:pPr>
              <w:jc w:val="center"/>
              <w:rPr>
                <w:ins w:id="5240" w:author="Geri Burgert" w:date="2026-02-02T17:12:00Z" w16du:dateUtc="2026-02-02T22:12:00Z"/>
                <w:rFonts w:ascii="Times New Roman" w:eastAsia="Times New Roman" w:hAnsi="Times New Roman" w:cs="Times New Roman"/>
                <w:kern w:val="0"/>
                <w14:ligatures w14:val="none"/>
                <w:rPrChange w:id="5241" w:author="Geri Burgert" w:date="2026-02-02T17:12:00Z" w16du:dateUtc="2026-02-02T22:12:00Z">
                  <w:rPr>
                    <w:ins w:id="5242" w:author="Geri Burgert" w:date="2026-02-02T17:12:00Z" w16du:dateUtc="2026-02-02T22:12:00Z"/>
                    <w:rFonts w:eastAsia="Times New Roman"/>
                    <w:kern w:val="0"/>
                    <w14:ligatures w14:val="none"/>
                  </w:rPr>
                </w:rPrChange>
              </w:rPr>
            </w:pPr>
            <w:ins w:id="5243" w:author="Geri Burgert" w:date="2026-02-02T17:12:00Z" w16du:dateUtc="2026-02-02T22:12:00Z">
              <w:r w:rsidRPr="00F55018">
                <w:rPr>
                  <w:rFonts w:ascii="Times New Roman" w:eastAsia="Times New Roman" w:hAnsi="Times New Roman" w:cs="Times New Roman"/>
                  <w:kern w:val="0"/>
                  <w14:ligatures w14:val="none"/>
                  <w:rPrChange w:id="5244" w:author="Geri Burgert" w:date="2026-02-02T17:12:00Z" w16du:dateUtc="2026-02-02T22:12:00Z">
                    <w:rPr>
                      <w:rFonts w:eastAsia="Times New Roman"/>
                      <w:kern w:val="0"/>
                      <w14:ligatures w14:val="none"/>
                    </w:rPr>
                  </w:rPrChange>
                </w:rPr>
                <w:t>Leigh et al</w:t>
              </w:r>
              <w:r w:rsidRPr="00F55018">
                <w:rPr>
                  <w:rFonts w:ascii="Times New Roman" w:eastAsia="Times New Roman" w:hAnsi="Times New Roman" w:cs="Times New Roman"/>
                  <w:kern w:val="0"/>
                  <w:vertAlign w:val="superscript"/>
                  <w14:ligatures w14:val="none"/>
                  <w:rPrChange w:id="5245" w:author="Geri Burgert" w:date="2026-02-02T17:12:00Z" w16du:dateUtc="2026-02-02T22:12:00Z">
                    <w:rPr>
                      <w:rFonts w:eastAsia="Times New Roman"/>
                      <w:kern w:val="0"/>
                      <w:vertAlign w:val="superscript"/>
                      <w14:ligatures w14:val="none"/>
                    </w:rPr>
                  </w:rPrChange>
                </w:rPr>
                <w:t>21</w:t>
              </w:r>
            </w:ins>
          </w:p>
          <w:p w14:paraId="6EBEDDEF" w14:textId="77777777" w:rsidR="00F55018" w:rsidRPr="00F55018" w:rsidRDefault="00F55018" w:rsidP="00F55018">
            <w:pPr>
              <w:jc w:val="center"/>
              <w:rPr>
                <w:ins w:id="5246" w:author="Geri Burgert" w:date="2026-02-02T17:12:00Z" w16du:dateUtc="2026-02-02T22:12:00Z"/>
                <w:rFonts w:ascii="Times New Roman" w:eastAsia="Times New Roman" w:hAnsi="Times New Roman" w:cs="Times New Roman"/>
                <w:kern w:val="0"/>
                <w14:ligatures w14:val="none"/>
                <w:rPrChange w:id="5247" w:author="Geri Burgert" w:date="2026-02-02T17:12:00Z" w16du:dateUtc="2026-02-02T22:12:00Z">
                  <w:rPr>
                    <w:ins w:id="5248" w:author="Geri Burgert" w:date="2026-02-02T17:12:00Z" w16du:dateUtc="2026-02-02T22:12:00Z"/>
                    <w:rFonts w:eastAsia="Times New Roman"/>
                    <w:kern w:val="0"/>
                    <w14:ligatures w14:val="none"/>
                  </w:rPr>
                </w:rPrChange>
              </w:rPr>
            </w:pPr>
          </w:p>
          <w:p w14:paraId="2B5506FF" w14:textId="4AD39369" w:rsidR="00F55018" w:rsidRPr="00F55018" w:rsidRDefault="00F55018" w:rsidP="00F55018">
            <w:pPr>
              <w:jc w:val="center"/>
              <w:rPr>
                <w:ins w:id="5249" w:author="Geri Burgert" w:date="2026-02-02T17:12:00Z" w16du:dateUtc="2026-02-02T22:12:00Z"/>
                <w:rFonts w:ascii="Times New Roman" w:eastAsia="Times New Roman" w:hAnsi="Times New Roman" w:cs="Times New Roman"/>
                <w:kern w:val="0"/>
                <w14:ligatures w14:val="none"/>
                <w:rPrChange w:id="5250" w:author="Geri Burgert" w:date="2026-02-02T17:12:00Z" w16du:dateUtc="2026-02-02T22:12:00Z">
                  <w:rPr>
                    <w:ins w:id="5251" w:author="Geri Burgert" w:date="2026-02-02T17:12:00Z" w16du:dateUtc="2026-02-02T22:12:00Z"/>
                    <w:rFonts w:eastAsia="Times New Roman"/>
                    <w:kern w:val="0"/>
                    <w14:ligatures w14:val="none"/>
                  </w:rPr>
                </w:rPrChange>
              </w:rPr>
            </w:pPr>
            <w:ins w:id="5252" w:author="Geri Burgert" w:date="2026-02-02T17:12:00Z" w16du:dateUtc="2026-02-02T22:12:00Z">
              <w:r w:rsidRPr="00F55018">
                <w:rPr>
                  <w:rFonts w:ascii="Times New Roman" w:eastAsia="Times New Roman" w:hAnsi="Times New Roman" w:cs="Times New Roman"/>
                  <w:kern w:val="0"/>
                  <w14:ligatures w14:val="none"/>
                  <w:rPrChange w:id="5253" w:author="Geri Burgert" w:date="2026-02-02T17:12:00Z" w16du:dateUtc="2026-02-02T22:12:00Z">
                    <w:rPr>
                      <w:rFonts w:eastAsia="Times New Roman"/>
                      <w:kern w:val="0"/>
                      <w14:ligatures w14:val="none"/>
                    </w:rPr>
                  </w:rPrChange>
                </w:rPr>
                <w:t>Nair et al</w:t>
              </w:r>
            </w:ins>
            <w:ins w:id="5254" w:author="Geri Burgert" w:date="2026-02-02T18:10:00Z" w16du:dateUtc="2026-02-02T23:10:00Z">
              <w:r w:rsidR="00DC6CDD" w:rsidRPr="00DC6CDD">
                <w:rPr>
                  <w:rFonts w:ascii="Times New Roman" w:eastAsia="Times New Roman" w:hAnsi="Times New Roman" w:cs="Times New Roman"/>
                  <w:kern w:val="0"/>
                  <w:vertAlign w:val="superscript"/>
                  <w14:ligatures w14:val="none"/>
                  <w:rPrChange w:id="5255" w:author="Geri Burgert" w:date="2026-02-02T18:10:00Z" w16du:dateUtc="2026-02-02T23:10:00Z">
                    <w:rPr>
                      <w:rFonts w:ascii="Times New Roman" w:eastAsia="Times New Roman" w:hAnsi="Times New Roman" w:cs="Times New Roman"/>
                      <w:kern w:val="0"/>
                      <w14:ligatures w14:val="none"/>
                    </w:rPr>
                  </w:rPrChange>
                </w:rPr>
                <w:t>22</w:t>
              </w:r>
            </w:ins>
          </w:p>
          <w:p w14:paraId="77FA3123" w14:textId="77777777" w:rsidR="00F55018" w:rsidRPr="00F55018" w:rsidRDefault="00F55018" w:rsidP="00F55018">
            <w:pPr>
              <w:jc w:val="center"/>
              <w:rPr>
                <w:ins w:id="5256" w:author="Geri Burgert" w:date="2026-02-02T17:12:00Z" w16du:dateUtc="2026-02-02T22:12:00Z"/>
                <w:rFonts w:ascii="Times New Roman" w:eastAsia="Times New Roman" w:hAnsi="Times New Roman" w:cs="Times New Roman"/>
                <w:color w:val="auto"/>
                <w:kern w:val="0"/>
                <w14:ligatures w14:val="none"/>
                <w:rPrChange w:id="5257" w:author="Geri Burgert" w:date="2026-02-02T17:12:00Z" w16du:dateUtc="2026-02-02T22:12:00Z">
                  <w:rPr>
                    <w:ins w:id="5258" w:author="Geri Burgert" w:date="2026-02-02T17:12:00Z" w16du:dateUtc="2026-02-02T22:12:00Z"/>
                    <w:rFonts w:eastAsia="Times New Roman"/>
                    <w:color w:val="auto"/>
                    <w:kern w:val="0"/>
                    <w14:ligatures w14:val="none"/>
                  </w:rPr>
                </w:rPrChange>
              </w:rPr>
            </w:pPr>
          </w:p>
          <w:p w14:paraId="543BF703" w14:textId="77777777" w:rsidR="00F55018" w:rsidRPr="00F55018" w:rsidRDefault="00F55018" w:rsidP="00F55018">
            <w:pPr>
              <w:jc w:val="center"/>
              <w:rPr>
                <w:ins w:id="5259" w:author="Geri Burgert" w:date="2026-02-02T17:12:00Z" w16du:dateUtc="2026-02-02T22:12:00Z"/>
                <w:rFonts w:ascii="Times New Roman" w:eastAsia="Times New Roman" w:hAnsi="Times New Roman" w:cs="Times New Roman"/>
                <w:color w:val="auto"/>
                <w:kern w:val="0"/>
                <w14:ligatures w14:val="none"/>
                <w:rPrChange w:id="5260" w:author="Geri Burgert" w:date="2026-02-02T17:12:00Z" w16du:dateUtc="2026-02-02T22:12:00Z">
                  <w:rPr>
                    <w:ins w:id="5261" w:author="Geri Burgert" w:date="2026-02-02T17:12:00Z" w16du:dateUtc="2026-02-02T22:12:00Z"/>
                    <w:rFonts w:eastAsia="Times New Roman"/>
                    <w:color w:val="auto"/>
                    <w:kern w:val="0"/>
                    <w14:ligatures w14:val="none"/>
                  </w:rPr>
                </w:rPrChange>
              </w:rPr>
            </w:pPr>
            <w:ins w:id="5262" w:author="Geri Burgert" w:date="2026-02-02T17:12:00Z" w16du:dateUtc="2026-02-02T22:12:00Z">
              <w:r w:rsidRPr="00F55018">
                <w:rPr>
                  <w:rFonts w:ascii="Times New Roman" w:eastAsia="Times New Roman" w:hAnsi="Times New Roman" w:cs="Times New Roman"/>
                  <w:kern w:val="0"/>
                  <w14:ligatures w14:val="none"/>
                  <w:rPrChange w:id="5263" w:author="Geri Burgert" w:date="2026-02-02T17:12:00Z" w16du:dateUtc="2026-02-02T22:12:00Z">
                    <w:rPr>
                      <w:rFonts w:eastAsia="Times New Roman"/>
                      <w:kern w:val="0"/>
                      <w14:ligatures w14:val="none"/>
                    </w:rPr>
                  </w:rPrChange>
                </w:rPr>
                <w:t>Global Initiative for Asthma</w:t>
              </w:r>
              <w:r w:rsidRPr="00F55018">
                <w:rPr>
                  <w:rFonts w:ascii="Times New Roman" w:eastAsia="Times New Roman" w:hAnsi="Times New Roman" w:cs="Times New Roman"/>
                  <w:kern w:val="0"/>
                  <w:vertAlign w:val="superscript"/>
                  <w14:ligatures w14:val="none"/>
                  <w:rPrChange w:id="5264" w:author="Geri Burgert" w:date="2026-02-02T17:12:00Z" w16du:dateUtc="2026-02-02T22:12:00Z">
                    <w:rPr>
                      <w:rFonts w:eastAsia="Times New Roman"/>
                      <w:kern w:val="0"/>
                      <w:vertAlign w:val="superscript"/>
                      <w14:ligatures w14:val="none"/>
                    </w:rPr>
                  </w:rPrChange>
                </w:rPr>
                <w:t>17</w:t>
              </w:r>
            </w:ins>
          </w:p>
        </w:tc>
      </w:tr>
      <w:tr w:rsidR="00F55018" w:rsidRPr="00F55018" w14:paraId="646C70B5" w14:textId="77777777" w:rsidTr="00BC2438">
        <w:trPr>
          <w:ins w:id="5265" w:author="Geri Burgert" w:date="2026-02-02T17:12:00Z" w16du:dateUtc="2026-02-02T22:12:00Z"/>
          <w:trPrChange w:id="5266" w:author="Geri Burgert" w:date="2026-02-02T17:14:00Z" w16du:dateUtc="2026-02-02T22:14:00Z">
            <w:trPr>
              <w:gridBefore w:val="1"/>
              <w:gridAfter w:val="0"/>
            </w:trPr>
          </w:trPrChange>
        </w:trPr>
        <w:tc>
          <w:tcPr>
            <w:tcW w:w="2019" w:type="dxa"/>
            <w:tcPrChange w:id="5267" w:author="Geri Burgert" w:date="2026-02-02T17:14:00Z" w16du:dateUtc="2026-02-02T22:14:00Z">
              <w:tcPr>
                <w:tcW w:w="2019" w:type="dxa"/>
              </w:tcPr>
            </w:tcPrChange>
          </w:tcPr>
          <w:p w14:paraId="1A5DFFE5" w14:textId="77777777" w:rsidR="00F55018" w:rsidRPr="00F55018" w:rsidRDefault="00F55018" w:rsidP="00F55018">
            <w:pPr>
              <w:rPr>
                <w:ins w:id="5268" w:author="Geri Burgert" w:date="2026-02-02T17:12:00Z" w16du:dateUtc="2026-02-02T22:12:00Z"/>
                <w:rFonts w:ascii="Times New Roman" w:eastAsia="Times New Roman" w:hAnsi="Times New Roman" w:cs="Times New Roman"/>
                <w:color w:val="auto"/>
                <w:kern w:val="0"/>
                <w14:ligatures w14:val="none"/>
                <w:rPrChange w:id="5269" w:author="Geri Burgert" w:date="2026-02-02T17:12:00Z" w16du:dateUtc="2026-02-02T22:12:00Z">
                  <w:rPr>
                    <w:ins w:id="5270" w:author="Geri Burgert" w:date="2026-02-02T17:12:00Z" w16du:dateUtc="2026-02-02T22:12:00Z"/>
                    <w:rFonts w:eastAsia="Times New Roman"/>
                    <w:color w:val="auto"/>
                    <w:kern w:val="0"/>
                    <w14:ligatures w14:val="none"/>
                  </w:rPr>
                </w:rPrChange>
              </w:rPr>
            </w:pPr>
            <w:ins w:id="5271" w:author="Geri Burgert" w:date="2026-02-02T17:12:00Z" w16du:dateUtc="2026-02-02T22:12:00Z">
              <w:r w:rsidRPr="00F55018">
                <w:rPr>
                  <w:rFonts w:ascii="Times New Roman" w:eastAsia="Times New Roman" w:hAnsi="Times New Roman" w:cs="Times New Roman"/>
                  <w:color w:val="auto"/>
                  <w:kern w:val="0"/>
                  <w14:ligatures w14:val="none"/>
                  <w:rPrChange w:id="5272" w:author="Geri Burgert" w:date="2026-02-02T17:12:00Z" w16du:dateUtc="2026-02-02T22:12:00Z">
                    <w:rPr>
                      <w:rFonts w:eastAsia="Times New Roman"/>
                      <w:color w:val="auto"/>
                      <w:kern w:val="0"/>
                      <w14:ligatures w14:val="none"/>
                    </w:rPr>
                  </w:rPrChange>
                </w:rPr>
                <w:t>Type 2 airway inflammation</w:t>
              </w:r>
            </w:ins>
          </w:p>
        </w:tc>
        <w:tc>
          <w:tcPr>
            <w:tcW w:w="2096" w:type="dxa"/>
            <w:tcPrChange w:id="5273" w:author="Geri Burgert" w:date="2026-02-02T17:14:00Z" w16du:dateUtc="2026-02-02T22:14:00Z">
              <w:tcPr>
                <w:tcW w:w="2096" w:type="dxa"/>
                <w:gridSpan w:val="2"/>
              </w:tcPr>
            </w:tcPrChange>
          </w:tcPr>
          <w:p w14:paraId="232EA69F" w14:textId="77777777" w:rsidR="00F55018" w:rsidRPr="00F55018" w:rsidRDefault="00F55018" w:rsidP="00F55018">
            <w:pPr>
              <w:jc w:val="center"/>
              <w:rPr>
                <w:ins w:id="5274" w:author="Geri Burgert" w:date="2026-02-02T17:12:00Z" w16du:dateUtc="2026-02-02T22:12:00Z"/>
                <w:rFonts w:ascii="Times New Roman" w:eastAsia="Times New Roman" w:hAnsi="Times New Roman" w:cs="Times New Roman"/>
                <w:color w:val="auto"/>
                <w:kern w:val="0"/>
                <w14:ligatures w14:val="none"/>
                <w:rPrChange w:id="5275" w:author="Geri Burgert" w:date="2026-02-02T17:12:00Z" w16du:dateUtc="2026-02-02T22:12:00Z">
                  <w:rPr>
                    <w:ins w:id="5276" w:author="Geri Burgert" w:date="2026-02-02T17:12:00Z" w16du:dateUtc="2026-02-02T22:12:00Z"/>
                    <w:rFonts w:eastAsia="Times New Roman"/>
                    <w:color w:val="auto"/>
                    <w:kern w:val="0"/>
                    <w14:ligatures w14:val="none"/>
                  </w:rPr>
                </w:rPrChange>
              </w:rPr>
            </w:pPr>
            <w:ins w:id="5277" w:author="Geri Burgert" w:date="2026-02-02T17:12:00Z" w16du:dateUtc="2026-02-02T22:12:00Z">
              <w:r w:rsidRPr="00F55018">
                <w:rPr>
                  <w:rFonts w:ascii="Times New Roman" w:eastAsia="Times New Roman" w:hAnsi="Times New Roman" w:cs="Times New Roman"/>
                  <w:color w:val="auto"/>
                  <w:kern w:val="0"/>
                  <w14:ligatures w14:val="none"/>
                  <w:rPrChange w:id="5278" w:author="Geri Burgert" w:date="2026-02-02T17:12:00Z" w16du:dateUtc="2026-02-02T22:12:00Z">
                    <w:rPr>
                      <w:rFonts w:eastAsia="Times New Roman"/>
                      <w:color w:val="auto"/>
                      <w:kern w:val="0"/>
                      <w14:ligatures w14:val="none"/>
                    </w:rPr>
                  </w:rPrChange>
                </w:rPr>
                <w:t>Exhaled breath</w:t>
              </w:r>
            </w:ins>
          </w:p>
        </w:tc>
        <w:tc>
          <w:tcPr>
            <w:tcW w:w="2027" w:type="dxa"/>
            <w:tcPrChange w:id="5279" w:author="Geri Burgert" w:date="2026-02-02T17:14:00Z" w16du:dateUtc="2026-02-02T22:14:00Z">
              <w:tcPr>
                <w:tcW w:w="2027" w:type="dxa"/>
                <w:gridSpan w:val="2"/>
              </w:tcPr>
            </w:tcPrChange>
          </w:tcPr>
          <w:p w14:paraId="4FBADE9A" w14:textId="77777777" w:rsidR="00F55018" w:rsidRPr="00F55018" w:rsidRDefault="00F55018" w:rsidP="00F55018">
            <w:pPr>
              <w:jc w:val="center"/>
              <w:rPr>
                <w:ins w:id="5280" w:author="Geri Burgert" w:date="2026-02-02T17:12:00Z" w16du:dateUtc="2026-02-02T22:12:00Z"/>
                <w:rFonts w:ascii="Times New Roman" w:eastAsia="Times New Roman" w:hAnsi="Times New Roman" w:cs="Times New Roman"/>
                <w:color w:val="auto"/>
                <w:kern w:val="0"/>
                <w14:ligatures w14:val="none"/>
                <w:rPrChange w:id="5281" w:author="Geri Burgert" w:date="2026-02-02T17:12:00Z" w16du:dateUtc="2026-02-02T22:12:00Z">
                  <w:rPr>
                    <w:ins w:id="5282" w:author="Geri Burgert" w:date="2026-02-02T17:12:00Z" w16du:dateUtc="2026-02-02T22:12:00Z"/>
                    <w:rFonts w:eastAsia="Times New Roman"/>
                    <w:color w:val="auto"/>
                    <w:kern w:val="0"/>
                    <w14:ligatures w14:val="none"/>
                  </w:rPr>
                </w:rPrChange>
              </w:rPr>
            </w:pPr>
            <w:ins w:id="5283" w:author="Geri Burgert" w:date="2026-02-02T17:12:00Z" w16du:dateUtc="2026-02-02T22:12:00Z">
              <w:r w:rsidRPr="00F55018">
                <w:rPr>
                  <w:rFonts w:ascii="Times New Roman" w:eastAsia="Times New Roman" w:hAnsi="Times New Roman" w:cs="Times New Roman"/>
                  <w:color w:val="auto"/>
                  <w:kern w:val="0"/>
                  <w14:ligatures w14:val="none"/>
                  <w:rPrChange w:id="5284" w:author="Geri Burgert" w:date="2026-02-02T17:12:00Z" w16du:dateUtc="2026-02-02T22:12:00Z">
                    <w:rPr>
                      <w:rFonts w:eastAsia="Times New Roman"/>
                      <w:color w:val="auto"/>
                      <w:kern w:val="0"/>
                      <w14:ligatures w14:val="none"/>
                    </w:rPr>
                  </w:rPrChange>
                </w:rPr>
                <w:t xml:space="preserve">Measurement of FeNO with monitor (eg, </w:t>
              </w:r>
              <w:commentRangeStart w:id="5285"/>
              <w:r w:rsidRPr="00F55018">
                <w:rPr>
                  <w:rFonts w:ascii="Times New Roman" w:eastAsia="Times New Roman" w:hAnsi="Times New Roman" w:cs="Times New Roman"/>
                  <w:color w:val="auto"/>
                  <w:kern w:val="0"/>
                  <w14:ligatures w14:val="none"/>
                  <w:rPrChange w:id="5286" w:author="Geri Burgert" w:date="2026-02-02T17:12:00Z" w16du:dateUtc="2026-02-02T22:12:00Z">
                    <w:rPr>
                      <w:rFonts w:eastAsia="Times New Roman"/>
                      <w:color w:val="auto"/>
                      <w:kern w:val="0"/>
                      <w14:ligatures w14:val="none"/>
                    </w:rPr>
                  </w:rPrChange>
                </w:rPr>
                <w:t>NIOX VERO</w:t>
              </w:r>
              <w:commentRangeEnd w:id="5285"/>
              <w:r w:rsidRPr="00F55018">
                <w:rPr>
                  <w:rFonts w:ascii="Times New Roman" w:eastAsia="Times New Roman" w:hAnsi="Times New Roman" w:cs="Times New Roman"/>
                  <w:color w:val="auto"/>
                  <w:kern w:val="0"/>
                  <w14:ligatures w14:val="none"/>
                  <w:rPrChange w:id="5287" w:author="Geri Burgert" w:date="2026-02-02T17:12:00Z" w16du:dateUtc="2026-02-02T22:12:00Z">
                    <w:rPr>
                      <w:rFonts w:eastAsia="Times New Roman"/>
                      <w:color w:val="auto"/>
                      <w:kern w:val="0"/>
                      <w:sz w:val="16"/>
                      <w:szCs w:val="16"/>
                      <w14:ligatures w14:val="none"/>
                    </w:rPr>
                  </w:rPrChange>
                </w:rPr>
                <w:commentReference w:id="5285"/>
              </w:r>
              <w:r w:rsidRPr="00F55018">
                <w:rPr>
                  <w:rFonts w:ascii="Times New Roman" w:eastAsia="Times New Roman" w:hAnsi="Times New Roman" w:cs="Times New Roman"/>
                  <w:color w:val="auto"/>
                  <w:kern w:val="0"/>
                  <w14:ligatures w14:val="none"/>
                  <w:rPrChange w:id="5288" w:author="Geri Burgert" w:date="2026-02-02T17:12:00Z" w16du:dateUtc="2026-02-02T22:12:00Z">
                    <w:rPr>
                      <w:rFonts w:eastAsia="Times New Roman"/>
                      <w:color w:val="auto"/>
                      <w:kern w:val="0"/>
                      <w14:ligatures w14:val="none"/>
                    </w:rPr>
                  </w:rPrChange>
                </w:rPr>
                <w:t>)</w:t>
              </w:r>
            </w:ins>
          </w:p>
        </w:tc>
        <w:tc>
          <w:tcPr>
            <w:tcW w:w="2465" w:type="dxa"/>
            <w:tcPrChange w:id="5289" w:author="Geri Burgert" w:date="2026-02-02T17:14:00Z" w16du:dateUtc="2026-02-02T22:14:00Z">
              <w:tcPr>
                <w:tcW w:w="2465" w:type="dxa"/>
                <w:gridSpan w:val="2"/>
              </w:tcPr>
            </w:tcPrChange>
          </w:tcPr>
          <w:p w14:paraId="4EFAA6AA" w14:textId="77777777" w:rsidR="00F55018" w:rsidRPr="00F55018" w:rsidRDefault="00F55018" w:rsidP="00F55018">
            <w:pPr>
              <w:jc w:val="center"/>
              <w:rPr>
                <w:ins w:id="5290" w:author="Geri Burgert" w:date="2026-02-02T17:12:00Z" w16du:dateUtc="2026-02-02T22:12:00Z"/>
                <w:rFonts w:ascii="Times New Roman" w:eastAsia="Times New Roman" w:hAnsi="Times New Roman" w:cs="Times New Roman"/>
                <w:kern w:val="0"/>
                <w14:ligatures w14:val="none"/>
                <w:rPrChange w:id="5291" w:author="Geri Burgert" w:date="2026-02-02T17:12:00Z" w16du:dateUtc="2026-02-02T22:12:00Z">
                  <w:rPr>
                    <w:ins w:id="5292" w:author="Geri Burgert" w:date="2026-02-02T17:12:00Z" w16du:dateUtc="2026-02-02T22:12:00Z"/>
                    <w:rFonts w:eastAsia="Times New Roman"/>
                    <w:kern w:val="0"/>
                    <w14:ligatures w14:val="none"/>
                  </w:rPr>
                </w:rPrChange>
              </w:rPr>
            </w:pPr>
            <w:ins w:id="5293" w:author="Geri Burgert" w:date="2026-02-02T17:12:00Z" w16du:dateUtc="2026-02-02T22:12:00Z">
              <w:r w:rsidRPr="00F55018">
                <w:rPr>
                  <w:rFonts w:ascii="Times New Roman" w:eastAsiaTheme="majorEastAsia" w:hAnsi="Times New Roman" w:cs="Times New Roman"/>
                  <w:kern w:val="0"/>
                  <w14:ligatures w14:val="none"/>
                  <w:rPrChange w:id="5294" w:author="Geri Burgert" w:date="2026-02-02T17:12:00Z" w16du:dateUtc="2026-02-02T22:12:00Z">
                    <w:rPr>
                      <w:rFonts w:eastAsiaTheme="majorEastAsia"/>
                      <w:kern w:val="0"/>
                      <w14:ligatures w14:val="none"/>
                    </w:rPr>
                  </w:rPrChange>
                </w:rPr>
                <w:t>Asthma:</w:t>
              </w:r>
              <w:r w:rsidRPr="00F55018">
                <w:rPr>
                  <w:rFonts w:ascii="Times New Roman" w:eastAsia="Times New Roman" w:hAnsi="Times New Roman" w:cs="Times New Roman"/>
                  <w:kern w:val="0"/>
                  <w14:ligatures w14:val="none"/>
                  <w:rPrChange w:id="5295" w:author="Geri Burgert" w:date="2026-02-02T17:12:00Z" w16du:dateUtc="2026-02-02T22:12:00Z">
                    <w:rPr>
                      <w:rFonts w:eastAsia="Times New Roman"/>
                      <w:kern w:val="0"/>
                      <w14:ligatures w14:val="none"/>
                    </w:rPr>
                  </w:rPrChange>
                </w:rPr>
                <w:t xml:space="preserve"> FeNO &gt;25-50 ppb indicates eosinophilic inflammation in ICS-free patients; &gt;20-25 ppb indicates eosinophilic </w:t>
              </w:r>
              <w:r w:rsidRPr="00F55018">
                <w:rPr>
                  <w:rFonts w:ascii="Times New Roman" w:eastAsia="Times New Roman" w:hAnsi="Times New Roman" w:cs="Times New Roman"/>
                  <w:kern w:val="0"/>
                  <w14:ligatures w14:val="none"/>
                  <w:rPrChange w:id="5296" w:author="Geri Burgert" w:date="2026-02-02T17:12:00Z" w16du:dateUtc="2026-02-02T22:12:00Z">
                    <w:rPr>
                      <w:rFonts w:eastAsia="Times New Roman"/>
                      <w:kern w:val="0"/>
                      <w14:ligatures w14:val="none"/>
                    </w:rPr>
                  </w:rPrChange>
                </w:rPr>
                <w:lastRenderedPageBreak/>
                <w:t>inflammation in patients receiving ICS</w:t>
              </w:r>
            </w:ins>
          </w:p>
          <w:p w14:paraId="00D8B71B" w14:textId="77777777" w:rsidR="00F55018" w:rsidRPr="00F55018" w:rsidRDefault="00F55018" w:rsidP="00F55018">
            <w:pPr>
              <w:jc w:val="center"/>
              <w:rPr>
                <w:ins w:id="5297" w:author="Geri Burgert" w:date="2026-02-02T17:12:00Z" w16du:dateUtc="2026-02-02T22:12:00Z"/>
                <w:rFonts w:ascii="Times New Roman" w:eastAsia="Times New Roman" w:hAnsi="Times New Roman" w:cs="Times New Roman"/>
                <w:color w:val="auto"/>
                <w:kern w:val="0"/>
                <w14:ligatures w14:val="none"/>
                <w:rPrChange w:id="5298" w:author="Geri Burgert" w:date="2026-02-02T17:12:00Z" w16du:dateUtc="2026-02-02T22:12:00Z">
                  <w:rPr>
                    <w:ins w:id="5299" w:author="Geri Burgert" w:date="2026-02-02T17:12:00Z" w16du:dateUtc="2026-02-02T22:12:00Z"/>
                    <w:rFonts w:eastAsia="Times New Roman"/>
                    <w:color w:val="auto"/>
                    <w:kern w:val="0"/>
                    <w14:ligatures w14:val="none"/>
                  </w:rPr>
                </w:rPrChange>
              </w:rPr>
            </w:pPr>
            <w:ins w:id="5300" w:author="Geri Burgert" w:date="2026-02-02T17:12:00Z" w16du:dateUtc="2026-02-02T22:12:00Z">
              <w:r w:rsidRPr="00F55018">
                <w:rPr>
                  <w:rFonts w:ascii="Times New Roman" w:eastAsiaTheme="majorEastAsia" w:hAnsi="Times New Roman" w:cs="Times New Roman"/>
                  <w:kern w:val="0"/>
                  <w14:ligatures w14:val="none"/>
                  <w:rPrChange w:id="5301" w:author="Geri Burgert" w:date="2026-02-02T17:12:00Z" w16du:dateUtc="2026-02-02T22:12:00Z">
                    <w:rPr>
                      <w:rFonts w:eastAsiaTheme="majorEastAsia"/>
                      <w:kern w:val="0"/>
                      <w14:ligatures w14:val="none"/>
                    </w:rPr>
                  </w:rPrChange>
                </w:rPr>
                <w:t>COPD/</w:t>
              </w:r>
              <w:r w:rsidRPr="00F55018">
                <w:rPr>
                  <w:rFonts w:ascii="Times New Roman" w:eastAsia="Times New Roman" w:hAnsi="Times New Roman" w:cs="Times New Roman"/>
                  <w:color w:val="auto"/>
                  <w:kern w:val="0"/>
                  <w14:ligatures w14:val="none"/>
                  <w:rPrChange w:id="5302" w:author="Geri Burgert" w:date="2026-02-02T17:12:00Z" w16du:dateUtc="2026-02-02T22:12:00Z">
                    <w:rPr>
                      <w:rFonts w:eastAsia="Times New Roman"/>
                      <w:color w:val="auto"/>
                      <w:kern w:val="0"/>
                      <w14:ligatures w14:val="none"/>
                    </w:rPr>
                  </w:rPrChange>
                </w:rPr>
                <w:t>eosinophilic granulomatosis with polyangiitis/</w:t>
              </w:r>
              <w:r w:rsidRPr="00F55018">
                <w:rPr>
                  <w:rFonts w:ascii="Times New Roman" w:eastAsiaTheme="majorEastAsia" w:hAnsi="Times New Roman" w:cs="Times New Roman"/>
                  <w:kern w:val="0"/>
                  <w14:ligatures w14:val="none"/>
                  <w:rPrChange w:id="5303" w:author="Geri Burgert" w:date="2026-02-02T17:12:00Z" w16du:dateUtc="2026-02-02T22:12:00Z">
                    <w:rPr>
                      <w:rFonts w:eastAsiaTheme="majorEastAsia"/>
                      <w:kern w:val="0"/>
                      <w14:ligatures w14:val="none"/>
                    </w:rPr>
                  </w:rPrChange>
                </w:rPr>
                <w:t>AEP/CEP:</w:t>
              </w:r>
              <w:r w:rsidRPr="00F55018">
                <w:rPr>
                  <w:rFonts w:ascii="Times New Roman" w:eastAsia="Times New Roman" w:hAnsi="Times New Roman" w:cs="Times New Roman"/>
                  <w:kern w:val="0"/>
                  <w14:ligatures w14:val="none"/>
                  <w:rPrChange w:id="5304" w:author="Geri Burgert" w:date="2026-02-02T17:12:00Z" w16du:dateUtc="2026-02-02T22:12:00Z">
                    <w:rPr>
                      <w:rFonts w:eastAsia="Times New Roman"/>
                      <w:kern w:val="0"/>
                      <w14:ligatures w14:val="none"/>
                    </w:rPr>
                  </w:rPrChange>
                </w:rPr>
                <w:t xml:space="preserve"> no standardized threshold; may be elevated</w:t>
              </w:r>
            </w:ins>
          </w:p>
        </w:tc>
        <w:tc>
          <w:tcPr>
            <w:tcW w:w="2034" w:type="dxa"/>
            <w:tcPrChange w:id="5305" w:author="Geri Burgert" w:date="2026-02-02T17:14:00Z" w16du:dateUtc="2026-02-02T22:14:00Z">
              <w:tcPr>
                <w:tcW w:w="2034" w:type="dxa"/>
                <w:gridSpan w:val="2"/>
              </w:tcPr>
            </w:tcPrChange>
          </w:tcPr>
          <w:p w14:paraId="14F53724" w14:textId="77777777" w:rsidR="00F55018" w:rsidRPr="00F55018" w:rsidRDefault="00F55018" w:rsidP="00F55018">
            <w:pPr>
              <w:jc w:val="center"/>
              <w:rPr>
                <w:ins w:id="5306" w:author="Geri Burgert" w:date="2026-02-02T17:12:00Z" w16du:dateUtc="2026-02-02T22:12:00Z"/>
                <w:rFonts w:ascii="Times New Roman" w:eastAsia="Times New Roman" w:hAnsi="Times New Roman" w:cs="Times New Roman"/>
                <w:color w:val="auto"/>
                <w:kern w:val="0"/>
                <w14:ligatures w14:val="none"/>
                <w:rPrChange w:id="5307" w:author="Geri Burgert" w:date="2026-02-02T17:12:00Z" w16du:dateUtc="2026-02-02T22:12:00Z">
                  <w:rPr>
                    <w:ins w:id="5308" w:author="Geri Burgert" w:date="2026-02-02T17:12:00Z" w16du:dateUtc="2026-02-02T22:12:00Z"/>
                    <w:rFonts w:eastAsia="Times New Roman"/>
                    <w:color w:val="auto"/>
                    <w:kern w:val="0"/>
                    <w14:ligatures w14:val="none"/>
                  </w:rPr>
                </w:rPrChange>
              </w:rPr>
            </w:pPr>
            <w:ins w:id="5309" w:author="Geri Burgert" w:date="2026-02-02T17:12:00Z" w16du:dateUtc="2026-02-02T22:12:00Z">
              <w:r w:rsidRPr="00F55018">
                <w:rPr>
                  <w:rFonts w:ascii="Times New Roman" w:eastAsia="Times New Roman" w:hAnsi="Times New Roman" w:cs="Times New Roman"/>
                  <w:color w:val="auto"/>
                  <w:kern w:val="0"/>
                  <w14:ligatures w14:val="none"/>
                  <w:rPrChange w:id="5310" w:author="Geri Burgert" w:date="2026-02-02T17:12:00Z" w16du:dateUtc="2026-02-02T22:12:00Z">
                    <w:rPr>
                      <w:rFonts w:eastAsia="Times New Roman"/>
                      <w:color w:val="auto"/>
                      <w:kern w:val="0"/>
                      <w14:ligatures w14:val="none"/>
                    </w:rPr>
                  </w:rPrChange>
                </w:rPr>
                <w:lastRenderedPageBreak/>
                <w:t xml:space="preserve">Reflects type 2 inflammation rather than eosinophils directly; values influenced by corticosteroid </w:t>
              </w:r>
              <w:r w:rsidRPr="00F55018">
                <w:rPr>
                  <w:rFonts w:ascii="Times New Roman" w:eastAsia="Times New Roman" w:hAnsi="Times New Roman" w:cs="Times New Roman"/>
                  <w:color w:val="auto"/>
                  <w:kern w:val="0"/>
                  <w14:ligatures w14:val="none"/>
                  <w:rPrChange w:id="5311" w:author="Geri Burgert" w:date="2026-02-02T17:12:00Z" w16du:dateUtc="2026-02-02T22:12:00Z">
                    <w:rPr>
                      <w:rFonts w:eastAsia="Times New Roman"/>
                      <w:color w:val="auto"/>
                      <w:kern w:val="0"/>
                      <w14:ligatures w14:val="none"/>
                    </w:rPr>
                  </w:rPrChange>
                </w:rPr>
                <w:lastRenderedPageBreak/>
                <w:t>use, infections, smoking, atopy; limited use in some centers owing to capital cost (equipment and cartridges)</w:t>
              </w:r>
            </w:ins>
          </w:p>
        </w:tc>
        <w:tc>
          <w:tcPr>
            <w:tcW w:w="2309" w:type="dxa"/>
            <w:tcPrChange w:id="5312" w:author="Geri Burgert" w:date="2026-02-02T17:14:00Z" w16du:dateUtc="2026-02-02T22:14:00Z">
              <w:tcPr>
                <w:tcW w:w="2309" w:type="dxa"/>
                <w:gridSpan w:val="2"/>
              </w:tcPr>
            </w:tcPrChange>
          </w:tcPr>
          <w:p w14:paraId="1E5119A0" w14:textId="77777777" w:rsidR="00F55018" w:rsidRPr="00F55018" w:rsidRDefault="00F55018" w:rsidP="00F55018">
            <w:pPr>
              <w:jc w:val="center"/>
              <w:rPr>
                <w:ins w:id="5313" w:author="Geri Burgert" w:date="2026-02-02T17:12:00Z" w16du:dateUtc="2026-02-02T22:12:00Z"/>
                <w:rFonts w:ascii="Times New Roman" w:eastAsia="Times New Roman" w:hAnsi="Times New Roman" w:cs="Times New Roman"/>
                <w:kern w:val="0"/>
                <w14:ligatures w14:val="none"/>
                <w:rPrChange w:id="5314" w:author="Geri Burgert" w:date="2026-02-02T17:12:00Z" w16du:dateUtc="2026-02-02T22:12:00Z">
                  <w:rPr>
                    <w:ins w:id="5315" w:author="Geri Burgert" w:date="2026-02-02T17:12:00Z" w16du:dateUtc="2026-02-02T22:12:00Z"/>
                    <w:rFonts w:eastAsia="Times New Roman"/>
                    <w:kern w:val="0"/>
                    <w14:ligatures w14:val="none"/>
                  </w:rPr>
                </w:rPrChange>
              </w:rPr>
            </w:pPr>
            <w:ins w:id="5316" w:author="Geri Burgert" w:date="2026-02-02T17:12:00Z" w16du:dateUtc="2026-02-02T22:12:00Z">
              <w:r w:rsidRPr="00F55018">
                <w:rPr>
                  <w:rFonts w:ascii="Times New Roman" w:eastAsia="Times New Roman" w:hAnsi="Times New Roman" w:cs="Times New Roman"/>
                  <w:kern w:val="0"/>
                  <w14:ligatures w14:val="none"/>
                  <w:rPrChange w:id="5317" w:author="Geri Burgert" w:date="2026-02-02T17:12:00Z" w16du:dateUtc="2026-02-02T22:12:00Z">
                    <w:rPr>
                      <w:rFonts w:eastAsia="Times New Roman"/>
                      <w:kern w:val="0"/>
                      <w14:ligatures w14:val="none"/>
                    </w:rPr>
                  </w:rPrChange>
                </w:rPr>
                <w:lastRenderedPageBreak/>
                <w:t>Dweik et al</w:t>
              </w:r>
              <w:r w:rsidRPr="00F55018">
                <w:rPr>
                  <w:rFonts w:ascii="Times New Roman" w:eastAsia="Times New Roman" w:hAnsi="Times New Roman" w:cs="Times New Roman"/>
                  <w:kern w:val="0"/>
                  <w:vertAlign w:val="superscript"/>
                  <w14:ligatures w14:val="none"/>
                  <w:rPrChange w:id="5318" w:author="Geri Burgert" w:date="2026-02-02T17:12:00Z" w16du:dateUtc="2026-02-02T22:12:00Z">
                    <w:rPr>
                      <w:rFonts w:eastAsia="Times New Roman"/>
                      <w:kern w:val="0"/>
                      <w:vertAlign w:val="superscript"/>
                      <w14:ligatures w14:val="none"/>
                    </w:rPr>
                  </w:rPrChange>
                </w:rPr>
                <w:t>23</w:t>
              </w:r>
            </w:ins>
          </w:p>
          <w:p w14:paraId="2850E149" w14:textId="77777777" w:rsidR="00F55018" w:rsidRPr="00F55018" w:rsidRDefault="00F55018" w:rsidP="00F55018">
            <w:pPr>
              <w:jc w:val="center"/>
              <w:rPr>
                <w:ins w:id="5319" w:author="Geri Burgert" w:date="2026-02-02T17:12:00Z" w16du:dateUtc="2026-02-02T22:12:00Z"/>
                <w:rFonts w:ascii="Times New Roman" w:eastAsia="Times New Roman" w:hAnsi="Times New Roman" w:cs="Times New Roman"/>
                <w:kern w:val="0"/>
                <w14:ligatures w14:val="none"/>
                <w:rPrChange w:id="5320" w:author="Geri Burgert" w:date="2026-02-02T17:12:00Z" w16du:dateUtc="2026-02-02T22:12:00Z">
                  <w:rPr>
                    <w:ins w:id="5321" w:author="Geri Burgert" w:date="2026-02-02T17:12:00Z" w16du:dateUtc="2026-02-02T22:12:00Z"/>
                    <w:rFonts w:eastAsia="Times New Roman"/>
                    <w:kern w:val="0"/>
                    <w14:ligatures w14:val="none"/>
                  </w:rPr>
                </w:rPrChange>
              </w:rPr>
            </w:pPr>
          </w:p>
          <w:p w14:paraId="41DF7AA9" w14:textId="77777777" w:rsidR="00F55018" w:rsidRPr="00F55018" w:rsidRDefault="00F55018" w:rsidP="00F55018">
            <w:pPr>
              <w:jc w:val="center"/>
              <w:rPr>
                <w:ins w:id="5322" w:author="Geri Burgert" w:date="2026-02-02T17:12:00Z" w16du:dateUtc="2026-02-02T22:12:00Z"/>
                <w:rFonts w:ascii="Times New Roman" w:eastAsia="Times New Roman" w:hAnsi="Times New Roman" w:cs="Times New Roman"/>
                <w:kern w:val="0"/>
                <w14:ligatures w14:val="none"/>
                <w:rPrChange w:id="5323" w:author="Geri Burgert" w:date="2026-02-02T17:12:00Z" w16du:dateUtc="2026-02-02T22:12:00Z">
                  <w:rPr>
                    <w:ins w:id="5324" w:author="Geri Burgert" w:date="2026-02-02T17:12:00Z" w16du:dateUtc="2026-02-02T22:12:00Z"/>
                    <w:rFonts w:eastAsia="Times New Roman"/>
                    <w:kern w:val="0"/>
                    <w14:ligatures w14:val="none"/>
                  </w:rPr>
                </w:rPrChange>
              </w:rPr>
            </w:pPr>
            <w:ins w:id="5325" w:author="Geri Burgert" w:date="2026-02-02T17:12:00Z" w16du:dateUtc="2026-02-02T22:12:00Z">
              <w:r w:rsidRPr="00F55018">
                <w:rPr>
                  <w:rFonts w:ascii="Times New Roman" w:eastAsia="Times New Roman" w:hAnsi="Times New Roman" w:cs="Times New Roman"/>
                  <w:kern w:val="0"/>
                  <w14:ligatures w14:val="none"/>
                  <w:rPrChange w:id="5326" w:author="Geri Burgert" w:date="2026-02-02T17:12:00Z" w16du:dateUtc="2026-02-02T22:12:00Z">
                    <w:rPr>
                      <w:rFonts w:eastAsia="Times New Roman"/>
                      <w:kern w:val="0"/>
                      <w14:ligatures w14:val="none"/>
                    </w:rPr>
                  </w:rPrChange>
                </w:rPr>
                <w:t>Louis et al</w:t>
              </w:r>
              <w:r w:rsidRPr="00F55018">
                <w:rPr>
                  <w:rFonts w:ascii="Times New Roman" w:eastAsia="Times New Roman" w:hAnsi="Times New Roman" w:cs="Times New Roman"/>
                  <w:kern w:val="0"/>
                  <w:vertAlign w:val="superscript"/>
                  <w14:ligatures w14:val="none"/>
                  <w:rPrChange w:id="5327" w:author="Geri Burgert" w:date="2026-02-02T17:12:00Z" w16du:dateUtc="2026-02-02T22:12:00Z">
                    <w:rPr>
                      <w:rFonts w:eastAsia="Times New Roman"/>
                      <w:kern w:val="0"/>
                      <w:vertAlign w:val="superscript"/>
                      <w14:ligatures w14:val="none"/>
                    </w:rPr>
                  </w:rPrChange>
                </w:rPr>
                <w:t>24</w:t>
              </w:r>
            </w:ins>
          </w:p>
          <w:p w14:paraId="35716C04" w14:textId="77777777" w:rsidR="00F55018" w:rsidRPr="00F55018" w:rsidRDefault="00F55018" w:rsidP="00F55018">
            <w:pPr>
              <w:jc w:val="center"/>
              <w:rPr>
                <w:ins w:id="5328" w:author="Geri Burgert" w:date="2026-02-02T17:12:00Z" w16du:dateUtc="2026-02-02T22:12:00Z"/>
                <w:rFonts w:ascii="Times New Roman" w:eastAsia="Times New Roman" w:hAnsi="Times New Roman" w:cs="Times New Roman"/>
                <w:kern w:val="0"/>
                <w14:ligatures w14:val="none"/>
                <w:rPrChange w:id="5329" w:author="Geri Burgert" w:date="2026-02-02T17:12:00Z" w16du:dateUtc="2026-02-02T22:12:00Z">
                  <w:rPr>
                    <w:ins w:id="5330" w:author="Geri Burgert" w:date="2026-02-02T17:12:00Z" w16du:dateUtc="2026-02-02T22:12:00Z"/>
                    <w:rFonts w:eastAsia="Times New Roman"/>
                    <w:kern w:val="0"/>
                    <w14:ligatures w14:val="none"/>
                  </w:rPr>
                </w:rPrChange>
              </w:rPr>
            </w:pPr>
          </w:p>
          <w:p w14:paraId="5B49A3AD" w14:textId="77777777" w:rsidR="00F55018" w:rsidRPr="00F55018" w:rsidRDefault="00F55018" w:rsidP="00F55018">
            <w:pPr>
              <w:jc w:val="center"/>
              <w:rPr>
                <w:ins w:id="5331" w:author="Geri Burgert" w:date="2026-02-02T17:12:00Z" w16du:dateUtc="2026-02-02T22:12:00Z"/>
                <w:rFonts w:ascii="Times New Roman" w:eastAsia="Times New Roman" w:hAnsi="Times New Roman" w:cs="Times New Roman"/>
                <w:kern w:val="0"/>
                <w14:ligatures w14:val="none"/>
                <w:rPrChange w:id="5332" w:author="Geri Burgert" w:date="2026-02-02T17:12:00Z" w16du:dateUtc="2026-02-02T22:12:00Z">
                  <w:rPr>
                    <w:ins w:id="5333" w:author="Geri Burgert" w:date="2026-02-02T17:12:00Z" w16du:dateUtc="2026-02-02T22:12:00Z"/>
                    <w:rFonts w:eastAsia="Times New Roman"/>
                    <w:kern w:val="0"/>
                    <w14:ligatures w14:val="none"/>
                  </w:rPr>
                </w:rPrChange>
              </w:rPr>
            </w:pPr>
            <w:ins w:id="5334" w:author="Geri Burgert" w:date="2026-02-02T17:12:00Z" w16du:dateUtc="2026-02-02T22:12:00Z">
              <w:r w:rsidRPr="00F55018">
                <w:rPr>
                  <w:rFonts w:ascii="Times New Roman" w:eastAsia="Times New Roman" w:hAnsi="Times New Roman" w:cs="Times New Roman"/>
                  <w:kern w:val="0"/>
                  <w14:ligatures w14:val="none"/>
                  <w:rPrChange w:id="5335" w:author="Geri Burgert" w:date="2026-02-02T17:12:00Z" w16du:dateUtc="2026-02-02T22:12:00Z">
                    <w:rPr>
                      <w:rFonts w:eastAsia="Times New Roman"/>
                      <w:kern w:val="0"/>
                      <w14:ligatures w14:val="none"/>
                    </w:rPr>
                  </w:rPrChange>
                </w:rPr>
                <w:t>Zitt</w:t>
              </w:r>
              <w:r w:rsidRPr="00F55018">
                <w:rPr>
                  <w:rFonts w:ascii="Times New Roman" w:eastAsia="Times New Roman" w:hAnsi="Times New Roman" w:cs="Times New Roman"/>
                  <w:kern w:val="0"/>
                  <w:vertAlign w:val="superscript"/>
                  <w14:ligatures w14:val="none"/>
                  <w:rPrChange w:id="5336" w:author="Geri Burgert" w:date="2026-02-02T17:12:00Z" w16du:dateUtc="2026-02-02T22:12:00Z">
                    <w:rPr>
                      <w:rFonts w:eastAsia="Times New Roman"/>
                      <w:kern w:val="0"/>
                      <w:vertAlign w:val="superscript"/>
                      <w14:ligatures w14:val="none"/>
                    </w:rPr>
                  </w:rPrChange>
                </w:rPr>
                <w:t>25</w:t>
              </w:r>
            </w:ins>
          </w:p>
          <w:p w14:paraId="331915F7" w14:textId="77777777" w:rsidR="00F55018" w:rsidRPr="00F55018" w:rsidRDefault="00F55018" w:rsidP="00F55018">
            <w:pPr>
              <w:jc w:val="center"/>
              <w:rPr>
                <w:ins w:id="5337" w:author="Geri Burgert" w:date="2026-02-02T17:12:00Z" w16du:dateUtc="2026-02-02T22:12:00Z"/>
                <w:rFonts w:ascii="Times New Roman" w:eastAsia="Times New Roman" w:hAnsi="Times New Roman" w:cs="Times New Roman"/>
                <w:color w:val="auto"/>
                <w:kern w:val="0"/>
                <w14:ligatures w14:val="none"/>
                <w:rPrChange w:id="5338" w:author="Geri Burgert" w:date="2026-02-02T17:12:00Z" w16du:dateUtc="2026-02-02T22:12:00Z">
                  <w:rPr>
                    <w:ins w:id="5339" w:author="Geri Burgert" w:date="2026-02-02T17:12:00Z" w16du:dateUtc="2026-02-02T22:12:00Z"/>
                    <w:rFonts w:eastAsia="Times New Roman"/>
                    <w:color w:val="auto"/>
                    <w:kern w:val="0"/>
                    <w14:ligatures w14:val="none"/>
                  </w:rPr>
                </w:rPrChange>
              </w:rPr>
            </w:pPr>
          </w:p>
        </w:tc>
      </w:tr>
      <w:tr w:rsidR="00F55018" w:rsidRPr="00F55018" w14:paraId="34B17DA6" w14:textId="77777777" w:rsidTr="00BC2438">
        <w:trPr>
          <w:ins w:id="5340" w:author="Geri Burgert" w:date="2026-02-02T17:12:00Z" w16du:dateUtc="2026-02-02T22:12:00Z"/>
          <w:trPrChange w:id="5341" w:author="Geri Burgert" w:date="2026-02-02T17:14:00Z" w16du:dateUtc="2026-02-02T22:14:00Z">
            <w:trPr>
              <w:gridBefore w:val="1"/>
              <w:gridAfter w:val="0"/>
            </w:trPr>
          </w:trPrChange>
        </w:trPr>
        <w:tc>
          <w:tcPr>
            <w:tcW w:w="2019" w:type="dxa"/>
            <w:tcPrChange w:id="5342" w:author="Geri Burgert" w:date="2026-02-02T17:14:00Z" w16du:dateUtc="2026-02-02T22:14:00Z">
              <w:tcPr>
                <w:tcW w:w="2019" w:type="dxa"/>
              </w:tcPr>
            </w:tcPrChange>
          </w:tcPr>
          <w:p w14:paraId="2F2CB0A3" w14:textId="77777777" w:rsidR="00F55018" w:rsidRPr="00F55018" w:rsidRDefault="00F55018" w:rsidP="00F55018">
            <w:pPr>
              <w:rPr>
                <w:ins w:id="5343" w:author="Geri Burgert" w:date="2026-02-02T17:12:00Z" w16du:dateUtc="2026-02-02T22:12:00Z"/>
                <w:rFonts w:ascii="Times New Roman" w:eastAsia="Times New Roman" w:hAnsi="Times New Roman" w:cs="Times New Roman"/>
                <w:color w:val="auto"/>
                <w:kern w:val="0"/>
                <w14:ligatures w14:val="none"/>
                <w:rPrChange w:id="5344" w:author="Geri Burgert" w:date="2026-02-02T17:12:00Z" w16du:dateUtc="2026-02-02T22:12:00Z">
                  <w:rPr>
                    <w:ins w:id="5345" w:author="Geri Burgert" w:date="2026-02-02T17:12:00Z" w16du:dateUtc="2026-02-02T22:12:00Z"/>
                    <w:rFonts w:eastAsia="Times New Roman"/>
                    <w:color w:val="auto"/>
                    <w:kern w:val="0"/>
                    <w14:ligatures w14:val="none"/>
                  </w:rPr>
                </w:rPrChange>
              </w:rPr>
            </w:pPr>
            <w:ins w:id="5346" w:author="Geri Burgert" w:date="2026-02-02T17:12:00Z" w16du:dateUtc="2026-02-02T22:12:00Z">
              <w:r w:rsidRPr="00F55018">
                <w:rPr>
                  <w:rFonts w:ascii="Times New Roman" w:eastAsia="Times New Roman" w:hAnsi="Times New Roman" w:cs="Times New Roman"/>
                  <w:color w:val="auto"/>
                  <w:kern w:val="0"/>
                  <w14:ligatures w14:val="none"/>
                  <w:rPrChange w:id="5347" w:author="Geri Burgert" w:date="2026-02-02T17:12:00Z" w16du:dateUtc="2026-02-02T22:12:00Z">
                    <w:rPr>
                      <w:rFonts w:eastAsia="Times New Roman"/>
                      <w:color w:val="auto"/>
                      <w:kern w:val="0"/>
                      <w14:ligatures w14:val="none"/>
                    </w:rPr>
                  </w:rPrChange>
                </w:rPr>
                <w:t>Composite type 2 airway inflammation</w:t>
              </w:r>
            </w:ins>
          </w:p>
        </w:tc>
        <w:tc>
          <w:tcPr>
            <w:tcW w:w="2096" w:type="dxa"/>
            <w:tcPrChange w:id="5348" w:author="Geri Burgert" w:date="2026-02-02T17:14:00Z" w16du:dateUtc="2026-02-02T22:14:00Z">
              <w:tcPr>
                <w:tcW w:w="2096" w:type="dxa"/>
                <w:gridSpan w:val="2"/>
              </w:tcPr>
            </w:tcPrChange>
          </w:tcPr>
          <w:p w14:paraId="608131BB" w14:textId="77777777" w:rsidR="00F55018" w:rsidRPr="00F55018" w:rsidRDefault="00F55018" w:rsidP="00F55018">
            <w:pPr>
              <w:jc w:val="center"/>
              <w:rPr>
                <w:ins w:id="5349" w:author="Geri Burgert" w:date="2026-02-02T17:12:00Z" w16du:dateUtc="2026-02-02T22:12:00Z"/>
                <w:rFonts w:ascii="Times New Roman" w:eastAsia="Times New Roman" w:hAnsi="Times New Roman" w:cs="Times New Roman"/>
                <w:color w:val="auto"/>
                <w:kern w:val="0"/>
                <w14:ligatures w14:val="none"/>
                <w:rPrChange w:id="5350" w:author="Geri Burgert" w:date="2026-02-02T17:12:00Z" w16du:dateUtc="2026-02-02T22:12:00Z">
                  <w:rPr>
                    <w:ins w:id="5351" w:author="Geri Burgert" w:date="2026-02-02T17:12:00Z" w16du:dateUtc="2026-02-02T22:12:00Z"/>
                    <w:rFonts w:eastAsia="Times New Roman"/>
                    <w:color w:val="auto"/>
                    <w:kern w:val="0"/>
                    <w14:ligatures w14:val="none"/>
                  </w:rPr>
                </w:rPrChange>
              </w:rPr>
            </w:pPr>
            <w:ins w:id="5352" w:author="Geri Burgert" w:date="2026-02-02T17:12:00Z" w16du:dateUtc="2026-02-02T22:12:00Z">
              <w:r w:rsidRPr="00F55018">
                <w:rPr>
                  <w:rFonts w:ascii="Times New Roman" w:eastAsia="Times New Roman" w:hAnsi="Times New Roman" w:cs="Times New Roman"/>
                  <w:color w:val="auto"/>
                  <w:kern w:val="0"/>
                  <w14:ligatures w14:val="none"/>
                  <w:rPrChange w:id="5353" w:author="Geri Burgert" w:date="2026-02-02T17:12:00Z" w16du:dateUtc="2026-02-02T22:12:00Z">
                    <w:rPr>
                      <w:rFonts w:eastAsia="Times New Roman"/>
                      <w:color w:val="auto"/>
                      <w:kern w:val="0"/>
                      <w14:ligatures w14:val="none"/>
                    </w:rPr>
                  </w:rPrChange>
                </w:rPr>
                <w:t>Peripheral blood and exhaled breath</w:t>
              </w:r>
            </w:ins>
          </w:p>
        </w:tc>
        <w:tc>
          <w:tcPr>
            <w:tcW w:w="2027" w:type="dxa"/>
            <w:tcPrChange w:id="5354" w:author="Geri Burgert" w:date="2026-02-02T17:14:00Z" w16du:dateUtc="2026-02-02T22:14:00Z">
              <w:tcPr>
                <w:tcW w:w="2027" w:type="dxa"/>
                <w:gridSpan w:val="2"/>
              </w:tcPr>
            </w:tcPrChange>
          </w:tcPr>
          <w:p w14:paraId="575DCEF0" w14:textId="77777777" w:rsidR="00F55018" w:rsidRPr="00F55018" w:rsidRDefault="00F55018" w:rsidP="00F55018">
            <w:pPr>
              <w:jc w:val="center"/>
              <w:rPr>
                <w:ins w:id="5355" w:author="Geri Burgert" w:date="2026-02-02T17:12:00Z" w16du:dateUtc="2026-02-02T22:12:00Z"/>
                <w:rFonts w:ascii="Times New Roman" w:eastAsia="Times New Roman" w:hAnsi="Times New Roman" w:cs="Times New Roman"/>
                <w:color w:val="auto"/>
                <w:kern w:val="0"/>
                <w14:ligatures w14:val="none"/>
                <w:rPrChange w:id="5356" w:author="Geri Burgert" w:date="2026-02-02T17:12:00Z" w16du:dateUtc="2026-02-02T22:12:00Z">
                  <w:rPr>
                    <w:ins w:id="5357" w:author="Geri Burgert" w:date="2026-02-02T17:12:00Z" w16du:dateUtc="2026-02-02T22:12:00Z"/>
                    <w:rFonts w:eastAsia="Times New Roman"/>
                    <w:color w:val="auto"/>
                    <w:kern w:val="0"/>
                    <w14:ligatures w14:val="none"/>
                  </w:rPr>
                </w:rPrChange>
              </w:rPr>
            </w:pPr>
            <w:ins w:id="5358" w:author="Geri Burgert" w:date="2026-02-02T17:12:00Z" w16du:dateUtc="2026-02-02T22:12:00Z">
              <w:r w:rsidRPr="00F55018">
                <w:rPr>
                  <w:rFonts w:ascii="Times New Roman" w:eastAsia="Times New Roman" w:hAnsi="Times New Roman" w:cs="Times New Roman"/>
                  <w:color w:val="auto"/>
                  <w:kern w:val="0"/>
                  <w14:ligatures w14:val="none"/>
                  <w:rPrChange w:id="5359" w:author="Geri Burgert" w:date="2026-02-02T17:12:00Z" w16du:dateUtc="2026-02-02T22:12:00Z">
                    <w:rPr>
                      <w:rFonts w:eastAsia="Times New Roman"/>
                      <w:color w:val="auto"/>
                      <w:kern w:val="0"/>
                      <w14:ligatures w14:val="none"/>
                    </w:rPr>
                  </w:rPrChange>
                </w:rPr>
                <w:t>Oracle composite (blood eosinophils + FeNO)</w:t>
              </w:r>
            </w:ins>
          </w:p>
        </w:tc>
        <w:tc>
          <w:tcPr>
            <w:tcW w:w="2465" w:type="dxa"/>
            <w:tcPrChange w:id="5360" w:author="Geri Burgert" w:date="2026-02-02T17:14:00Z" w16du:dateUtc="2026-02-02T22:14:00Z">
              <w:tcPr>
                <w:tcW w:w="2465" w:type="dxa"/>
                <w:gridSpan w:val="2"/>
              </w:tcPr>
            </w:tcPrChange>
          </w:tcPr>
          <w:p w14:paraId="44D8BEA1" w14:textId="77777777" w:rsidR="00F55018" w:rsidRPr="00F55018" w:rsidRDefault="00F55018" w:rsidP="00F55018">
            <w:pPr>
              <w:jc w:val="center"/>
              <w:rPr>
                <w:ins w:id="5361" w:author="Geri Burgert" w:date="2026-02-02T17:12:00Z" w16du:dateUtc="2026-02-02T22:12:00Z"/>
                <w:rFonts w:ascii="Times New Roman" w:eastAsia="Times New Roman" w:hAnsi="Times New Roman" w:cs="Times New Roman"/>
                <w:color w:val="auto"/>
                <w:kern w:val="0"/>
                <w14:ligatures w14:val="none"/>
                <w:rPrChange w:id="5362" w:author="Geri Burgert" w:date="2026-02-02T17:12:00Z" w16du:dateUtc="2026-02-02T22:12:00Z">
                  <w:rPr>
                    <w:ins w:id="5363" w:author="Geri Burgert" w:date="2026-02-02T17:12:00Z" w16du:dateUtc="2026-02-02T22:12:00Z"/>
                    <w:rFonts w:eastAsia="Times New Roman"/>
                    <w:color w:val="auto"/>
                    <w:kern w:val="0"/>
                    <w14:ligatures w14:val="none"/>
                  </w:rPr>
                </w:rPrChange>
              </w:rPr>
            </w:pPr>
            <w:ins w:id="5364" w:author="Geri Burgert" w:date="2026-02-02T17:12:00Z" w16du:dateUtc="2026-02-02T22:12:00Z">
              <w:r w:rsidRPr="00F55018">
                <w:rPr>
                  <w:rFonts w:ascii="Times New Roman" w:eastAsia="Times New Roman" w:hAnsi="Times New Roman" w:cs="Times New Roman"/>
                  <w:kern w:val="0"/>
                  <w14:ligatures w14:val="none"/>
                  <w:rPrChange w:id="5365" w:author="Geri Burgert" w:date="2026-02-02T17:12:00Z" w16du:dateUtc="2026-02-02T22:12:00Z">
                    <w:rPr>
                      <w:rFonts w:eastAsia="Times New Roman"/>
                      <w:kern w:val="0"/>
                      <w14:ligatures w14:val="none"/>
                    </w:rPr>
                  </w:rPrChange>
                </w:rPr>
                <w:t xml:space="preserve">Asthma: blood eosinophils &gt;300 cells/µL </w:t>
              </w:r>
              <w:r w:rsidRPr="00F55018">
                <w:rPr>
                  <w:rFonts w:ascii="Times New Roman" w:eastAsia="Times New Roman" w:hAnsi="Times New Roman" w:cs="Times New Roman"/>
                  <w:i/>
                  <w:iCs/>
                  <w:kern w:val="0"/>
                  <w14:ligatures w14:val="none"/>
                  <w:rPrChange w:id="5366" w:author="Geri Burgert" w:date="2026-02-02T17:12:00Z" w16du:dateUtc="2026-02-02T22:12:00Z">
                    <w:rPr>
                      <w:rFonts w:eastAsia="Times New Roman"/>
                      <w:i/>
                      <w:iCs/>
                      <w:kern w:val="0"/>
                      <w14:ligatures w14:val="none"/>
                    </w:rPr>
                  </w:rPrChange>
                </w:rPr>
                <w:t>a</w:t>
              </w:r>
              <w:r w:rsidRPr="00F55018">
                <w:rPr>
                  <w:rFonts w:ascii="Times New Roman" w:eastAsia="Times New Roman" w:hAnsi="Times New Roman" w:cs="Times New Roman"/>
                  <w:i/>
                  <w:iCs/>
                  <w:color w:val="auto"/>
                  <w:kern w:val="0"/>
                  <w14:ligatures w14:val="none"/>
                  <w:rPrChange w:id="5367" w:author="Geri Burgert" w:date="2026-02-02T17:12:00Z" w16du:dateUtc="2026-02-02T22:12:00Z">
                    <w:rPr>
                      <w:rFonts w:eastAsia="Times New Roman"/>
                      <w:i/>
                      <w:iCs/>
                      <w:color w:val="auto"/>
                      <w:kern w:val="0"/>
                      <w14:ligatures w14:val="none"/>
                    </w:rPr>
                  </w:rPrChange>
                </w:rPr>
                <w:t>nd</w:t>
              </w:r>
              <w:r w:rsidRPr="00F55018">
                <w:rPr>
                  <w:rFonts w:ascii="Times New Roman" w:eastAsia="Times New Roman" w:hAnsi="Times New Roman" w:cs="Times New Roman"/>
                  <w:kern w:val="0"/>
                  <w14:ligatures w14:val="none"/>
                  <w:rPrChange w:id="5368" w:author="Geri Burgert" w:date="2026-02-02T17:12:00Z" w16du:dateUtc="2026-02-02T22:12:00Z">
                    <w:rPr>
                      <w:rFonts w:eastAsia="Times New Roman"/>
                      <w:kern w:val="0"/>
                      <w14:ligatures w14:val="none"/>
                    </w:rPr>
                  </w:rPrChange>
                </w:rPr>
                <w:t xml:space="preserve"> </w:t>
              </w:r>
              <w:r w:rsidRPr="00F55018">
                <w:rPr>
                  <w:rFonts w:ascii="Times New Roman" w:eastAsia="Times New Roman" w:hAnsi="Times New Roman" w:cs="Times New Roman"/>
                  <w:kern w:val="0"/>
                  <w14:ligatures w14:val="none"/>
                  <w:rPrChange w:id="5369" w:author="Geri Burgert" w:date="2026-02-02T17:12:00Z" w16du:dateUtc="2026-02-02T22:12:00Z">
                    <w:rPr>
                      <w:rFonts w:eastAsia="Times New Roman"/>
                      <w:kern w:val="0"/>
                      <w14:ligatures w14:val="none"/>
                    </w:rPr>
                  </w:rPrChange>
                </w:rPr>
                <w:t>FeNO &gt;50 ppb</w:t>
              </w:r>
            </w:ins>
          </w:p>
        </w:tc>
        <w:tc>
          <w:tcPr>
            <w:tcW w:w="2034" w:type="dxa"/>
            <w:tcPrChange w:id="5370" w:author="Geri Burgert" w:date="2026-02-02T17:14:00Z" w16du:dateUtc="2026-02-02T22:14:00Z">
              <w:tcPr>
                <w:tcW w:w="2034" w:type="dxa"/>
                <w:gridSpan w:val="2"/>
              </w:tcPr>
            </w:tcPrChange>
          </w:tcPr>
          <w:p w14:paraId="4A16007A" w14:textId="77777777" w:rsidR="00F55018" w:rsidRPr="00F55018" w:rsidRDefault="00F55018" w:rsidP="00F55018">
            <w:pPr>
              <w:jc w:val="center"/>
              <w:rPr>
                <w:ins w:id="5371" w:author="Geri Burgert" w:date="2026-02-02T17:12:00Z" w16du:dateUtc="2026-02-02T22:12:00Z"/>
                <w:rFonts w:ascii="Times New Roman" w:eastAsia="Times New Roman" w:hAnsi="Times New Roman" w:cs="Times New Roman"/>
                <w:color w:val="auto"/>
                <w:kern w:val="0"/>
                <w14:ligatures w14:val="none"/>
                <w:rPrChange w:id="5372" w:author="Geri Burgert" w:date="2026-02-02T17:12:00Z" w16du:dateUtc="2026-02-02T22:12:00Z">
                  <w:rPr>
                    <w:ins w:id="5373" w:author="Geri Burgert" w:date="2026-02-02T17:12:00Z" w16du:dateUtc="2026-02-02T22:12:00Z"/>
                    <w:rFonts w:eastAsia="Times New Roman"/>
                    <w:color w:val="auto"/>
                    <w:kern w:val="0"/>
                    <w14:ligatures w14:val="none"/>
                  </w:rPr>
                </w:rPrChange>
              </w:rPr>
            </w:pPr>
            <w:ins w:id="5374" w:author="Geri Burgert" w:date="2026-02-02T17:12:00Z" w16du:dateUtc="2026-02-02T22:12:00Z">
              <w:r w:rsidRPr="00F55018">
                <w:rPr>
                  <w:rFonts w:ascii="Times New Roman" w:eastAsia="Times New Roman" w:hAnsi="Times New Roman" w:cs="Times New Roman"/>
                  <w:color w:val="auto"/>
                  <w:kern w:val="0"/>
                  <w14:ligatures w14:val="none"/>
                  <w:rPrChange w:id="5375" w:author="Geri Burgert" w:date="2026-02-02T17:12:00Z" w16du:dateUtc="2026-02-02T22:12:00Z">
                    <w:rPr>
                      <w:rFonts w:eastAsia="Times New Roman"/>
                      <w:color w:val="auto"/>
                      <w:kern w:val="0"/>
                      <w14:ligatures w14:val="none"/>
                    </w:rPr>
                  </w:rPrChange>
                </w:rPr>
                <w:t>Requires availability of both biomarkers; validated primarily in moderate to severe asthma, limited evidence in additional eosinophilic lung diseases</w:t>
              </w:r>
            </w:ins>
          </w:p>
        </w:tc>
        <w:tc>
          <w:tcPr>
            <w:tcW w:w="2309" w:type="dxa"/>
            <w:tcPrChange w:id="5376" w:author="Geri Burgert" w:date="2026-02-02T17:14:00Z" w16du:dateUtc="2026-02-02T22:14:00Z">
              <w:tcPr>
                <w:tcW w:w="2309" w:type="dxa"/>
                <w:gridSpan w:val="2"/>
              </w:tcPr>
            </w:tcPrChange>
          </w:tcPr>
          <w:p w14:paraId="491D27EE" w14:textId="77777777" w:rsidR="00F55018" w:rsidRPr="00F55018" w:rsidRDefault="00F55018" w:rsidP="00F55018">
            <w:pPr>
              <w:jc w:val="center"/>
              <w:rPr>
                <w:ins w:id="5377" w:author="Geri Burgert" w:date="2026-02-02T17:12:00Z" w16du:dateUtc="2026-02-02T22:12:00Z"/>
                <w:rFonts w:ascii="Times New Roman" w:eastAsia="Times New Roman" w:hAnsi="Times New Roman" w:cs="Times New Roman"/>
                <w:color w:val="auto"/>
                <w:kern w:val="0"/>
                <w14:ligatures w14:val="none"/>
                <w:rPrChange w:id="5378" w:author="Geri Burgert" w:date="2026-02-02T17:12:00Z" w16du:dateUtc="2026-02-02T22:12:00Z">
                  <w:rPr>
                    <w:ins w:id="5379" w:author="Geri Burgert" w:date="2026-02-02T17:12:00Z" w16du:dateUtc="2026-02-02T22:12:00Z"/>
                    <w:rFonts w:eastAsia="Times New Roman"/>
                    <w:color w:val="auto"/>
                    <w:kern w:val="0"/>
                    <w14:ligatures w14:val="none"/>
                  </w:rPr>
                </w:rPrChange>
              </w:rPr>
            </w:pPr>
            <w:ins w:id="5380" w:author="Geri Burgert" w:date="2026-02-02T17:12:00Z" w16du:dateUtc="2026-02-02T22:12:00Z">
              <w:r w:rsidRPr="00F55018">
                <w:rPr>
                  <w:rFonts w:ascii="Times New Roman" w:eastAsia="Times New Roman" w:hAnsi="Times New Roman" w:cs="Times New Roman"/>
                  <w:color w:val="auto"/>
                  <w:kern w:val="0"/>
                  <w14:ligatures w14:val="none"/>
                  <w:rPrChange w:id="5381" w:author="Geri Burgert" w:date="2026-02-02T17:12:00Z" w16du:dateUtc="2026-02-02T22:12:00Z">
                    <w:rPr>
                      <w:rFonts w:eastAsia="Times New Roman"/>
                      <w:color w:val="auto"/>
                      <w:kern w:val="0"/>
                      <w14:ligatures w14:val="none"/>
                    </w:rPr>
                  </w:rPrChange>
                </w:rPr>
                <w:t>Meulmeester et al</w:t>
              </w:r>
              <w:r w:rsidRPr="00F55018">
                <w:rPr>
                  <w:rFonts w:ascii="Times New Roman" w:eastAsia="Times New Roman" w:hAnsi="Times New Roman" w:cs="Times New Roman"/>
                  <w:color w:val="auto"/>
                  <w:kern w:val="0"/>
                  <w:vertAlign w:val="superscript"/>
                  <w14:ligatures w14:val="none"/>
                  <w:rPrChange w:id="5382" w:author="Geri Burgert" w:date="2026-02-02T17:12:00Z" w16du:dateUtc="2026-02-02T22:12:00Z">
                    <w:rPr>
                      <w:rFonts w:eastAsia="Times New Roman"/>
                      <w:color w:val="auto"/>
                      <w:kern w:val="0"/>
                      <w:vertAlign w:val="superscript"/>
                      <w14:ligatures w14:val="none"/>
                    </w:rPr>
                  </w:rPrChange>
                </w:rPr>
                <w:t>26</w:t>
              </w:r>
            </w:ins>
          </w:p>
          <w:p w14:paraId="7E91A69B" w14:textId="77777777" w:rsidR="00F55018" w:rsidRPr="00F55018" w:rsidRDefault="00F55018" w:rsidP="00F55018">
            <w:pPr>
              <w:jc w:val="center"/>
              <w:rPr>
                <w:ins w:id="5383" w:author="Geri Burgert" w:date="2026-02-02T17:12:00Z" w16du:dateUtc="2026-02-02T22:12:00Z"/>
                <w:rFonts w:ascii="Times New Roman" w:eastAsia="Times New Roman" w:hAnsi="Times New Roman" w:cs="Times New Roman"/>
                <w:color w:val="auto"/>
                <w:kern w:val="0"/>
                <w14:ligatures w14:val="none"/>
                <w:rPrChange w:id="5384" w:author="Geri Burgert" w:date="2026-02-02T17:12:00Z" w16du:dateUtc="2026-02-02T22:12:00Z">
                  <w:rPr>
                    <w:ins w:id="5385" w:author="Geri Burgert" w:date="2026-02-02T17:12:00Z" w16du:dateUtc="2026-02-02T22:12:00Z"/>
                    <w:rFonts w:eastAsia="Times New Roman"/>
                    <w:color w:val="auto"/>
                    <w:kern w:val="0"/>
                    <w14:ligatures w14:val="none"/>
                  </w:rPr>
                </w:rPrChange>
              </w:rPr>
            </w:pPr>
          </w:p>
        </w:tc>
      </w:tr>
    </w:tbl>
    <w:p w14:paraId="182E0E2B" w14:textId="77777777" w:rsidR="00F55018" w:rsidRPr="00F55018" w:rsidRDefault="00F55018" w:rsidP="00F55018">
      <w:pPr>
        <w:widowControl w:val="0"/>
        <w:spacing w:before="0" w:beforeAutospacing="0" w:after="0" w:afterAutospacing="0" w:line="240" w:lineRule="auto"/>
        <w:rPr>
          <w:ins w:id="5386" w:author="Geri Burgert" w:date="2026-02-02T17:12:00Z" w16du:dateUtc="2026-02-02T22:12:00Z"/>
          <w:rFonts w:eastAsia="Times New Roman"/>
          <w:bCs w:val="0"/>
          <w:color w:val="auto"/>
          <w:kern w:val="0"/>
          <w14:ligatures w14:val="none"/>
        </w:rPr>
      </w:pPr>
      <w:ins w:id="5387" w:author="Geri Burgert" w:date="2026-02-02T17:12:00Z" w16du:dateUtc="2026-02-02T22:12:00Z">
        <w:r w:rsidRPr="00F55018">
          <w:rPr>
            <w:rFonts w:eastAsia="Times New Roman"/>
            <w:bCs w:val="0"/>
            <w:i/>
            <w:iCs/>
            <w:color w:val="auto"/>
            <w:kern w:val="0"/>
            <w14:ligatures w14:val="none"/>
          </w:rPr>
          <w:t>AEP</w:t>
        </w:r>
        <w:r w:rsidRPr="00F55018">
          <w:rPr>
            <w:rFonts w:eastAsia="Times New Roman"/>
            <w:bCs w:val="0"/>
            <w:color w:val="auto"/>
            <w:kern w:val="0"/>
            <w14:ligatures w14:val="none"/>
          </w:rPr>
          <w:t xml:space="preserve">, acute eosinophilic pneumonia; </w:t>
        </w:r>
        <w:r w:rsidRPr="00F55018">
          <w:rPr>
            <w:rFonts w:eastAsia="Times New Roman"/>
            <w:bCs w:val="0"/>
            <w:i/>
            <w:iCs/>
            <w:color w:val="auto"/>
            <w:kern w:val="0"/>
            <w14:ligatures w14:val="none"/>
          </w:rPr>
          <w:t>CEP</w:t>
        </w:r>
        <w:r w:rsidRPr="00F55018">
          <w:rPr>
            <w:rFonts w:eastAsia="Times New Roman"/>
            <w:bCs w:val="0"/>
            <w:color w:val="auto"/>
            <w:kern w:val="0"/>
            <w14:ligatures w14:val="none"/>
          </w:rPr>
          <w:t xml:space="preserve">, chronic eosinophilic pneumonia; </w:t>
        </w:r>
        <w:r w:rsidRPr="00F55018">
          <w:rPr>
            <w:rFonts w:eastAsia="Times New Roman"/>
            <w:bCs w:val="0"/>
            <w:i/>
            <w:iCs/>
            <w:color w:val="auto"/>
            <w:kern w:val="0"/>
            <w14:ligatures w14:val="none"/>
          </w:rPr>
          <w:t>COPD</w:t>
        </w:r>
        <w:r w:rsidRPr="00F55018">
          <w:rPr>
            <w:rFonts w:eastAsia="Times New Roman"/>
            <w:bCs w:val="0"/>
            <w:color w:val="auto"/>
            <w:kern w:val="0"/>
            <w14:ligatures w14:val="none"/>
          </w:rPr>
          <w:t xml:space="preserve">: chronic obstructive pulmonary disease; </w:t>
        </w:r>
        <w:r w:rsidRPr="00F55018">
          <w:rPr>
            <w:rFonts w:eastAsia="Times New Roman"/>
            <w:bCs w:val="0"/>
            <w:i/>
            <w:iCs/>
            <w:color w:val="auto"/>
            <w:kern w:val="0"/>
            <w14:ligatures w14:val="none"/>
          </w:rPr>
          <w:t>EGPA</w:t>
        </w:r>
        <w:r w:rsidRPr="00F55018">
          <w:rPr>
            <w:rFonts w:eastAsia="Times New Roman"/>
            <w:bCs w:val="0"/>
            <w:color w:val="auto"/>
            <w:kern w:val="0"/>
            <w14:ligatures w14:val="none"/>
          </w:rPr>
          <w:t xml:space="preserve">, eosinophilic granulomatosis with polyangiitis; </w:t>
        </w:r>
        <w:r w:rsidRPr="00F55018">
          <w:rPr>
            <w:rFonts w:eastAsia="Times New Roman"/>
            <w:bCs w:val="0"/>
            <w:i/>
            <w:iCs/>
            <w:color w:val="auto"/>
            <w:kern w:val="0"/>
            <w14:ligatures w14:val="none"/>
          </w:rPr>
          <w:t>ppb</w:t>
        </w:r>
        <w:r w:rsidRPr="00F55018">
          <w:rPr>
            <w:rFonts w:eastAsia="Times New Roman"/>
            <w:bCs w:val="0"/>
            <w:color w:val="auto"/>
            <w:kern w:val="0"/>
            <w14:ligatures w14:val="none"/>
          </w:rPr>
          <w:t>, parts per billion.</w:t>
        </w:r>
      </w:ins>
    </w:p>
    <w:p w14:paraId="39E23853" w14:textId="77777777" w:rsidR="00F55018" w:rsidRPr="00F55018" w:rsidRDefault="00F55018" w:rsidP="00F55018">
      <w:pPr>
        <w:spacing w:before="0" w:beforeAutospacing="0" w:after="0" w:afterAutospacing="0"/>
        <w:jc w:val="both"/>
        <w:rPr>
          <w:ins w:id="5388" w:author="Geri Burgert" w:date="2026-02-02T17:12:00Z" w16du:dateUtc="2026-02-02T22:12:00Z"/>
          <w:rFonts w:eastAsia="Times New Roman"/>
          <w:bCs w:val="0"/>
          <w:color w:val="auto"/>
          <w:kern w:val="0"/>
          <w14:ligatures w14:val="none"/>
        </w:rPr>
      </w:pPr>
    </w:p>
    <w:p w14:paraId="3697A48A" w14:textId="77777777" w:rsidR="00F55018" w:rsidRPr="00F55018" w:rsidRDefault="00F55018" w:rsidP="00F55018">
      <w:pPr>
        <w:ind w:left="360" w:hanging="360"/>
        <w:rPr>
          <w:ins w:id="5389" w:author="Geri Burgert" w:date="2026-02-02T17:12:00Z" w16du:dateUtc="2026-02-02T22:12:00Z"/>
          <w:rFonts w:eastAsia="Times New Roman"/>
          <w:b/>
          <w:color w:val="auto"/>
          <w:kern w:val="0"/>
          <w14:ligatures w14:val="none"/>
        </w:rPr>
      </w:pPr>
      <w:ins w:id="5390" w:author="Geri Burgert" w:date="2026-02-02T17:12:00Z" w16du:dateUtc="2026-02-02T22:12:00Z">
        <w:r w:rsidRPr="00F55018">
          <w:rPr>
            <w:rFonts w:eastAsia="Times New Roman"/>
            <w:b/>
            <w:color w:val="auto"/>
            <w:kern w:val="0"/>
            <w14:ligatures w14:val="none"/>
          </w:rPr>
          <w:br w:type="page"/>
        </w:r>
      </w:ins>
    </w:p>
    <w:p w14:paraId="72901A8C" w14:textId="77777777" w:rsidR="00F55018" w:rsidRPr="00F55018" w:rsidRDefault="00F55018" w:rsidP="00F55018">
      <w:pPr>
        <w:spacing w:before="0" w:beforeAutospacing="0" w:after="0" w:afterAutospacing="0" w:line="240" w:lineRule="auto"/>
        <w:rPr>
          <w:ins w:id="5391" w:author="Geri Burgert" w:date="2026-02-02T17:12:00Z" w16du:dateUtc="2026-02-02T22:12:00Z"/>
          <w:rFonts w:eastAsia="Times New Roman"/>
          <w:b/>
          <w:color w:val="auto"/>
          <w:kern w:val="0"/>
          <w14:ligatures w14:val="none"/>
        </w:rPr>
      </w:pPr>
    </w:p>
    <w:p w14:paraId="1D575397" w14:textId="77777777" w:rsidR="00F55018" w:rsidRPr="00F55018" w:rsidRDefault="00F55018" w:rsidP="00F55018">
      <w:pPr>
        <w:spacing w:before="0" w:beforeAutospacing="0" w:after="0" w:afterAutospacing="0" w:line="240" w:lineRule="auto"/>
        <w:rPr>
          <w:ins w:id="5392" w:author="Geri Burgert" w:date="2026-02-02T17:12:00Z" w16du:dateUtc="2026-02-02T22:12:00Z"/>
          <w:rFonts w:eastAsia="Times New Roman"/>
          <w:b/>
          <w:color w:val="auto"/>
          <w:kern w:val="0"/>
          <w14:ligatures w14:val="none"/>
        </w:rPr>
      </w:pPr>
      <w:ins w:id="5393" w:author="Geri Burgert" w:date="2026-02-02T17:12:00Z" w16du:dateUtc="2026-02-02T22:12:00Z">
        <w:r w:rsidRPr="00BC2438">
          <w:rPr>
            <w:rFonts w:eastAsia="Times New Roman"/>
            <w:b/>
            <w:color w:val="auto"/>
            <w:kern w:val="0"/>
            <w14:ligatures w14:val="none"/>
            <w:rPrChange w:id="5394" w:author="Geri Burgert" w:date="2026-02-02T17:13:00Z" w16du:dateUtc="2026-02-02T22:13:00Z">
              <w:rPr>
                <w:rFonts w:eastAsia="Times New Roman"/>
                <w:b/>
                <w:color w:val="auto"/>
                <w:kern w:val="0"/>
                <w:highlight w:val="yellow"/>
                <w14:ligatures w14:val="none"/>
              </w:rPr>
            </w:rPrChange>
          </w:rPr>
          <w:t>TABLE II. Emerging diagnostic modalities for eosinophilic lung diseases</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5395" w:author="Geri Burgert" w:date="2026-02-02T17:13:00Z" w16du:dateUtc="2026-02-02T22:13:00Z">
          <w:tblPr>
            <w:tblStyle w:val="TableGrid"/>
            <w:tblW w:w="0" w:type="auto"/>
            <w:tblLook w:val="04A0" w:firstRow="1" w:lastRow="0" w:firstColumn="1" w:lastColumn="0" w:noHBand="0" w:noVBand="1"/>
          </w:tblPr>
        </w:tblPrChange>
      </w:tblPr>
      <w:tblGrid>
        <w:gridCol w:w="1623"/>
        <w:gridCol w:w="1988"/>
        <w:gridCol w:w="2523"/>
        <w:gridCol w:w="2137"/>
        <w:gridCol w:w="2431"/>
        <w:gridCol w:w="1538"/>
        <w:tblGridChange w:id="5396">
          <w:tblGrid>
            <w:gridCol w:w="5"/>
            <w:gridCol w:w="1618"/>
            <w:gridCol w:w="3"/>
            <w:gridCol w:w="1985"/>
            <w:gridCol w:w="2"/>
            <w:gridCol w:w="2521"/>
            <w:gridCol w:w="2135"/>
            <w:gridCol w:w="2"/>
            <w:gridCol w:w="2426"/>
            <w:gridCol w:w="5"/>
            <w:gridCol w:w="1533"/>
            <w:gridCol w:w="5"/>
          </w:tblGrid>
        </w:tblGridChange>
      </w:tblGrid>
      <w:tr w:rsidR="00F55018" w:rsidRPr="00F55018" w14:paraId="1F072605" w14:textId="77777777" w:rsidTr="00BC2438">
        <w:trPr>
          <w:ins w:id="5397" w:author="Geri Burgert" w:date="2026-02-02T17:12:00Z" w16du:dateUtc="2026-02-02T22:12:00Z"/>
          <w:trPrChange w:id="5398" w:author="Geri Burgert" w:date="2026-02-02T17:13:00Z" w16du:dateUtc="2026-02-02T22:13:00Z">
            <w:trPr>
              <w:gridBefore w:val="1"/>
              <w:gridAfter w:val="0"/>
            </w:trPr>
          </w:trPrChange>
        </w:trPr>
        <w:tc>
          <w:tcPr>
            <w:tcW w:w="0" w:type="auto"/>
            <w:tcPrChange w:id="5399" w:author="Geri Burgert" w:date="2026-02-02T17:13:00Z" w16du:dateUtc="2026-02-02T22:13:00Z">
              <w:tcPr>
                <w:tcW w:w="0" w:type="auto"/>
                <w:gridSpan w:val="2"/>
              </w:tcPr>
            </w:tcPrChange>
          </w:tcPr>
          <w:p w14:paraId="3A2E7C88" w14:textId="77777777" w:rsidR="00F55018" w:rsidRPr="00F55018" w:rsidRDefault="00F55018" w:rsidP="00F55018">
            <w:pPr>
              <w:rPr>
                <w:ins w:id="5400" w:author="Geri Burgert" w:date="2026-02-02T17:12:00Z" w16du:dateUtc="2026-02-02T22:12:00Z"/>
                <w:rFonts w:ascii="Times New Roman" w:eastAsia="Times New Roman" w:hAnsi="Times New Roman" w:cs="Times New Roman"/>
                <w:b/>
                <w:color w:val="auto"/>
                <w:kern w:val="0"/>
                <w14:ligatures w14:val="none"/>
                <w:rPrChange w:id="5401" w:author="Geri Burgert" w:date="2026-02-02T17:12:00Z" w16du:dateUtc="2026-02-02T22:12:00Z">
                  <w:rPr>
                    <w:ins w:id="5402" w:author="Geri Burgert" w:date="2026-02-02T17:12:00Z" w16du:dateUtc="2026-02-02T22:12:00Z"/>
                    <w:rFonts w:eastAsia="Times New Roman"/>
                    <w:b/>
                    <w:color w:val="auto"/>
                    <w:kern w:val="0"/>
                    <w14:ligatures w14:val="none"/>
                  </w:rPr>
                </w:rPrChange>
              </w:rPr>
            </w:pPr>
            <w:ins w:id="5403" w:author="Geri Burgert" w:date="2026-02-02T17:12:00Z" w16du:dateUtc="2026-02-02T22:12:00Z">
              <w:r w:rsidRPr="00F55018">
                <w:rPr>
                  <w:rFonts w:ascii="Times New Roman" w:eastAsia="Times New Roman" w:hAnsi="Times New Roman" w:cs="Times New Roman"/>
                  <w:b/>
                  <w:color w:val="auto"/>
                  <w:kern w:val="0"/>
                  <w14:ligatures w14:val="none"/>
                  <w:rPrChange w:id="5404" w:author="Geri Burgert" w:date="2026-02-02T17:12:00Z" w16du:dateUtc="2026-02-02T22:12:00Z">
                    <w:rPr>
                      <w:rFonts w:eastAsia="Times New Roman"/>
                      <w:b/>
                      <w:color w:val="auto"/>
                      <w:kern w:val="0"/>
                      <w14:ligatures w14:val="none"/>
                    </w:rPr>
                  </w:rPrChange>
                </w:rPr>
                <w:t>End-point analysis</w:t>
              </w:r>
            </w:ins>
          </w:p>
        </w:tc>
        <w:tc>
          <w:tcPr>
            <w:tcW w:w="0" w:type="auto"/>
            <w:tcPrChange w:id="5405" w:author="Geri Burgert" w:date="2026-02-02T17:13:00Z" w16du:dateUtc="2026-02-02T22:13:00Z">
              <w:tcPr>
                <w:tcW w:w="0" w:type="auto"/>
                <w:gridSpan w:val="2"/>
              </w:tcPr>
            </w:tcPrChange>
          </w:tcPr>
          <w:p w14:paraId="246C3B7C" w14:textId="77777777" w:rsidR="00F55018" w:rsidRPr="00F55018" w:rsidRDefault="00F55018" w:rsidP="00F55018">
            <w:pPr>
              <w:jc w:val="center"/>
              <w:rPr>
                <w:ins w:id="5406" w:author="Geri Burgert" w:date="2026-02-02T17:12:00Z" w16du:dateUtc="2026-02-02T22:12:00Z"/>
                <w:rFonts w:ascii="Times New Roman" w:eastAsia="Times New Roman" w:hAnsi="Times New Roman" w:cs="Times New Roman"/>
                <w:b/>
                <w:color w:val="auto"/>
                <w:kern w:val="0"/>
                <w14:ligatures w14:val="none"/>
                <w:rPrChange w:id="5407" w:author="Geri Burgert" w:date="2026-02-02T17:12:00Z" w16du:dateUtc="2026-02-02T22:12:00Z">
                  <w:rPr>
                    <w:ins w:id="5408" w:author="Geri Burgert" w:date="2026-02-02T17:12:00Z" w16du:dateUtc="2026-02-02T22:12:00Z"/>
                    <w:rFonts w:eastAsia="Times New Roman"/>
                    <w:b/>
                    <w:color w:val="auto"/>
                    <w:kern w:val="0"/>
                    <w14:ligatures w14:val="none"/>
                  </w:rPr>
                </w:rPrChange>
              </w:rPr>
            </w:pPr>
            <w:ins w:id="5409" w:author="Geri Burgert" w:date="2026-02-02T17:12:00Z" w16du:dateUtc="2026-02-02T22:12:00Z">
              <w:r w:rsidRPr="00F55018">
                <w:rPr>
                  <w:rFonts w:ascii="Times New Roman" w:eastAsia="Times New Roman" w:hAnsi="Times New Roman" w:cs="Times New Roman"/>
                  <w:b/>
                  <w:color w:val="auto"/>
                  <w:kern w:val="0"/>
                  <w14:ligatures w14:val="none"/>
                  <w:rPrChange w:id="5410" w:author="Geri Burgert" w:date="2026-02-02T17:12:00Z" w16du:dateUtc="2026-02-02T22:12:00Z">
                    <w:rPr>
                      <w:rFonts w:eastAsia="Times New Roman"/>
                      <w:b/>
                      <w:color w:val="auto"/>
                      <w:kern w:val="0"/>
                      <w14:ligatures w14:val="none"/>
                    </w:rPr>
                  </w:rPrChange>
                </w:rPr>
                <w:t>Specimen</w:t>
              </w:r>
            </w:ins>
          </w:p>
        </w:tc>
        <w:tc>
          <w:tcPr>
            <w:tcW w:w="0" w:type="auto"/>
            <w:tcPrChange w:id="5411" w:author="Geri Burgert" w:date="2026-02-02T17:13:00Z" w16du:dateUtc="2026-02-02T22:13:00Z">
              <w:tcPr>
                <w:tcW w:w="0" w:type="auto"/>
              </w:tcPr>
            </w:tcPrChange>
          </w:tcPr>
          <w:p w14:paraId="6732C1DC" w14:textId="77777777" w:rsidR="00F55018" w:rsidRPr="00F55018" w:rsidRDefault="00F55018" w:rsidP="00F55018">
            <w:pPr>
              <w:jc w:val="center"/>
              <w:rPr>
                <w:ins w:id="5412" w:author="Geri Burgert" w:date="2026-02-02T17:12:00Z" w16du:dateUtc="2026-02-02T22:12:00Z"/>
                <w:rFonts w:ascii="Times New Roman" w:eastAsia="Times New Roman" w:hAnsi="Times New Roman" w:cs="Times New Roman"/>
                <w:b/>
                <w:color w:val="auto"/>
                <w:kern w:val="0"/>
                <w14:ligatures w14:val="none"/>
                <w:rPrChange w:id="5413" w:author="Geri Burgert" w:date="2026-02-02T17:12:00Z" w16du:dateUtc="2026-02-02T22:12:00Z">
                  <w:rPr>
                    <w:ins w:id="5414" w:author="Geri Burgert" w:date="2026-02-02T17:12:00Z" w16du:dateUtc="2026-02-02T22:12:00Z"/>
                    <w:rFonts w:eastAsia="Times New Roman"/>
                    <w:b/>
                    <w:color w:val="auto"/>
                    <w:kern w:val="0"/>
                    <w14:ligatures w14:val="none"/>
                  </w:rPr>
                </w:rPrChange>
              </w:rPr>
            </w:pPr>
            <w:ins w:id="5415" w:author="Geri Burgert" w:date="2026-02-02T17:12:00Z" w16du:dateUtc="2026-02-02T22:12:00Z">
              <w:r w:rsidRPr="00F55018">
                <w:rPr>
                  <w:rFonts w:ascii="Times New Roman" w:eastAsia="Times New Roman" w:hAnsi="Times New Roman" w:cs="Times New Roman"/>
                  <w:b/>
                  <w:color w:val="auto"/>
                  <w:kern w:val="0"/>
                  <w14:ligatures w14:val="none"/>
                  <w:rPrChange w:id="5416" w:author="Geri Burgert" w:date="2026-02-02T17:12:00Z" w16du:dateUtc="2026-02-02T22:12:00Z">
                    <w:rPr>
                      <w:rFonts w:eastAsia="Times New Roman"/>
                      <w:b/>
                      <w:color w:val="auto"/>
                      <w:kern w:val="0"/>
                      <w14:ligatures w14:val="none"/>
                    </w:rPr>
                  </w:rPrChange>
                </w:rPr>
                <w:t>Methods used</w:t>
              </w:r>
            </w:ins>
          </w:p>
        </w:tc>
        <w:tc>
          <w:tcPr>
            <w:tcW w:w="0" w:type="auto"/>
            <w:tcPrChange w:id="5417" w:author="Geri Burgert" w:date="2026-02-02T17:13:00Z" w16du:dateUtc="2026-02-02T22:13:00Z">
              <w:tcPr>
                <w:tcW w:w="0" w:type="auto"/>
              </w:tcPr>
            </w:tcPrChange>
          </w:tcPr>
          <w:p w14:paraId="21440F82" w14:textId="77777777" w:rsidR="00F55018" w:rsidRPr="00F55018" w:rsidRDefault="00F55018" w:rsidP="00F55018">
            <w:pPr>
              <w:jc w:val="center"/>
              <w:rPr>
                <w:ins w:id="5418" w:author="Geri Burgert" w:date="2026-02-02T17:12:00Z" w16du:dateUtc="2026-02-02T22:12:00Z"/>
                <w:rFonts w:ascii="Times New Roman" w:eastAsia="Times New Roman" w:hAnsi="Times New Roman" w:cs="Times New Roman"/>
                <w:b/>
                <w:color w:val="auto"/>
                <w:kern w:val="0"/>
                <w14:ligatures w14:val="none"/>
                <w:rPrChange w:id="5419" w:author="Geri Burgert" w:date="2026-02-02T17:12:00Z" w16du:dateUtc="2026-02-02T22:12:00Z">
                  <w:rPr>
                    <w:ins w:id="5420" w:author="Geri Burgert" w:date="2026-02-02T17:12:00Z" w16du:dateUtc="2026-02-02T22:12:00Z"/>
                    <w:rFonts w:eastAsia="Times New Roman"/>
                    <w:b/>
                    <w:color w:val="auto"/>
                    <w:kern w:val="0"/>
                    <w14:ligatures w14:val="none"/>
                  </w:rPr>
                </w:rPrChange>
              </w:rPr>
            </w:pPr>
            <w:ins w:id="5421" w:author="Geri Burgert" w:date="2026-02-02T17:12:00Z" w16du:dateUtc="2026-02-02T22:12:00Z">
              <w:r w:rsidRPr="00F55018">
                <w:rPr>
                  <w:rFonts w:ascii="Times New Roman" w:eastAsia="Times New Roman" w:hAnsi="Times New Roman" w:cs="Times New Roman"/>
                  <w:b/>
                  <w:color w:val="auto"/>
                  <w:kern w:val="0"/>
                  <w14:ligatures w14:val="none"/>
                  <w:rPrChange w:id="5422" w:author="Geri Burgert" w:date="2026-02-02T17:12:00Z" w16du:dateUtc="2026-02-02T22:12:00Z">
                    <w:rPr>
                      <w:rFonts w:eastAsia="Times New Roman"/>
                      <w:b/>
                      <w:color w:val="auto"/>
                      <w:kern w:val="0"/>
                      <w14:ligatures w14:val="none"/>
                    </w:rPr>
                  </w:rPrChange>
                </w:rPr>
                <w:t>Criteria</w:t>
              </w:r>
            </w:ins>
          </w:p>
        </w:tc>
        <w:tc>
          <w:tcPr>
            <w:tcW w:w="0" w:type="auto"/>
            <w:tcPrChange w:id="5423" w:author="Geri Burgert" w:date="2026-02-02T17:13:00Z" w16du:dateUtc="2026-02-02T22:13:00Z">
              <w:tcPr>
                <w:tcW w:w="0" w:type="auto"/>
                <w:gridSpan w:val="2"/>
              </w:tcPr>
            </w:tcPrChange>
          </w:tcPr>
          <w:p w14:paraId="4B13A7FF" w14:textId="77777777" w:rsidR="00F55018" w:rsidRPr="00F55018" w:rsidRDefault="00F55018" w:rsidP="00F55018">
            <w:pPr>
              <w:jc w:val="center"/>
              <w:rPr>
                <w:ins w:id="5424" w:author="Geri Burgert" w:date="2026-02-02T17:12:00Z" w16du:dateUtc="2026-02-02T22:12:00Z"/>
                <w:rFonts w:ascii="Times New Roman" w:eastAsia="Times New Roman" w:hAnsi="Times New Roman" w:cs="Times New Roman"/>
                <w:b/>
                <w:color w:val="auto"/>
                <w:kern w:val="0"/>
                <w14:ligatures w14:val="none"/>
                <w:rPrChange w:id="5425" w:author="Geri Burgert" w:date="2026-02-02T17:12:00Z" w16du:dateUtc="2026-02-02T22:12:00Z">
                  <w:rPr>
                    <w:ins w:id="5426" w:author="Geri Burgert" w:date="2026-02-02T17:12:00Z" w16du:dateUtc="2026-02-02T22:12:00Z"/>
                    <w:rFonts w:eastAsia="Times New Roman"/>
                    <w:b/>
                    <w:color w:val="auto"/>
                    <w:kern w:val="0"/>
                    <w14:ligatures w14:val="none"/>
                  </w:rPr>
                </w:rPrChange>
              </w:rPr>
            </w:pPr>
            <w:ins w:id="5427" w:author="Geri Burgert" w:date="2026-02-02T17:12:00Z" w16du:dateUtc="2026-02-02T22:12:00Z">
              <w:r w:rsidRPr="00F55018">
                <w:rPr>
                  <w:rFonts w:ascii="Times New Roman" w:eastAsia="Times New Roman" w:hAnsi="Times New Roman" w:cs="Times New Roman"/>
                  <w:b/>
                  <w:color w:val="auto"/>
                  <w:kern w:val="0"/>
                  <w14:ligatures w14:val="none"/>
                  <w:rPrChange w:id="5428" w:author="Geri Burgert" w:date="2026-02-02T17:12:00Z" w16du:dateUtc="2026-02-02T22:12:00Z">
                    <w:rPr>
                      <w:rFonts w:eastAsia="Times New Roman"/>
                      <w:b/>
                      <w:color w:val="auto"/>
                      <w:kern w:val="0"/>
                      <w14:ligatures w14:val="none"/>
                    </w:rPr>
                  </w:rPrChange>
                </w:rPr>
                <w:t>Limitations</w:t>
              </w:r>
            </w:ins>
          </w:p>
        </w:tc>
        <w:tc>
          <w:tcPr>
            <w:tcW w:w="0" w:type="auto"/>
            <w:tcPrChange w:id="5429" w:author="Geri Burgert" w:date="2026-02-02T17:13:00Z" w16du:dateUtc="2026-02-02T22:13:00Z">
              <w:tcPr>
                <w:tcW w:w="0" w:type="auto"/>
                <w:gridSpan w:val="2"/>
              </w:tcPr>
            </w:tcPrChange>
          </w:tcPr>
          <w:p w14:paraId="4C20BD33" w14:textId="77777777" w:rsidR="00F55018" w:rsidRPr="00F55018" w:rsidRDefault="00F55018" w:rsidP="00F55018">
            <w:pPr>
              <w:jc w:val="center"/>
              <w:rPr>
                <w:ins w:id="5430" w:author="Geri Burgert" w:date="2026-02-02T17:12:00Z" w16du:dateUtc="2026-02-02T22:12:00Z"/>
                <w:rFonts w:ascii="Times New Roman" w:eastAsia="Times New Roman" w:hAnsi="Times New Roman" w:cs="Times New Roman"/>
                <w:b/>
                <w:color w:val="auto"/>
                <w:kern w:val="0"/>
                <w14:ligatures w14:val="none"/>
                <w:rPrChange w:id="5431" w:author="Geri Burgert" w:date="2026-02-02T17:12:00Z" w16du:dateUtc="2026-02-02T22:12:00Z">
                  <w:rPr>
                    <w:ins w:id="5432" w:author="Geri Burgert" w:date="2026-02-02T17:12:00Z" w16du:dateUtc="2026-02-02T22:12:00Z"/>
                    <w:rFonts w:eastAsia="Times New Roman"/>
                    <w:b/>
                    <w:color w:val="auto"/>
                    <w:kern w:val="0"/>
                    <w14:ligatures w14:val="none"/>
                  </w:rPr>
                </w:rPrChange>
              </w:rPr>
            </w:pPr>
            <w:ins w:id="5433" w:author="Geri Burgert" w:date="2026-02-02T17:12:00Z" w16du:dateUtc="2026-02-02T22:12:00Z">
              <w:r w:rsidRPr="00F55018">
                <w:rPr>
                  <w:rFonts w:ascii="Times New Roman" w:eastAsia="Times New Roman" w:hAnsi="Times New Roman" w:cs="Times New Roman"/>
                  <w:b/>
                  <w:color w:val="auto"/>
                  <w:kern w:val="0"/>
                  <w14:ligatures w14:val="none"/>
                  <w:rPrChange w:id="5434" w:author="Geri Burgert" w:date="2026-02-02T17:12:00Z" w16du:dateUtc="2026-02-02T22:12:00Z">
                    <w:rPr>
                      <w:rFonts w:eastAsia="Times New Roman"/>
                      <w:b/>
                      <w:color w:val="auto"/>
                      <w:kern w:val="0"/>
                      <w14:ligatures w14:val="none"/>
                    </w:rPr>
                  </w:rPrChange>
                </w:rPr>
                <w:t>Reference</w:t>
              </w:r>
            </w:ins>
          </w:p>
        </w:tc>
      </w:tr>
      <w:tr w:rsidR="00F55018" w:rsidRPr="00F55018" w14:paraId="24EEC875" w14:textId="77777777" w:rsidTr="00BC2438">
        <w:trPr>
          <w:ins w:id="5435" w:author="Geri Burgert" w:date="2026-02-02T17:12:00Z" w16du:dateUtc="2026-02-02T22:12:00Z"/>
          <w:trPrChange w:id="5436" w:author="Geri Burgert" w:date="2026-02-02T17:13:00Z" w16du:dateUtc="2026-02-02T22:13:00Z">
            <w:trPr>
              <w:gridBefore w:val="1"/>
              <w:gridAfter w:val="0"/>
            </w:trPr>
          </w:trPrChange>
        </w:trPr>
        <w:tc>
          <w:tcPr>
            <w:tcW w:w="0" w:type="auto"/>
            <w:tcPrChange w:id="5437" w:author="Geri Burgert" w:date="2026-02-02T17:13:00Z" w16du:dateUtc="2026-02-02T22:13:00Z">
              <w:tcPr>
                <w:tcW w:w="0" w:type="auto"/>
                <w:gridSpan w:val="2"/>
              </w:tcPr>
            </w:tcPrChange>
          </w:tcPr>
          <w:p w14:paraId="704A5525" w14:textId="77777777" w:rsidR="00F55018" w:rsidRPr="00F55018" w:rsidRDefault="00F55018" w:rsidP="00F55018">
            <w:pPr>
              <w:rPr>
                <w:ins w:id="5438" w:author="Geri Burgert" w:date="2026-02-02T17:12:00Z" w16du:dateUtc="2026-02-02T22:12:00Z"/>
                <w:rFonts w:ascii="Times New Roman" w:eastAsia="Times New Roman" w:hAnsi="Times New Roman" w:cs="Times New Roman"/>
                <w:color w:val="auto"/>
                <w:kern w:val="0"/>
                <w14:ligatures w14:val="none"/>
                <w:rPrChange w:id="5439" w:author="Geri Burgert" w:date="2026-02-02T17:12:00Z" w16du:dateUtc="2026-02-02T22:12:00Z">
                  <w:rPr>
                    <w:ins w:id="5440" w:author="Geri Burgert" w:date="2026-02-02T17:12:00Z" w16du:dateUtc="2026-02-02T22:12:00Z"/>
                    <w:rFonts w:eastAsia="Times New Roman"/>
                    <w:color w:val="auto"/>
                    <w:kern w:val="0"/>
                    <w14:ligatures w14:val="none"/>
                  </w:rPr>
                </w:rPrChange>
              </w:rPr>
            </w:pPr>
            <w:ins w:id="5441" w:author="Geri Burgert" w:date="2026-02-02T17:12:00Z" w16du:dateUtc="2026-02-02T22:12:00Z">
              <w:r w:rsidRPr="00F55018">
                <w:rPr>
                  <w:rFonts w:ascii="Times New Roman" w:eastAsia="Times New Roman" w:hAnsi="Times New Roman" w:cs="Times New Roman"/>
                  <w:color w:val="auto"/>
                  <w:kern w:val="0"/>
                  <w14:ligatures w14:val="none"/>
                  <w:rPrChange w:id="5442" w:author="Geri Burgert" w:date="2026-02-02T17:12:00Z" w16du:dateUtc="2026-02-02T22:12:00Z">
                    <w:rPr>
                      <w:rFonts w:eastAsia="Times New Roman"/>
                      <w:color w:val="auto"/>
                      <w:kern w:val="0"/>
                      <w14:ligatures w14:val="none"/>
                    </w:rPr>
                  </w:rPrChange>
                </w:rPr>
                <w:t>Airway eosinophils</w:t>
              </w:r>
            </w:ins>
          </w:p>
        </w:tc>
        <w:tc>
          <w:tcPr>
            <w:tcW w:w="0" w:type="auto"/>
            <w:tcPrChange w:id="5443" w:author="Geri Burgert" w:date="2026-02-02T17:13:00Z" w16du:dateUtc="2026-02-02T22:13:00Z">
              <w:tcPr>
                <w:tcW w:w="0" w:type="auto"/>
                <w:gridSpan w:val="2"/>
              </w:tcPr>
            </w:tcPrChange>
          </w:tcPr>
          <w:p w14:paraId="6EB169A5" w14:textId="77777777" w:rsidR="00F55018" w:rsidRPr="00F55018" w:rsidRDefault="00F55018" w:rsidP="00F55018">
            <w:pPr>
              <w:jc w:val="center"/>
              <w:rPr>
                <w:ins w:id="5444" w:author="Geri Burgert" w:date="2026-02-02T17:12:00Z" w16du:dateUtc="2026-02-02T22:12:00Z"/>
                <w:rFonts w:ascii="Times New Roman" w:eastAsia="Times New Roman" w:hAnsi="Times New Roman" w:cs="Times New Roman"/>
                <w:color w:val="auto"/>
                <w:kern w:val="0"/>
                <w14:ligatures w14:val="none"/>
                <w:rPrChange w:id="5445" w:author="Geri Burgert" w:date="2026-02-02T17:12:00Z" w16du:dateUtc="2026-02-02T22:12:00Z">
                  <w:rPr>
                    <w:ins w:id="5446" w:author="Geri Burgert" w:date="2026-02-02T17:12:00Z" w16du:dateUtc="2026-02-02T22:12:00Z"/>
                    <w:rFonts w:eastAsia="Times New Roman"/>
                    <w:color w:val="auto"/>
                    <w:kern w:val="0"/>
                    <w14:ligatures w14:val="none"/>
                  </w:rPr>
                </w:rPrChange>
              </w:rPr>
            </w:pPr>
            <w:ins w:id="5447" w:author="Geri Burgert" w:date="2026-02-02T17:12:00Z" w16du:dateUtc="2026-02-02T22:12:00Z">
              <w:r w:rsidRPr="00F55018">
                <w:rPr>
                  <w:rFonts w:ascii="Times New Roman" w:eastAsia="Times New Roman" w:hAnsi="Times New Roman" w:cs="Times New Roman"/>
                  <w:color w:val="auto"/>
                  <w:kern w:val="0"/>
                  <w14:ligatures w14:val="none"/>
                  <w:rPrChange w:id="5448" w:author="Geri Burgert" w:date="2026-02-02T17:12:00Z" w16du:dateUtc="2026-02-02T22:12:00Z">
                    <w:rPr>
                      <w:rFonts w:eastAsia="Times New Roman"/>
                      <w:color w:val="auto"/>
                      <w:kern w:val="0"/>
                      <w14:ligatures w14:val="none"/>
                    </w:rPr>
                  </w:rPrChange>
                </w:rPr>
                <w:t>Sputum plug (unprocessed: whole expectorate; induced or spontaneous)</w:t>
              </w:r>
            </w:ins>
          </w:p>
        </w:tc>
        <w:tc>
          <w:tcPr>
            <w:tcW w:w="0" w:type="auto"/>
            <w:tcPrChange w:id="5449" w:author="Geri Burgert" w:date="2026-02-02T17:13:00Z" w16du:dateUtc="2026-02-02T22:13:00Z">
              <w:tcPr>
                <w:tcW w:w="0" w:type="auto"/>
              </w:tcPr>
            </w:tcPrChange>
          </w:tcPr>
          <w:p w14:paraId="272ECCDD" w14:textId="77777777" w:rsidR="00F55018" w:rsidRPr="00F55018" w:rsidRDefault="00F55018" w:rsidP="00F55018">
            <w:pPr>
              <w:jc w:val="center"/>
              <w:rPr>
                <w:ins w:id="5450" w:author="Geri Burgert" w:date="2026-02-02T17:12:00Z" w16du:dateUtc="2026-02-02T22:12:00Z"/>
                <w:rFonts w:ascii="Times New Roman" w:eastAsia="Times New Roman" w:hAnsi="Times New Roman" w:cs="Times New Roman"/>
                <w:color w:val="auto"/>
                <w:kern w:val="0"/>
                <w14:ligatures w14:val="none"/>
                <w:rPrChange w:id="5451" w:author="Geri Burgert" w:date="2026-02-02T17:12:00Z" w16du:dateUtc="2026-02-02T22:12:00Z">
                  <w:rPr>
                    <w:ins w:id="5452" w:author="Geri Burgert" w:date="2026-02-02T17:12:00Z" w16du:dateUtc="2026-02-02T22:12:00Z"/>
                    <w:rFonts w:eastAsia="Times New Roman"/>
                    <w:color w:val="auto"/>
                    <w:kern w:val="0"/>
                    <w14:ligatures w14:val="none"/>
                  </w:rPr>
                </w:rPrChange>
              </w:rPr>
            </w:pPr>
            <w:ins w:id="5453" w:author="Geri Burgert" w:date="2026-02-02T17:12:00Z" w16du:dateUtc="2026-02-02T22:12:00Z">
              <w:r w:rsidRPr="00F55018">
                <w:rPr>
                  <w:rFonts w:ascii="Times New Roman" w:eastAsia="Times New Roman" w:hAnsi="Times New Roman" w:cs="Times New Roman"/>
                  <w:color w:val="auto"/>
                  <w:kern w:val="0"/>
                  <w14:ligatures w14:val="none"/>
                  <w:rPrChange w:id="5454" w:author="Geri Burgert" w:date="2026-02-02T17:12:00Z" w16du:dateUtc="2026-02-02T22:12:00Z">
                    <w:rPr>
                      <w:rFonts w:eastAsia="Times New Roman"/>
                      <w:color w:val="auto"/>
                      <w:kern w:val="0"/>
                      <w14:ligatures w14:val="none"/>
                    </w:rPr>
                  </w:rPrChange>
                </w:rPr>
                <w:t>Enumeration of cell counts in formalin-fixed paraffin-embedded sputum plugs</w:t>
              </w:r>
            </w:ins>
          </w:p>
        </w:tc>
        <w:tc>
          <w:tcPr>
            <w:tcW w:w="0" w:type="auto"/>
            <w:tcPrChange w:id="5455" w:author="Geri Burgert" w:date="2026-02-02T17:13:00Z" w16du:dateUtc="2026-02-02T22:13:00Z">
              <w:tcPr>
                <w:tcW w:w="0" w:type="auto"/>
              </w:tcPr>
            </w:tcPrChange>
          </w:tcPr>
          <w:p w14:paraId="4975FFBE" w14:textId="77777777" w:rsidR="00F55018" w:rsidRPr="00F55018" w:rsidRDefault="00F55018" w:rsidP="00F55018">
            <w:pPr>
              <w:jc w:val="center"/>
              <w:rPr>
                <w:ins w:id="5456" w:author="Geri Burgert" w:date="2026-02-02T17:12:00Z" w16du:dateUtc="2026-02-02T22:12:00Z"/>
                <w:rFonts w:ascii="Times New Roman" w:eastAsia="Times New Roman" w:hAnsi="Times New Roman" w:cs="Times New Roman"/>
                <w:color w:val="auto"/>
                <w:kern w:val="0"/>
                <w14:ligatures w14:val="none"/>
                <w:rPrChange w:id="5457" w:author="Geri Burgert" w:date="2026-02-02T17:12:00Z" w16du:dateUtc="2026-02-02T22:12:00Z">
                  <w:rPr>
                    <w:ins w:id="5458" w:author="Geri Burgert" w:date="2026-02-02T17:12:00Z" w16du:dateUtc="2026-02-02T22:12:00Z"/>
                    <w:rFonts w:eastAsia="Times New Roman"/>
                    <w:color w:val="auto"/>
                    <w:kern w:val="0"/>
                    <w14:ligatures w14:val="none"/>
                  </w:rPr>
                </w:rPrChange>
              </w:rPr>
            </w:pPr>
            <w:ins w:id="5459" w:author="Geri Burgert" w:date="2026-02-02T17:12:00Z" w16du:dateUtc="2026-02-02T22:12:00Z">
              <w:r w:rsidRPr="00F55018">
                <w:rPr>
                  <w:rFonts w:ascii="Times New Roman" w:eastAsia="Times New Roman" w:hAnsi="Times New Roman" w:cs="Times New Roman"/>
                  <w:kern w:val="0"/>
                  <w14:ligatures w14:val="none"/>
                  <w:rPrChange w:id="5460" w:author="Geri Burgert" w:date="2026-02-02T17:12:00Z" w16du:dateUtc="2026-02-02T22:12:00Z">
                    <w:rPr>
                      <w:rFonts w:eastAsia="Times New Roman"/>
                      <w:kern w:val="0"/>
                      <w14:ligatures w14:val="none"/>
                    </w:rPr>
                  </w:rPrChange>
                </w:rPr>
                <w:t>≥2.6% eosinophils indicate airway eosinophilia</w:t>
              </w:r>
            </w:ins>
          </w:p>
        </w:tc>
        <w:tc>
          <w:tcPr>
            <w:tcW w:w="0" w:type="auto"/>
            <w:tcPrChange w:id="5461" w:author="Geri Burgert" w:date="2026-02-02T17:13:00Z" w16du:dateUtc="2026-02-02T22:13:00Z">
              <w:tcPr>
                <w:tcW w:w="0" w:type="auto"/>
                <w:gridSpan w:val="2"/>
              </w:tcPr>
            </w:tcPrChange>
          </w:tcPr>
          <w:p w14:paraId="4EE10479" w14:textId="77777777" w:rsidR="00F55018" w:rsidRPr="00F55018" w:rsidRDefault="00F55018" w:rsidP="00F55018">
            <w:pPr>
              <w:jc w:val="center"/>
              <w:rPr>
                <w:ins w:id="5462" w:author="Geri Burgert" w:date="2026-02-02T17:12:00Z" w16du:dateUtc="2026-02-02T22:12:00Z"/>
                <w:rFonts w:ascii="Times New Roman" w:eastAsia="Times New Roman" w:hAnsi="Times New Roman" w:cs="Times New Roman"/>
                <w:color w:val="auto"/>
                <w:kern w:val="0"/>
                <w14:ligatures w14:val="none"/>
                <w:rPrChange w:id="5463" w:author="Geri Burgert" w:date="2026-02-02T17:12:00Z" w16du:dateUtc="2026-02-02T22:12:00Z">
                  <w:rPr>
                    <w:ins w:id="5464" w:author="Geri Burgert" w:date="2026-02-02T17:12:00Z" w16du:dateUtc="2026-02-02T22:12:00Z"/>
                    <w:rFonts w:eastAsia="Times New Roman"/>
                    <w:color w:val="auto"/>
                    <w:kern w:val="0"/>
                    <w14:ligatures w14:val="none"/>
                  </w:rPr>
                </w:rPrChange>
              </w:rPr>
            </w:pPr>
            <w:ins w:id="5465" w:author="Geri Burgert" w:date="2026-02-02T17:12:00Z" w16du:dateUtc="2026-02-02T22:12:00Z">
              <w:r w:rsidRPr="00F55018">
                <w:rPr>
                  <w:rFonts w:ascii="Times New Roman" w:eastAsia="Times New Roman" w:hAnsi="Times New Roman" w:cs="Times New Roman"/>
                  <w:color w:val="auto"/>
                  <w:kern w:val="0"/>
                  <w14:ligatures w14:val="none"/>
                  <w:rPrChange w:id="5466" w:author="Geri Burgert" w:date="2026-02-02T17:12:00Z" w16du:dateUtc="2026-02-02T22:12:00Z">
                    <w:rPr>
                      <w:rFonts w:eastAsia="Times New Roman"/>
                      <w:color w:val="auto"/>
                      <w:kern w:val="0"/>
                      <w14:ligatures w14:val="none"/>
                    </w:rPr>
                  </w:rPrChange>
                </w:rPr>
                <w:t>Requires specialized training; can only be used to discern eosinophilic from non-eosinophilic airway inflammation</w:t>
              </w:r>
            </w:ins>
          </w:p>
        </w:tc>
        <w:tc>
          <w:tcPr>
            <w:tcW w:w="0" w:type="auto"/>
            <w:tcPrChange w:id="5467" w:author="Geri Burgert" w:date="2026-02-02T17:13:00Z" w16du:dateUtc="2026-02-02T22:13:00Z">
              <w:tcPr>
                <w:tcW w:w="0" w:type="auto"/>
                <w:gridSpan w:val="2"/>
              </w:tcPr>
            </w:tcPrChange>
          </w:tcPr>
          <w:p w14:paraId="297577BD" w14:textId="77777777" w:rsidR="00F55018" w:rsidRPr="00F55018" w:rsidRDefault="00F55018" w:rsidP="00F55018">
            <w:pPr>
              <w:jc w:val="center"/>
              <w:rPr>
                <w:ins w:id="5468" w:author="Geri Burgert" w:date="2026-02-02T17:12:00Z" w16du:dateUtc="2026-02-02T22:12:00Z"/>
                <w:rFonts w:ascii="Times New Roman" w:eastAsia="Times New Roman" w:hAnsi="Times New Roman" w:cs="Times New Roman"/>
                <w:kern w:val="0"/>
                <w14:ligatures w14:val="none"/>
                <w:rPrChange w:id="5469" w:author="Geri Burgert" w:date="2026-02-02T17:12:00Z" w16du:dateUtc="2026-02-02T22:12:00Z">
                  <w:rPr>
                    <w:ins w:id="5470" w:author="Geri Burgert" w:date="2026-02-02T17:12:00Z" w16du:dateUtc="2026-02-02T22:12:00Z"/>
                    <w:rFonts w:eastAsia="Times New Roman"/>
                    <w:kern w:val="0"/>
                    <w14:ligatures w14:val="none"/>
                  </w:rPr>
                </w:rPrChange>
              </w:rPr>
            </w:pPr>
            <w:ins w:id="5471" w:author="Geri Burgert" w:date="2026-02-02T17:12:00Z" w16du:dateUtc="2026-02-02T22:12:00Z">
              <w:r w:rsidRPr="00F55018">
                <w:rPr>
                  <w:rFonts w:ascii="Times New Roman" w:eastAsia="Times New Roman" w:hAnsi="Times New Roman" w:cs="Times New Roman"/>
                  <w:kern w:val="0"/>
                  <w14:ligatures w14:val="none"/>
                  <w:rPrChange w:id="5472" w:author="Geri Burgert" w:date="2026-02-02T17:12:00Z" w16du:dateUtc="2026-02-02T22:12:00Z">
                    <w:rPr>
                      <w:rFonts w:eastAsia="Times New Roman"/>
                      <w:kern w:val="0"/>
                      <w14:ligatures w14:val="none"/>
                    </w:rPr>
                  </w:rPrChange>
                </w:rPr>
                <w:t>Patel et al</w:t>
              </w:r>
              <w:r w:rsidRPr="00F55018">
                <w:rPr>
                  <w:rFonts w:ascii="Times New Roman" w:eastAsia="Times New Roman" w:hAnsi="Times New Roman" w:cs="Times New Roman"/>
                  <w:kern w:val="0"/>
                  <w:vertAlign w:val="superscript"/>
                  <w14:ligatures w14:val="none"/>
                  <w:rPrChange w:id="5473" w:author="Geri Burgert" w:date="2026-02-02T17:12:00Z" w16du:dateUtc="2026-02-02T22:12:00Z">
                    <w:rPr>
                      <w:rFonts w:eastAsia="Times New Roman"/>
                      <w:kern w:val="0"/>
                      <w:vertAlign w:val="superscript"/>
                      <w14:ligatures w14:val="none"/>
                    </w:rPr>
                  </w:rPrChange>
                </w:rPr>
                <w:t>95</w:t>
              </w:r>
            </w:ins>
          </w:p>
          <w:p w14:paraId="1A7F6913" w14:textId="77777777" w:rsidR="00F55018" w:rsidRPr="00F55018" w:rsidRDefault="00F55018" w:rsidP="00F55018">
            <w:pPr>
              <w:jc w:val="center"/>
              <w:rPr>
                <w:ins w:id="5474" w:author="Geri Burgert" w:date="2026-02-02T17:12:00Z" w16du:dateUtc="2026-02-02T22:12:00Z"/>
                <w:rFonts w:ascii="Times New Roman" w:eastAsia="Times New Roman" w:hAnsi="Times New Roman" w:cs="Times New Roman"/>
                <w:color w:val="auto"/>
                <w:kern w:val="0"/>
                <w14:ligatures w14:val="none"/>
                <w:rPrChange w:id="5475" w:author="Geri Burgert" w:date="2026-02-02T17:12:00Z" w16du:dateUtc="2026-02-02T22:12:00Z">
                  <w:rPr>
                    <w:ins w:id="5476" w:author="Geri Burgert" w:date="2026-02-02T17:12:00Z" w16du:dateUtc="2026-02-02T22:12:00Z"/>
                    <w:rFonts w:eastAsia="Times New Roman"/>
                    <w:color w:val="auto"/>
                    <w:kern w:val="0"/>
                    <w14:ligatures w14:val="none"/>
                  </w:rPr>
                </w:rPrChange>
              </w:rPr>
            </w:pPr>
            <w:ins w:id="5477" w:author="Geri Burgert" w:date="2026-02-02T17:12:00Z" w16du:dateUtc="2026-02-02T22:12:00Z">
              <w:r w:rsidRPr="00F55018">
                <w:rPr>
                  <w:rFonts w:ascii="Times New Roman" w:eastAsia="Times New Roman" w:hAnsi="Times New Roman" w:cs="Times New Roman"/>
                  <w:kern w:val="0"/>
                  <w14:ligatures w14:val="none"/>
                  <w:rPrChange w:id="5478" w:author="Geri Burgert" w:date="2026-02-02T17:12:00Z" w16du:dateUtc="2026-02-02T22:12:00Z">
                    <w:rPr>
                      <w:rFonts w:eastAsia="Times New Roman"/>
                      <w:kern w:val="0"/>
                      <w14:ligatures w14:val="none"/>
                    </w:rPr>
                  </w:rPrChange>
                </w:rPr>
                <w:t>Pignatti and Spanevello</w:t>
              </w:r>
              <w:r w:rsidRPr="00F55018">
                <w:rPr>
                  <w:rFonts w:ascii="Times New Roman" w:eastAsia="Times New Roman" w:hAnsi="Times New Roman" w:cs="Times New Roman"/>
                  <w:kern w:val="0"/>
                  <w:vertAlign w:val="superscript"/>
                  <w14:ligatures w14:val="none"/>
                  <w:rPrChange w:id="5479" w:author="Geri Burgert" w:date="2026-02-02T17:12:00Z" w16du:dateUtc="2026-02-02T22:12:00Z">
                    <w:rPr>
                      <w:rFonts w:eastAsia="Times New Roman"/>
                      <w:kern w:val="0"/>
                      <w:vertAlign w:val="superscript"/>
                      <w14:ligatures w14:val="none"/>
                    </w:rPr>
                  </w:rPrChange>
                </w:rPr>
                <w:t>96</w:t>
              </w:r>
            </w:ins>
          </w:p>
        </w:tc>
      </w:tr>
      <w:tr w:rsidR="00F55018" w:rsidRPr="00F55018" w14:paraId="18D48E87" w14:textId="77777777" w:rsidTr="00BC2438">
        <w:trPr>
          <w:ins w:id="5480" w:author="Geri Burgert" w:date="2026-02-02T17:12:00Z" w16du:dateUtc="2026-02-02T22:12:00Z"/>
          <w:trPrChange w:id="5481" w:author="Geri Burgert" w:date="2026-02-02T17:13:00Z" w16du:dateUtc="2026-02-02T22:13:00Z">
            <w:trPr>
              <w:gridBefore w:val="1"/>
              <w:gridAfter w:val="0"/>
            </w:trPr>
          </w:trPrChange>
        </w:trPr>
        <w:tc>
          <w:tcPr>
            <w:tcW w:w="0" w:type="auto"/>
            <w:tcPrChange w:id="5482" w:author="Geri Burgert" w:date="2026-02-02T17:13:00Z" w16du:dateUtc="2026-02-02T22:13:00Z">
              <w:tcPr>
                <w:tcW w:w="0" w:type="auto"/>
                <w:gridSpan w:val="2"/>
              </w:tcPr>
            </w:tcPrChange>
          </w:tcPr>
          <w:p w14:paraId="778D0013" w14:textId="77777777" w:rsidR="00F55018" w:rsidRPr="00F55018" w:rsidRDefault="00F55018" w:rsidP="00F55018">
            <w:pPr>
              <w:rPr>
                <w:ins w:id="5483" w:author="Geri Burgert" w:date="2026-02-02T17:12:00Z" w16du:dateUtc="2026-02-02T22:12:00Z"/>
                <w:rFonts w:ascii="Times New Roman" w:eastAsia="Times New Roman" w:hAnsi="Times New Roman" w:cs="Times New Roman"/>
                <w:color w:val="auto"/>
                <w:kern w:val="0"/>
                <w14:ligatures w14:val="none"/>
                <w:rPrChange w:id="5484" w:author="Geri Burgert" w:date="2026-02-02T17:12:00Z" w16du:dateUtc="2026-02-02T22:12:00Z">
                  <w:rPr>
                    <w:ins w:id="5485" w:author="Geri Burgert" w:date="2026-02-02T17:12:00Z" w16du:dateUtc="2026-02-02T22:12:00Z"/>
                    <w:rFonts w:eastAsia="Times New Roman"/>
                    <w:color w:val="auto"/>
                    <w:kern w:val="0"/>
                    <w14:ligatures w14:val="none"/>
                  </w:rPr>
                </w:rPrChange>
              </w:rPr>
            </w:pPr>
            <w:ins w:id="5486" w:author="Geri Burgert" w:date="2026-02-02T17:12:00Z" w16du:dateUtc="2026-02-02T22:12:00Z">
              <w:r w:rsidRPr="00F55018">
                <w:rPr>
                  <w:rFonts w:ascii="Times New Roman" w:eastAsia="Times New Roman" w:hAnsi="Times New Roman" w:cs="Times New Roman"/>
                  <w:color w:val="auto"/>
                  <w:kern w:val="0"/>
                  <w14:ligatures w14:val="none"/>
                  <w:rPrChange w:id="5487" w:author="Geri Burgert" w:date="2026-02-02T17:12:00Z" w16du:dateUtc="2026-02-02T22:12:00Z">
                    <w:rPr>
                      <w:rFonts w:eastAsia="Times New Roman"/>
                      <w:color w:val="auto"/>
                      <w:kern w:val="0"/>
                      <w14:ligatures w14:val="none"/>
                    </w:rPr>
                  </w:rPrChange>
                </w:rPr>
                <w:t xml:space="preserve">Eosinophil degranulation </w:t>
              </w:r>
            </w:ins>
          </w:p>
        </w:tc>
        <w:tc>
          <w:tcPr>
            <w:tcW w:w="0" w:type="auto"/>
            <w:tcPrChange w:id="5488" w:author="Geri Burgert" w:date="2026-02-02T17:13:00Z" w16du:dateUtc="2026-02-02T22:13:00Z">
              <w:tcPr>
                <w:tcW w:w="0" w:type="auto"/>
                <w:gridSpan w:val="2"/>
              </w:tcPr>
            </w:tcPrChange>
          </w:tcPr>
          <w:p w14:paraId="7748D55B" w14:textId="77777777" w:rsidR="00F55018" w:rsidRPr="00F55018" w:rsidRDefault="00F55018" w:rsidP="00F55018">
            <w:pPr>
              <w:jc w:val="center"/>
              <w:rPr>
                <w:ins w:id="5489" w:author="Geri Burgert" w:date="2026-02-02T17:12:00Z" w16du:dateUtc="2026-02-02T22:12:00Z"/>
                <w:rFonts w:ascii="Times New Roman" w:eastAsia="Times New Roman" w:hAnsi="Times New Roman" w:cs="Times New Roman"/>
                <w:color w:val="auto"/>
                <w:kern w:val="0"/>
                <w14:ligatures w14:val="none"/>
                <w:rPrChange w:id="5490" w:author="Geri Burgert" w:date="2026-02-02T17:12:00Z" w16du:dateUtc="2026-02-02T22:12:00Z">
                  <w:rPr>
                    <w:ins w:id="5491" w:author="Geri Burgert" w:date="2026-02-02T17:12:00Z" w16du:dateUtc="2026-02-02T22:12:00Z"/>
                    <w:rFonts w:eastAsia="Times New Roman"/>
                    <w:color w:val="auto"/>
                    <w:kern w:val="0"/>
                    <w14:ligatures w14:val="none"/>
                  </w:rPr>
                </w:rPrChange>
              </w:rPr>
            </w:pPr>
            <w:ins w:id="5492" w:author="Geri Burgert" w:date="2026-02-02T17:12:00Z" w16du:dateUtc="2026-02-02T22:12:00Z">
              <w:r w:rsidRPr="00F55018">
                <w:rPr>
                  <w:rFonts w:ascii="Times New Roman" w:eastAsia="Times New Roman" w:hAnsi="Times New Roman" w:cs="Times New Roman"/>
                  <w:color w:val="auto"/>
                  <w:kern w:val="0"/>
                  <w14:ligatures w14:val="none"/>
                  <w:rPrChange w:id="5493" w:author="Geri Burgert" w:date="2026-02-02T17:12:00Z" w16du:dateUtc="2026-02-02T22:12:00Z">
                    <w:rPr>
                      <w:rFonts w:eastAsia="Times New Roman"/>
                      <w:color w:val="auto"/>
                      <w:kern w:val="0"/>
                      <w14:ligatures w14:val="none"/>
                    </w:rPr>
                  </w:rPrChange>
                </w:rPr>
                <w:t>Sputum (cytospin slides after dithiothreitol processing of sputum plugs)</w:t>
              </w:r>
            </w:ins>
          </w:p>
        </w:tc>
        <w:tc>
          <w:tcPr>
            <w:tcW w:w="0" w:type="auto"/>
            <w:tcPrChange w:id="5494" w:author="Geri Burgert" w:date="2026-02-02T17:13:00Z" w16du:dateUtc="2026-02-02T22:13:00Z">
              <w:tcPr>
                <w:tcW w:w="0" w:type="auto"/>
              </w:tcPr>
            </w:tcPrChange>
          </w:tcPr>
          <w:p w14:paraId="402DF906" w14:textId="77777777" w:rsidR="00F55018" w:rsidRPr="00F55018" w:rsidRDefault="00F55018" w:rsidP="00F55018">
            <w:pPr>
              <w:jc w:val="center"/>
              <w:rPr>
                <w:ins w:id="5495" w:author="Geri Burgert" w:date="2026-02-02T17:12:00Z" w16du:dateUtc="2026-02-02T22:12:00Z"/>
                <w:rFonts w:ascii="Times New Roman" w:eastAsia="Times New Roman" w:hAnsi="Times New Roman" w:cs="Times New Roman"/>
                <w:color w:val="auto"/>
                <w:kern w:val="0"/>
                <w14:ligatures w14:val="none"/>
                <w:rPrChange w:id="5496" w:author="Geri Burgert" w:date="2026-02-02T17:12:00Z" w16du:dateUtc="2026-02-02T22:12:00Z">
                  <w:rPr>
                    <w:ins w:id="5497" w:author="Geri Burgert" w:date="2026-02-02T17:12:00Z" w16du:dateUtc="2026-02-02T22:12:00Z"/>
                    <w:rFonts w:eastAsia="Times New Roman"/>
                    <w:color w:val="auto"/>
                    <w:kern w:val="0"/>
                    <w14:ligatures w14:val="none"/>
                  </w:rPr>
                </w:rPrChange>
              </w:rPr>
            </w:pPr>
            <w:ins w:id="5498" w:author="Geri Burgert" w:date="2026-02-02T17:12:00Z" w16du:dateUtc="2026-02-02T22:12:00Z">
              <w:r w:rsidRPr="00F55018">
                <w:rPr>
                  <w:rFonts w:ascii="Times New Roman" w:eastAsia="Times New Roman" w:hAnsi="Times New Roman" w:cs="Times New Roman"/>
                  <w:color w:val="auto"/>
                  <w:kern w:val="0"/>
                  <w14:ligatures w14:val="none"/>
                  <w:rPrChange w:id="5499" w:author="Geri Burgert" w:date="2026-02-02T17:12:00Z" w16du:dateUtc="2026-02-02T22:12:00Z">
                    <w:rPr>
                      <w:rFonts w:eastAsia="Times New Roman"/>
                      <w:color w:val="auto"/>
                      <w:kern w:val="0"/>
                      <w14:ligatures w14:val="none"/>
                    </w:rPr>
                  </w:rPrChange>
                </w:rPr>
                <w:t>Enumeration of free intact eosinophil granules counted per field on a semiquantitative scale on sputum cytospin</w:t>
              </w:r>
            </w:ins>
          </w:p>
        </w:tc>
        <w:tc>
          <w:tcPr>
            <w:tcW w:w="0" w:type="auto"/>
            <w:tcPrChange w:id="5500" w:author="Geri Burgert" w:date="2026-02-02T17:13:00Z" w16du:dateUtc="2026-02-02T22:13:00Z">
              <w:tcPr>
                <w:tcW w:w="0" w:type="auto"/>
              </w:tcPr>
            </w:tcPrChange>
          </w:tcPr>
          <w:p w14:paraId="3EB7237C" w14:textId="77777777" w:rsidR="00F55018" w:rsidRPr="00F55018" w:rsidRDefault="00F55018" w:rsidP="00F55018">
            <w:pPr>
              <w:jc w:val="center"/>
              <w:rPr>
                <w:ins w:id="5501" w:author="Geri Burgert" w:date="2026-02-02T17:12:00Z" w16du:dateUtc="2026-02-02T22:12:00Z"/>
                <w:rFonts w:ascii="Times New Roman" w:eastAsia="Times New Roman" w:hAnsi="Times New Roman" w:cs="Times New Roman"/>
                <w:kern w:val="0"/>
                <w14:ligatures w14:val="none"/>
                <w:rPrChange w:id="5502" w:author="Geri Burgert" w:date="2026-02-02T17:12:00Z" w16du:dateUtc="2026-02-02T22:12:00Z">
                  <w:rPr>
                    <w:ins w:id="5503" w:author="Geri Burgert" w:date="2026-02-02T17:12:00Z" w16du:dateUtc="2026-02-02T22:12:00Z"/>
                    <w:rFonts w:eastAsia="Times New Roman"/>
                    <w:kern w:val="0"/>
                    <w14:ligatures w14:val="none"/>
                  </w:rPr>
                </w:rPrChange>
              </w:rPr>
            </w:pPr>
            <w:ins w:id="5504" w:author="Geri Burgert" w:date="2026-02-02T17:12:00Z" w16du:dateUtc="2026-02-02T22:12:00Z">
              <w:r w:rsidRPr="00F55018">
                <w:rPr>
                  <w:rFonts w:ascii="Times New Roman" w:eastAsia="Times New Roman" w:hAnsi="Times New Roman" w:cs="Times New Roman"/>
                  <w:kern w:val="0"/>
                  <w14:ligatures w14:val="none"/>
                  <w:rPrChange w:id="5505" w:author="Geri Burgert" w:date="2026-02-02T17:12:00Z" w16du:dateUtc="2026-02-02T22:12:00Z">
                    <w:rPr>
                      <w:rFonts w:eastAsia="Times New Roman"/>
                      <w:kern w:val="0"/>
                      <w14:ligatures w14:val="none"/>
                    </w:rPr>
                  </w:rPrChange>
                </w:rPr>
                <w:t>Qualitative; presence indicates degranulation</w:t>
              </w:r>
            </w:ins>
          </w:p>
        </w:tc>
        <w:tc>
          <w:tcPr>
            <w:tcW w:w="0" w:type="auto"/>
            <w:tcPrChange w:id="5506" w:author="Geri Burgert" w:date="2026-02-02T17:13:00Z" w16du:dateUtc="2026-02-02T22:13:00Z">
              <w:tcPr>
                <w:tcW w:w="0" w:type="auto"/>
                <w:gridSpan w:val="2"/>
              </w:tcPr>
            </w:tcPrChange>
          </w:tcPr>
          <w:p w14:paraId="12D930C1" w14:textId="77777777" w:rsidR="00F55018" w:rsidRPr="00F55018" w:rsidRDefault="00F55018" w:rsidP="00F55018">
            <w:pPr>
              <w:jc w:val="center"/>
              <w:rPr>
                <w:ins w:id="5507" w:author="Geri Burgert" w:date="2026-02-02T17:12:00Z" w16du:dateUtc="2026-02-02T22:12:00Z"/>
                <w:rFonts w:ascii="Times New Roman" w:eastAsia="Times New Roman" w:hAnsi="Times New Roman" w:cs="Times New Roman"/>
                <w:color w:val="auto"/>
                <w:kern w:val="0"/>
                <w14:ligatures w14:val="none"/>
                <w:rPrChange w:id="5508" w:author="Geri Burgert" w:date="2026-02-02T17:12:00Z" w16du:dateUtc="2026-02-02T22:12:00Z">
                  <w:rPr>
                    <w:ins w:id="5509" w:author="Geri Burgert" w:date="2026-02-02T17:12:00Z" w16du:dateUtc="2026-02-02T22:12:00Z"/>
                    <w:rFonts w:eastAsia="Times New Roman"/>
                    <w:color w:val="auto"/>
                    <w:kern w:val="0"/>
                    <w14:ligatures w14:val="none"/>
                  </w:rPr>
                </w:rPrChange>
              </w:rPr>
            </w:pPr>
            <w:ins w:id="5510" w:author="Geri Burgert" w:date="2026-02-02T17:12:00Z" w16du:dateUtc="2026-02-02T22:12:00Z">
              <w:r w:rsidRPr="00F55018">
                <w:rPr>
                  <w:rFonts w:ascii="Times New Roman" w:eastAsia="Times New Roman" w:hAnsi="Times New Roman" w:cs="Times New Roman"/>
                  <w:color w:val="auto"/>
                  <w:kern w:val="0"/>
                  <w14:ligatures w14:val="none"/>
                  <w:rPrChange w:id="5511" w:author="Geri Burgert" w:date="2026-02-02T17:12:00Z" w16du:dateUtc="2026-02-02T22:12:00Z">
                    <w:rPr>
                      <w:rFonts w:eastAsia="Times New Roman"/>
                      <w:color w:val="auto"/>
                      <w:kern w:val="0"/>
                      <w14:ligatures w14:val="none"/>
                    </w:rPr>
                  </w:rPrChange>
                </w:rPr>
                <w:t>Interobserver variability; dependent on sputum quality</w:t>
              </w:r>
            </w:ins>
          </w:p>
        </w:tc>
        <w:tc>
          <w:tcPr>
            <w:tcW w:w="0" w:type="auto"/>
            <w:tcPrChange w:id="5512" w:author="Geri Burgert" w:date="2026-02-02T17:13:00Z" w16du:dateUtc="2026-02-02T22:13:00Z">
              <w:tcPr>
                <w:tcW w:w="0" w:type="auto"/>
                <w:gridSpan w:val="2"/>
              </w:tcPr>
            </w:tcPrChange>
          </w:tcPr>
          <w:p w14:paraId="31301463" w14:textId="77777777" w:rsidR="00F55018" w:rsidRPr="00F55018" w:rsidRDefault="00F55018" w:rsidP="00F55018">
            <w:pPr>
              <w:jc w:val="center"/>
              <w:rPr>
                <w:ins w:id="5513" w:author="Geri Burgert" w:date="2026-02-02T17:12:00Z" w16du:dateUtc="2026-02-02T22:12:00Z"/>
                <w:rFonts w:ascii="Times New Roman" w:eastAsia="Times New Roman" w:hAnsi="Times New Roman" w:cs="Times New Roman"/>
                <w:kern w:val="0"/>
                <w14:ligatures w14:val="none"/>
                <w:rPrChange w:id="5514" w:author="Geri Burgert" w:date="2026-02-02T17:12:00Z" w16du:dateUtc="2026-02-02T22:12:00Z">
                  <w:rPr>
                    <w:ins w:id="5515" w:author="Geri Burgert" w:date="2026-02-02T17:12:00Z" w16du:dateUtc="2026-02-02T22:12:00Z"/>
                    <w:rFonts w:eastAsia="Times New Roman"/>
                    <w:kern w:val="0"/>
                    <w14:ligatures w14:val="none"/>
                  </w:rPr>
                </w:rPrChange>
              </w:rPr>
            </w:pPr>
            <w:ins w:id="5516" w:author="Geri Burgert" w:date="2026-02-02T17:12:00Z" w16du:dateUtc="2026-02-02T22:12:00Z">
              <w:r w:rsidRPr="00F55018">
                <w:rPr>
                  <w:rFonts w:ascii="Times New Roman" w:eastAsia="Times New Roman" w:hAnsi="Times New Roman" w:cs="Times New Roman"/>
                  <w:kern w:val="0"/>
                  <w14:ligatures w14:val="none"/>
                  <w:rPrChange w:id="5517" w:author="Geri Burgert" w:date="2026-02-02T17:12:00Z" w16du:dateUtc="2026-02-02T22:12:00Z">
                    <w:rPr>
                      <w:rFonts w:eastAsia="Times New Roman"/>
                      <w:kern w:val="0"/>
                      <w14:ligatures w14:val="none"/>
                    </w:rPr>
                  </w:rPrChange>
                </w:rPr>
                <w:t>Pizzichini et al</w:t>
              </w:r>
              <w:r w:rsidRPr="00F55018">
                <w:rPr>
                  <w:rFonts w:ascii="Times New Roman" w:eastAsia="Times New Roman" w:hAnsi="Times New Roman" w:cs="Times New Roman"/>
                  <w:kern w:val="0"/>
                  <w:vertAlign w:val="superscript"/>
                  <w14:ligatures w14:val="none"/>
                  <w:rPrChange w:id="5518" w:author="Geri Burgert" w:date="2026-02-02T17:12:00Z" w16du:dateUtc="2026-02-02T22:12:00Z">
                    <w:rPr>
                      <w:rFonts w:eastAsia="Times New Roman"/>
                      <w:kern w:val="0"/>
                      <w:vertAlign w:val="superscript"/>
                      <w14:ligatures w14:val="none"/>
                    </w:rPr>
                  </w:rPrChange>
                </w:rPr>
                <w:t>97</w:t>
              </w:r>
            </w:ins>
          </w:p>
          <w:p w14:paraId="1C8ADD41" w14:textId="77777777" w:rsidR="00F55018" w:rsidRPr="00F55018" w:rsidRDefault="00F55018" w:rsidP="00F55018">
            <w:pPr>
              <w:jc w:val="center"/>
              <w:rPr>
                <w:ins w:id="5519" w:author="Geri Burgert" w:date="2026-02-02T17:12:00Z" w16du:dateUtc="2026-02-02T22:12:00Z"/>
                <w:rFonts w:ascii="Times New Roman" w:eastAsia="Times New Roman" w:hAnsi="Times New Roman" w:cs="Times New Roman"/>
                <w:kern w:val="0"/>
                <w14:ligatures w14:val="none"/>
                <w:rPrChange w:id="5520" w:author="Geri Burgert" w:date="2026-02-02T17:12:00Z" w16du:dateUtc="2026-02-02T22:12:00Z">
                  <w:rPr>
                    <w:ins w:id="5521" w:author="Geri Burgert" w:date="2026-02-02T17:12:00Z" w16du:dateUtc="2026-02-02T22:12:00Z"/>
                    <w:rFonts w:eastAsia="Times New Roman"/>
                    <w:kern w:val="0"/>
                    <w14:ligatures w14:val="none"/>
                  </w:rPr>
                </w:rPrChange>
              </w:rPr>
            </w:pPr>
            <w:ins w:id="5522" w:author="Geri Burgert" w:date="2026-02-02T17:12:00Z" w16du:dateUtc="2026-02-02T22:12:00Z">
              <w:r w:rsidRPr="00F55018">
                <w:rPr>
                  <w:rFonts w:ascii="Times New Roman" w:eastAsia="Times New Roman" w:hAnsi="Times New Roman" w:cs="Times New Roman"/>
                  <w:kern w:val="0"/>
                  <w14:ligatures w14:val="none"/>
                  <w:rPrChange w:id="5523" w:author="Geri Burgert" w:date="2026-02-02T17:12:00Z" w16du:dateUtc="2026-02-02T22:12:00Z">
                    <w:rPr>
                      <w:rFonts w:eastAsia="Times New Roman"/>
                      <w:kern w:val="0"/>
                      <w14:ligatures w14:val="none"/>
                    </w:rPr>
                  </w:rPrChange>
                </w:rPr>
                <w:t>Kjarsgaard et al</w:t>
              </w:r>
              <w:r w:rsidRPr="00F55018">
                <w:rPr>
                  <w:rFonts w:ascii="Times New Roman" w:eastAsia="Times New Roman" w:hAnsi="Times New Roman" w:cs="Times New Roman"/>
                  <w:kern w:val="0"/>
                  <w:vertAlign w:val="superscript"/>
                  <w14:ligatures w14:val="none"/>
                  <w:rPrChange w:id="5524" w:author="Geri Burgert" w:date="2026-02-02T17:12:00Z" w16du:dateUtc="2026-02-02T22:12:00Z">
                    <w:rPr>
                      <w:rFonts w:eastAsia="Times New Roman"/>
                      <w:kern w:val="0"/>
                      <w:vertAlign w:val="superscript"/>
                      <w14:ligatures w14:val="none"/>
                    </w:rPr>
                  </w:rPrChange>
                </w:rPr>
                <w:t>98</w:t>
              </w:r>
            </w:ins>
          </w:p>
          <w:p w14:paraId="1656BE70" w14:textId="77777777" w:rsidR="00F55018" w:rsidRPr="00F55018" w:rsidRDefault="00F55018" w:rsidP="00F55018">
            <w:pPr>
              <w:jc w:val="center"/>
              <w:rPr>
                <w:ins w:id="5525" w:author="Geri Burgert" w:date="2026-02-02T17:12:00Z" w16du:dateUtc="2026-02-02T22:12:00Z"/>
                <w:rFonts w:ascii="Times New Roman" w:eastAsia="Times New Roman" w:hAnsi="Times New Roman" w:cs="Times New Roman"/>
                <w:kern w:val="0"/>
                <w14:ligatures w14:val="none"/>
                <w:rPrChange w:id="5526" w:author="Geri Burgert" w:date="2026-02-02T17:12:00Z" w16du:dateUtc="2026-02-02T22:12:00Z">
                  <w:rPr>
                    <w:ins w:id="5527" w:author="Geri Burgert" w:date="2026-02-02T17:12:00Z" w16du:dateUtc="2026-02-02T22:12:00Z"/>
                    <w:rFonts w:eastAsia="Times New Roman"/>
                    <w:kern w:val="0"/>
                    <w14:ligatures w14:val="none"/>
                  </w:rPr>
                </w:rPrChange>
              </w:rPr>
            </w:pPr>
            <w:ins w:id="5528" w:author="Geri Burgert" w:date="2026-02-02T17:12:00Z" w16du:dateUtc="2026-02-02T22:12:00Z">
              <w:r w:rsidRPr="00F55018">
                <w:rPr>
                  <w:rFonts w:ascii="Times New Roman" w:eastAsia="Times New Roman" w:hAnsi="Times New Roman" w:cs="Times New Roman"/>
                  <w:kern w:val="0"/>
                  <w14:ligatures w14:val="none"/>
                  <w:rPrChange w:id="5529" w:author="Geri Burgert" w:date="2026-02-02T17:12:00Z" w16du:dateUtc="2026-02-02T22:12:00Z">
                    <w:rPr>
                      <w:rFonts w:eastAsia="Times New Roman"/>
                      <w:kern w:val="0"/>
                      <w14:ligatures w14:val="none"/>
                    </w:rPr>
                  </w:rPrChange>
                </w:rPr>
                <w:t>Klein et al</w:t>
              </w:r>
              <w:r w:rsidRPr="00F55018">
                <w:rPr>
                  <w:rFonts w:ascii="Times New Roman" w:eastAsia="Times New Roman" w:hAnsi="Times New Roman" w:cs="Times New Roman"/>
                  <w:kern w:val="0"/>
                  <w:vertAlign w:val="superscript"/>
                  <w14:ligatures w14:val="none"/>
                  <w:rPrChange w:id="5530" w:author="Geri Burgert" w:date="2026-02-02T17:12:00Z" w16du:dateUtc="2026-02-02T22:12:00Z">
                    <w:rPr>
                      <w:rFonts w:eastAsia="Times New Roman"/>
                      <w:kern w:val="0"/>
                      <w:vertAlign w:val="superscript"/>
                      <w14:ligatures w14:val="none"/>
                    </w:rPr>
                  </w:rPrChange>
                </w:rPr>
                <w:t>99</w:t>
              </w:r>
            </w:ins>
          </w:p>
        </w:tc>
      </w:tr>
      <w:tr w:rsidR="00F55018" w:rsidRPr="00F55018" w14:paraId="3B8001CF" w14:textId="77777777" w:rsidTr="00BC2438">
        <w:trPr>
          <w:ins w:id="5531" w:author="Geri Burgert" w:date="2026-02-02T17:12:00Z" w16du:dateUtc="2026-02-02T22:12:00Z"/>
          <w:trPrChange w:id="5532" w:author="Geri Burgert" w:date="2026-02-02T17:13:00Z" w16du:dateUtc="2026-02-02T22:13:00Z">
            <w:trPr>
              <w:gridBefore w:val="1"/>
              <w:gridAfter w:val="0"/>
            </w:trPr>
          </w:trPrChange>
        </w:trPr>
        <w:tc>
          <w:tcPr>
            <w:tcW w:w="0" w:type="auto"/>
            <w:gridSpan w:val="6"/>
            <w:tcPrChange w:id="5533" w:author="Geri Burgert" w:date="2026-02-02T17:13:00Z" w16du:dateUtc="2026-02-02T22:13:00Z">
              <w:tcPr>
                <w:tcW w:w="0" w:type="auto"/>
                <w:gridSpan w:val="10"/>
              </w:tcPr>
            </w:tcPrChange>
          </w:tcPr>
          <w:p w14:paraId="2D6CA198" w14:textId="77777777" w:rsidR="00F55018" w:rsidRPr="00F55018" w:rsidRDefault="00F55018" w:rsidP="00F55018">
            <w:pPr>
              <w:rPr>
                <w:ins w:id="5534" w:author="Geri Burgert" w:date="2026-02-02T17:12:00Z" w16du:dateUtc="2026-02-02T22:12:00Z"/>
                <w:rFonts w:ascii="Times New Roman" w:eastAsia="Times New Roman" w:hAnsi="Times New Roman" w:cs="Times New Roman"/>
                <w:kern w:val="0"/>
                <w14:ligatures w14:val="none"/>
                <w:rPrChange w:id="5535" w:author="Geri Burgert" w:date="2026-02-02T17:12:00Z" w16du:dateUtc="2026-02-02T22:12:00Z">
                  <w:rPr>
                    <w:ins w:id="5536" w:author="Geri Burgert" w:date="2026-02-02T17:12:00Z" w16du:dateUtc="2026-02-02T22:12:00Z"/>
                    <w:rFonts w:eastAsia="Times New Roman"/>
                    <w:kern w:val="0"/>
                    <w14:ligatures w14:val="none"/>
                  </w:rPr>
                </w:rPrChange>
              </w:rPr>
            </w:pPr>
            <w:ins w:id="5537" w:author="Geri Burgert" w:date="2026-02-02T17:12:00Z" w16du:dateUtc="2026-02-02T22:12:00Z">
              <w:r w:rsidRPr="00F55018">
                <w:rPr>
                  <w:rFonts w:ascii="Times New Roman" w:eastAsia="Times New Roman" w:hAnsi="Times New Roman" w:cs="Times New Roman"/>
                  <w:color w:val="auto"/>
                  <w:kern w:val="0"/>
                  <w14:ligatures w14:val="none"/>
                  <w:rPrChange w:id="5538" w:author="Geri Burgert" w:date="2026-02-02T17:12:00Z" w16du:dateUtc="2026-02-02T22:12:00Z">
                    <w:rPr>
                      <w:rFonts w:eastAsia="Times New Roman"/>
                      <w:color w:val="auto"/>
                      <w:kern w:val="0"/>
                      <w14:ligatures w14:val="none"/>
                    </w:rPr>
                  </w:rPrChange>
                </w:rPr>
                <w:t>Cells</w:t>
              </w:r>
            </w:ins>
          </w:p>
        </w:tc>
      </w:tr>
      <w:tr w:rsidR="00F55018" w:rsidRPr="00F55018" w14:paraId="5D03C172" w14:textId="77777777" w:rsidTr="00BC2438">
        <w:trPr>
          <w:ins w:id="5539" w:author="Geri Burgert" w:date="2026-02-02T17:12:00Z" w16du:dateUtc="2026-02-02T22:12:00Z"/>
          <w:trPrChange w:id="5540" w:author="Geri Burgert" w:date="2026-02-02T17:13:00Z" w16du:dateUtc="2026-02-02T22:13:00Z">
            <w:trPr>
              <w:gridBefore w:val="1"/>
              <w:gridAfter w:val="0"/>
            </w:trPr>
          </w:trPrChange>
        </w:trPr>
        <w:tc>
          <w:tcPr>
            <w:tcW w:w="0" w:type="auto"/>
            <w:tcPrChange w:id="5541" w:author="Geri Burgert" w:date="2026-02-02T17:13:00Z" w16du:dateUtc="2026-02-02T22:13:00Z">
              <w:tcPr>
                <w:tcW w:w="0" w:type="auto"/>
                <w:gridSpan w:val="2"/>
              </w:tcPr>
            </w:tcPrChange>
          </w:tcPr>
          <w:p w14:paraId="38D247E1" w14:textId="77777777" w:rsidR="00F55018" w:rsidRPr="00F55018" w:rsidRDefault="00F55018" w:rsidP="00F55018">
            <w:pPr>
              <w:rPr>
                <w:ins w:id="5542" w:author="Geri Burgert" w:date="2026-02-02T17:12:00Z" w16du:dateUtc="2026-02-02T22:12:00Z"/>
                <w:rFonts w:ascii="Times New Roman" w:eastAsia="Times New Roman" w:hAnsi="Times New Roman" w:cs="Times New Roman"/>
                <w:color w:val="auto"/>
                <w:kern w:val="0"/>
                <w14:ligatures w14:val="none"/>
                <w:rPrChange w:id="5543" w:author="Geri Burgert" w:date="2026-02-02T17:12:00Z" w16du:dateUtc="2026-02-02T22:12:00Z">
                  <w:rPr>
                    <w:ins w:id="5544" w:author="Geri Burgert" w:date="2026-02-02T17:12:00Z" w16du:dateUtc="2026-02-02T22:12:00Z"/>
                    <w:rFonts w:eastAsia="Times New Roman"/>
                    <w:color w:val="auto"/>
                    <w:kern w:val="0"/>
                    <w14:ligatures w14:val="none"/>
                  </w:rPr>
                </w:rPrChange>
              </w:rPr>
            </w:pPr>
            <w:ins w:id="5545" w:author="Geri Burgert" w:date="2026-02-02T17:12:00Z" w16du:dateUtc="2026-02-02T22:12:00Z">
              <w:r w:rsidRPr="00F55018">
                <w:rPr>
                  <w:rFonts w:ascii="Times New Roman" w:eastAsia="Times New Roman" w:hAnsi="Times New Roman" w:cs="Times New Roman"/>
                  <w:color w:val="auto"/>
                  <w:kern w:val="0"/>
                  <w14:ligatures w14:val="none"/>
                  <w:rPrChange w:id="5546" w:author="Geri Burgert" w:date="2026-02-02T17:12:00Z" w16du:dateUtc="2026-02-02T22:12:00Z">
                    <w:rPr>
                      <w:rFonts w:eastAsia="Times New Roman"/>
                      <w:color w:val="auto"/>
                      <w:kern w:val="0"/>
                      <w14:ligatures w14:val="none"/>
                    </w:rPr>
                  </w:rPrChange>
                </w:rPr>
                <w:t xml:space="preserve">  Sputum transcriptome</w:t>
              </w:r>
            </w:ins>
          </w:p>
        </w:tc>
        <w:tc>
          <w:tcPr>
            <w:tcW w:w="0" w:type="auto"/>
            <w:tcPrChange w:id="5547" w:author="Geri Burgert" w:date="2026-02-02T17:13:00Z" w16du:dateUtc="2026-02-02T22:13:00Z">
              <w:tcPr>
                <w:tcW w:w="0" w:type="auto"/>
                <w:gridSpan w:val="2"/>
              </w:tcPr>
            </w:tcPrChange>
          </w:tcPr>
          <w:p w14:paraId="761C48DE" w14:textId="77777777" w:rsidR="00F55018" w:rsidRPr="00F55018" w:rsidRDefault="00F55018" w:rsidP="00F55018">
            <w:pPr>
              <w:jc w:val="center"/>
              <w:rPr>
                <w:ins w:id="5548" w:author="Geri Burgert" w:date="2026-02-02T17:12:00Z" w16du:dateUtc="2026-02-02T22:12:00Z"/>
                <w:rFonts w:ascii="Times New Roman" w:eastAsia="Times New Roman" w:hAnsi="Times New Roman" w:cs="Times New Roman"/>
                <w:color w:val="auto"/>
                <w:kern w:val="0"/>
                <w14:ligatures w14:val="none"/>
                <w:rPrChange w:id="5549" w:author="Geri Burgert" w:date="2026-02-02T17:12:00Z" w16du:dateUtc="2026-02-02T22:12:00Z">
                  <w:rPr>
                    <w:ins w:id="5550" w:author="Geri Burgert" w:date="2026-02-02T17:12:00Z" w16du:dateUtc="2026-02-02T22:12:00Z"/>
                    <w:rFonts w:eastAsia="Times New Roman"/>
                    <w:color w:val="auto"/>
                    <w:kern w:val="0"/>
                    <w14:ligatures w14:val="none"/>
                  </w:rPr>
                </w:rPrChange>
              </w:rPr>
            </w:pPr>
            <w:ins w:id="5551" w:author="Geri Burgert" w:date="2026-02-02T17:12:00Z" w16du:dateUtc="2026-02-02T22:12:00Z">
              <w:r w:rsidRPr="00F55018">
                <w:rPr>
                  <w:rFonts w:ascii="Times New Roman" w:eastAsia="Times New Roman" w:hAnsi="Times New Roman" w:cs="Times New Roman"/>
                  <w:color w:val="auto"/>
                  <w:kern w:val="0"/>
                  <w14:ligatures w14:val="none"/>
                  <w:rPrChange w:id="5552" w:author="Geri Burgert" w:date="2026-02-02T17:12:00Z" w16du:dateUtc="2026-02-02T22:12:00Z">
                    <w:rPr>
                      <w:rFonts w:eastAsia="Times New Roman"/>
                      <w:color w:val="auto"/>
                      <w:kern w:val="0"/>
                      <w14:ligatures w14:val="none"/>
                    </w:rPr>
                  </w:rPrChange>
                </w:rPr>
                <w:t>Induced sputum</w:t>
              </w:r>
            </w:ins>
          </w:p>
        </w:tc>
        <w:tc>
          <w:tcPr>
            <w:tcW w:w="0" w:type="auto"/>
            <w:tcPrChange w:id="5553" w:author="Geri Burgert" w:date="2026-02-02T17:13:00Z" w16du:dateUtc="2026-02-02T22:13:00Z">
              <w:tcPr>
                <w:tcW w:w="0" w:type="auto"/>
              </w:tcPr>
            </w:tcPrChange>
          </w:tcPr>
          <w:p w14:paraId="36246D73" w14:textId="77777777" w:rsidR="00F55018" w:rsidRPr="00F55018" w:rsidRDefault="00F55018" w:rsidP="00F55018">
            <w:pPr>
              <w:jc w:val="center"/>
              <w:rPr>
                <w:ins w:id="5554" w:author="Geri Burgert" w:date="2026-02-02T17:12:00Z" w16du:dateUtc="2026-02-02T22:12:00Z"/>
                <w:rFonts w:ascii="Times New Roman" w:eastAsia="Times New Roman" w:hAnsi="Times New Roman" w:cs="Times New Roman"/>
                <w:i/>
                <w:iCs/>
                <w:color w:val="auto"/>
                <w:kern w:val="0"/>
                <w14:ligatures w14:val="none"/>
                <w:rPrChange w:id="5555" w:author="Geri Burgert" w:date="2026-02-02T17:12:00Z" w16du:dateUtc="2026-02-02T22:12:00Z">
                  <w:rPr>
                    <w:ins w:id="5556" w:author="Geri Burgert" w:date="2026-02-02T17:12:00Z" w16du:dateUtc="2026-02-02T22:12:00Z"/>
                    <w:rFonts w:eastAsia="Times New Roman"/>
                    <w:i/>
                    <w:iCs/>
                    <w:color w:val="auto"/>
                    <w:kern w:val="0"/>
                    <w14:ligatures w14:val="none"/>
                  </w:rPr>
                </w:rPrChange>
              </w:rPr>
            </w:pPr>
            <w:ins w:id="5557" w:author="Geri Burgert" w:date="2026-02-02T17:12:00Z" w16du:dateUtc="2026-02-02T22:12:00Z">
              <w:r w:rsidRPr="00F55018">
                <w:rPr>
                  <w:rFonts w:ascii="Times New Roman" w:eastAsia="Times New Roman" w:hAnsi="Times New Roman" w:cs="Times New Roman"/>
                  <w:color w:val="auto"/>
                  <w:kern w:val="0"/>
                  <w14:ligatures w14:val="none"/>
                  <w:rPrChange w:id="5558" w:author="Geri Burgert" w:date="2026-02-02T17:12:00Z" w16du:dateUtc="2026-02-02T22:12:00Z">
                    <w:rPr>
                      <w:rFonts w:eastAsia="Times New Roman"/>
                      <w:color w:val="auto"/>
                      <w:kern w:val="0"/>
                      <w14:ligatures w14:val="none"/>
                    </w:rPr>
                  </w:rPrChange>
                </w:rPr>
                <w:t xml:space="preserve">qPCR of a six-gene sputum signature: </w:t>
              </w:r>
              <w:r w:rsidRPr="00F55018">
                <w:rPr>
                  <w:rFonts w:ascii="Times New Roman" w:eastAsia="Times New Roman" w:hAnsi="Times New Roman" w:cs="Times New Roman"/>
                  <w:i/>
                  <w:iCs/>
                  <w:color w:val="auto"/>
                  <w:kern w:val="0"/>
                  <w14:ligatures w14:val="none"/>
                  <w:rPrChange w:id="5559" w:author="Geri Burgert" w:date="2026-02-02T17:12:00Z" w16du:dateUtc="2026-02-02T22:12:00Z">
                    <w:rPr>
                      <w:rFonts w:eastAsia="Times New Roman"/>
                      <w:i/>
                      <w:iCs/>
                      <w:color w:val="auto"/>
                      <w:kern w:val="0"/>
                      <w14:ligatures w14:val="none"/>
                    </w:rPr>
                  </w:rPrChange>
                </w:rPr>
                <w:t>CLC</w:t>
              </w:r>
              <w:r w:rsidRPr="00F55018">
                <w:rPr>
                  <w:rFonts w:ascii="Times New Roman" w:eastAsia="Times New Roman" w:hAnsi="Times New Roman" w:cs="Times New Roman"/>
                  <w:color w:val="auto"/>
                  <w:kern w:val="0"/>
                  <w14:ligatures w14:val="none"/>
                  <w:rPrChange w:id="5560" w:author="Geri Burgert" w:date="2026-02-02T17:12:00Z" w16du:dateUtc="2026-02-02T22:12:00Z">
                    <w:rPr>
                      <w:rFonts w:eastAsia="Times New Roman"/>
                      <w:color w:val="auto"/>
                      <w:kern w:val="0"/>
                      <w14:ligatures w14:val="none"/>
                    </w:rPr>
                  </w:rPrChange>
                </w:rPr>
                <w:t>,</w:t>
              </w:r>
              <w:r w:rsidRPr="00F55018">
                <w:rPr>
                  <w:rFonts w:ascii="Times New Roman" w:eastAsia="Times New Roman" w:hAnsi="Times New Roman" w:cs="Times New Roman"/>
                  <w:i/>
                  <w:iCs/>
                  <w:color w:val="auto"/>
                  <w:kern w:val="0"/>
                  <w14:ligatures w14:val="none"/>
                  <w:rPrChange w:id="5561" w:author="Geri Burgert" w:date="2026-02-02T17:12:00Z" w16du:dateUtc="2026-02-02T22:12:00Z">
                    <w:rPr>
                      <w:rFonts w:eastAsia="Times New Roman"/>
                      <w:i/>
                      <w:iCs/>
                      <w:color w:val="auto"/>
                      <w:kern w:val="0"/>
                      <w14:ligatures w14:val="none"/>
                    </w:rPr>
                  </w:rPrChange>
                </w:rPr>
                <w:t xml:space="preserve"> CPA3</w:t>
              </w:r>
              <w:r w:rsidRPr="00F55018">
                <w:rPr>
                  <w:rFonts w:ascii="Times New Roman" w:eastAsia="Times New Roman" w:hAnsi="Times New Roman" w:cs="Times New Roman"/>
                  <w:color w:val="auto"/>
                  <w:kern w:val="0"/>
                  <w14:ligatures w14:val="none"/>
                  <w:rPrChange w:id="5562" w:author="Geri Burgert" w:date="2026-02-02T17:12:00Z" w16du:dateUtc="2026-02-02T22:12:00Z">
                    <w:rPr>
                      <w:rFonts w:eastAsia="Times New Roman"/>
                      <w:color w:val="auto"/>
                      <w:kern w:val="0"/>
                      <w14:ligatures w14:val="none"/>
                    </w:rPr>
                  </w:rPrChange>
                </w:rPr>
                <w:t>,</w:t>
              </w:r>
              <w:r w:rsidRPr="00F55018">
                <w:rPr>
                  <w:rFonts w:ascii="Times New Roman" w:eastAsia="Times New Roman" w:hAnsi="Times New Roman" w:cs="Times New Roman"/>
                  <w:i/>
                  <w:iCs/>
                  <w:color w:val="auto"/>
                  <w:kern w:val="0"/>
                  <w14:ligatures w14:val="none"/>
                  <w:rPrChange w:id="5563" w:author="Geri Burgert" w:date="2026-02-02T17:12:00Z" w16du:dateUtc="2026-02-02T22:12:00Z">
                    <w:rPr>
                      <w:rFonts w:eastAsia="Times New Roman"/>
                      <w:i/>
                      <w:iCs/>
                      <w:color w:val="auto"/>
                      <w:kern w:val="0"/>
                      <w14:ligatures w14:val="none"/>
                    </w:rPr>
                  </w:rPrChange>
                </w:rPr>
                <w:t xml:space="preserve"> DNASE1L3</w:t>
              </w:r>
              <w:r w:rsidRPr="00F55018">
                <w:rPr>
                  <w:rFonts w:ascii="Times New Roman" w:eastAsia="Times New Roman" w:hAnsi="Times New Roman" w:cs="Times New Roman"/>
                  <w:color w:val="auto"/>
                  <w:kern w:val="0"/>
                  <w14:ligatures w14:val="none"/>
                  <w:rPrChange w:id="5564" w:author="Geri Burgert" w:date="2026-02-02T17:12:00Z" w16du:dateUtc="2026-02-02T22:12:00Z">
                    <w:rPr>
                      <w:rFonts w:eastAsia="Times New Roman"/>
                      <w:color w:val="auto"/>
                      <w:kern w:val="0"/>
                      <w14:ligatures w14:val="none"/>
                    </w:rPr>
                  </w:rPrChange>
                </w:rPr>
                <w:t xml:space="preserve">, </w:t>
              </w:r>
              <w:r w:rsidRPr="00F55018">
                <w:rPr>
                  <w:rFonts w:ascii="Times New Roman" w:eastAsia="Times New Roman" w:hAnsi="Times New Roman" w:cs="Times New Roman"/>
                  <w:i/>
                  <w:iCs/>
                  <w:color w:val="auto"/>
                  <w:kern w:val="0"/>
                  <w14:ligatures w14:val="none"/>
                  <w:rPrChange w:id="5565" w:author="Geri Burgert" w:date="2026-02-02T17:12:00Z" w16du:dateUtc="2026-02-02T22:12:00Z">
                    <w:rPr>
                      <w:rFonts w:eastAsia="Times New Roman"/>
                      <w:i/>
                      <w:iCs/>
                      <w:color w:val="auto"/>
                      <w:kern w:val="0"/>
                      <w14:ligatures w14:val="none"/>
                    </w:rPr>
                  </w:rPrChange>
                </w:rPr>
                <w:t>ALPL</w:t>
              </w:r>
              <w:r w:rsidRPr="00F55018">
                <w:rPr>
                  <w:rFonts w:ascii="Times New Roman" w:eastAsia="Times New Roman" w:hAnsi="Times New Roman" w:cs="Times New Roman"/>
                  <w:color w:val="auto"/>
                  <w:kern w:val="0"/>
                  <w14:ligatures w14:val="none"/>
                  <w:rPrChange w:id="5566" w:author="Geri Burgert" w:date="2026-02-02T17:12:00Z" w16du:dateUtc="2026-02-02T22:12:00Z">
                    <w:rPr>
                      <w:rFonts w:eastAsia="Times New Roman"/>
                      <w:color w:val="auto"/>
                      <w:kern w:val="0"/>
                      <w14:ligatures w14:val="none"/>
                    </w:rPr>
                  </w:rPrChange>
                </w:rPr>
                <w:t>,</w:t>
              </w:r>
              <w:r w:rsidRPr="00F55018">
                <w:rPr>
                  <w:rFonts w:ascii="Times New Roman" w:eastAsia="Times New Roman" w:hAnsi="Times New Roman" w:cs="Times New Roman"/>
                  <w:i/>
                  <w:iCs/>
                  <w:color w:val="auto"/>
                  <w:kern w:val="0"/>
                  <w14:ligatures w14:val="none"/>
                  <w:rPrChange w:id="5567" w:author="Geri Burgert" w:date="2026-02-02T17:12:00Z" w16du:dateUtc="2026-02-02T22:12:00Z">
                    <w:rPr>
                      <w:rFonts w:eastAsia="Times New Roman"/>
                      <w:i/>
                      <w:iCs/>
                      <w:color w:val="auto"/>
                      <w:kern w:val="0"/>
                      <w14:ligatures w14:val="none"/>
                    </w:rPr>
                  </w:rPrChange>
                </w:rPr>
                <w:t xml:space="preserve"> CXCR2</w:t>
              </w:r>
              <w:r w:rsidRPr="00F55018">
                <w:rPr>
                  <w:rFonts w:ascii="Times New Roman" w:eastAsia="Times New Roman" w:hAnsi="Times New Roman" w:cs="Times New Roman"/>
                  <w:color w:val="auto"/>
                  <w:kern w:val="0"/>
                  <w14:ligatures w14:val="none"/>
                  <w:rPrChange w:id="5568" w:author="Geri Burgert" w:date="2026-02-02T17:12:00Z" w16du:dateUtc="2026-02-02T22:12:00Z">
                    <w:rPr>
                      <w:rFonts w:eastAsia="Times New Roman"/>
                      <w:color w:val="auto"/>
                      <w:kern w:val="0"/>
                      <w14:ligatures w14:val="none"/>
                    </w:rPr>
                  </w:rPrChange>
                </w:rPr>
                <w:t xml:space="preserve">, </w:t>
              </w:r>
              <w:r w:rsidRPr="00F55018">
                <w:rPr>
                  <w:rFonts w:ascii="Times New Roman" w:eastAsia="Times New Roman" w:hAnsi="Times New Roman" w:cs="Times New Roman"/>
                  <w:i/>
                  <w:iCs/>
                  <w:color w:val="auto"/>
                  <w:kern w:val="0"/>
                  <w14:ligatures w14:val="none"/>
                  <w:rPrChange w:id="5569" w:author="Geri Burgert" w:date="2026-02-02T17:12:00Z" w16du:dateUtc="2026-02-02T22:12:00Z">
                    <w:rPr>
                      <w:rFonts w:eastAsia="Times New Roman"/>
                      <w:i/>
                      <w:iCs/>
                      <w:color w:val="auto"/>
                      <w:kern w:val="0"/>
                      <w14:ligatures w14:val="none"/>
                    </w:rPr>
                  </w:rPrChange>
                </w:rPr>
                <w:t>IL1B</w:t>
              </w:r>
            </w:ins>
          </w:p>
        </w:tc>
        <w:tc>
          <w:tcPr>
            <w:tcW w:w="0" w:type="auto"/>
            <w:tcPrChange w:id="5570" w:author="Geri Burgert" w:date="2026-02-02T17:13:00Z" w16du:dateUtc="2026-02-02T22:13:00Z">
              <w:tcPr>
                <w:tcW w:w="0" w:type="auto"/>
              </w:tcPr>
            </w:tcPrChange>
          </w:tcPr>
          <w:p w14:paraId="2E87B7E9" w14:textId="77777777" w:rsidR="00F55018" w:rsidRPr="00F55018" w:rsidRDefault="00F55018" w:rsidP="00F55018">
            <w:pPr>
              <w:jc w:val="center"/>
              <w:rPr>
                <w:ins w:id="5571" w:author="Geri Burgert" w:date="2026-02-02T17:12:00Z" w16du:dateUtc="2026-02-02T22:12:00Z"/>
                <w:rFonts w:ascii="Times New Roman" w:eastAsia="Times New Roman" w:hAnsi="Times New Roman" w:cs="Times New Roman"/>
                <w:kern w:val="0"/>
                <w14:ligatures w14:val="none"/>
                <w:rPrChange w:id="5572" w:author="Geri Burgert" w:date="2026-02-02T17:12:00Z" w16du:dateUtc="2026-02-02T22:12:00Z">
                  <w:rPr>
                    <w:ins w:id="5573" w:author="Geri Burgert" w:date="2026-02-02T17:12:00Z" w16du:dateUtc="2026-02-02T22:12:00Z"/>
                    <w:rFonts w:eastAsia="Times New Roman"/>
                    <w:kern w:val="0"/>
                    <w14:ligatures w14:val="none"/>
                  </w:rPr>
                </w:rPrChange>
              </w:rPr>
            </w:pPr>
            <w:ins w:id="5574" w:author="Geri Burgert" w:date="2026-02-02T17:12:00Z" w16du:dateUtc="2026-02-02T22:12:00Z">
              <w:r w:rsidRPr="00F55018">
                <w:rPr>
                  <w:rFonts w:ascii="Times New Roman" w:eastAsia="Times New Roman" w:hAnsi="Times New Roman" w:cs="Times New Roman"/>
                  <w:kern w:val="0"/>
                  <w14:ligatures w14:val="none"/>
                  <w:rPrChange w:id="5575" w:author="Geri Burgert" w:date="2026-02-02T17:12:00Z" w16du:dateUtc="2026-02-02T22:12:00Z">
                    <w:rPr>
                      <w:rFonts w:eastAsia="Times New Roman"/>
                      <w:kern w:val="0"/>
                      <w14:ligatures w14:val="none"/>
                    </w:rPr>
                  </w:rPrChange>
                </w:rPr>
                <w:t>Composite expression score predicts future exacerbations and airway inflammatory endotype</w:t>
              </w:r>
            </w:ins>
          </w:p>
        </w:tc>
        <w:tc>
          <w:tcPr>
            <w:tcW w:w="0" w:type="auto"/>
            <w:tcPrChange w:id="5576" w:author="Geri Burgert" w:date="2026-02-02T17:13:00Z" w16du:dateUtc="2026-02-02T22:13:00Z">
              <w:tcPr>
                <w:tcW w:w="0" w:type="auto"/>
                <w:gridSpan w:val="2"/>
              </w:tcPr>
            </w:tcPrChange>
          </w:tcPr>
          <w:p w14:paraId="27A72509" w14:textId="77777777" w:rsidR="00F55018" w:rsidRPr="00F55018" w:rsidRDefault="00F55018" w:rsidP="00F55018">
            <w:pPr>
              <w:jc w:val="center"/>
              <w:rPr>
                <w:ins w:id="5577" w:author="Geri Burgert" w:date="2026-02-02T17:12:00Z" w16du:dateUtc="2026-02-02T22:12:00Z"/>
                <w:rFonts w:ascii="Times New Roman" w:eastAsia="Times New Roman" w:hAnsi="Times New Roman" w:cs="Times New Roman"/>
                <w:color w:val="auto"/>
                <w:kern w:val="0"/>
                <w14:ligatures w14:val="none"/>
                <w:rPrChange w:id="5578" w:author="Geri Burgert" w:date="2026-02-02T17:12:00Z" w16du:dateUtc="2026-02-02T22:12:00Z">
                  <w:rPr>
                    <w:ins w:id="5579" w:author="Geri Burgert" w:date="2026-02-02T17:12:00Z" w16du:dateUtc="2026-02-02T22:12:00Z"/>
                    <w:rFonts w:eastAsia="Times New Roman"/>
                    <w:color w:val="auto"/>
                    <w:kern w:val="0"/>
                    <w14:ligatures w14:val="none"/>
                  </w:rPr>
                </w:rPrChange>
              </w:rPr>
            </w:pPr>
            <w:ins w:id="5580" w:author="Geri Burgert" w:date="2026-02-02T17:12:00Z" w16du:dateUtc="2026-02-02T22:12:00Z">
              <w:r w:rsidRPr="00F55018">
                <w:rPr>
                  <w:rFonts w:ascii="Times New Roman" w:eastAsia="Times New Roman" w:hAnsi="Times New Roman" w:cs="Times New Roman"/>
                  <w:color w:val="auto"/>
                  <w:kern w:val="0"/>
                  <w14:ligatures w14:val="none"/>
                  <w:rPrChange w:id="5581" w:author="Geri Burgert" w:date="2026-02-02T17:12:00Z" w16du:dateUtc="2026-02-02T22:12:00Z">
                    <w:rPr>
                      <w:rFonts w:eastAsia="Times New Roman"/>
                      <w:color w:val="auto"/>
                      <w:kern w:val="0"/>
                      <w14:ligatures w14:val="none"/>
                    </w:rPr>
                  </w:rPrChange>
                </w:rPr>
                <w:t>Requires sufficient quality and quantity of sputum RNA; validated primarily in asthma and chronic obstructive pulmonary disease</w:t>
              </w:r>
              <w:r w:rsidRPr="00F55018" w:rsidDel="00C62CCE">
                <w:rPr>
                  <w:rFonts w:ascii="Times New Roman" w:eastAsia="Times New Roman" w:hAnsi="Times New Roman" w:cs="Times New Roman"/>
                  <w:color w:val="auto"/>
                  <w:kern w:val="0"/>
                  <w14:ligatures w14:val="none"/>
                  <w:rPrChange w:id="5582" w:author="Geri Burgert" w:date="2026-02-02T17:12:00Z" w16du:dateUtc="2026-02-02T22:12:00Z">
                    <w:rPr>
                      <w:rFonts w:eastAsia="Times New Roman"/>
                      <w:color w:val="auto"/>
                      <w:kern w:val="0"/>
                      <w14:ligatures w14:val="none"/>
                    </w:rPr>
                  </w:rPrChange>
                </w:rPr>
                <w:t xml:space="preserve"> </w:t>
              </w:r>
              <w:r w:rsidRPr="00F55018">
                <w:rPr>
                  <w:rFonts w:ascii="Times New Roman" w:eastAsia="Times New Roman" w:hAnsi="Times New Roman" w:cs="Times New Roman"/>
                  <w:color w:val="auto"/>
                  <w:kern w:val="0"/>
                  <w14:ligatures w14:val="none"/>
                  <w:rPrChange w:id="5583" w:author="Geri Burgert" w:date="2026-02-02T17:12:00Z" w16du:dateUtc="2026-02-02T22:12:00Z">
                    <w:rPr>
                      <w:rFonts w:eastAsia="Times New Roman"/>
                      <w:color w:val="auto"/>
                      <w:kern w:val="0"/>
                      <w14:ligatures w14:val="none"/>
                    </w:rPr>
                  </w:rPrChange>
                </w:rPr>
                <w:t>only</w:t>
              </w:r>
            </w:ins>
          </w:p>
        </w:tc>
        <w:tc>
          <w:tcPr>
            <w:tcW w:w="0" w:type="auto"/>
            <w:tcPrChange w:id="5584" w:author="Geri Burgert" w:date="2026-02-02T17:13:00Z" w16du:dateUtc="2026-02-02T22:13:00Z">
              <w:tcPr>
                <w:tcW w:w="0" w:type="auto"/>
                <w:gridSpan w:val="2"/>
              </w:tcPr>
            </w:tcPrChange>
          </w:tcPr>
          <w:p w14:paraId="5244975F" w14:textId="77777777" w:rsidR="00F55018" w:rsidRPr="00F55018" w:rsidRDefault="00F55018" w:rsidP="00F55018">
            <w:pPr>
              <w:jc w:val="center"/>
              <w:rPr>
                <w:ins w:id="5585" w:author="Geri Burgert" w:date="2026-02-02T17:12:00Z" w16du:dateUtc="2026-02-02T22:12:00Z"/>
                <w:rFonts w:ascii="Times New Roman" w:eastAsia="Times New Roman" w:hAnsi="Times New Roman" w:cs="Times New Roman"/>
                <w:kern w:val="0"/>
                <w14:ligatures w14:val="none"/>
                <w:rPrChange w:id="5586" w:author="Geri Burgert" w:date="2026-02-02T17:12:00Z" w16du:dateUtc="2026-02-02T22:12:00Z">
                  <w:rPr>
                    <w:ins w:id="5587" w:author="Geri Burgert" w:date="2026-02-02T17:12:00Z" w16du:dateUtc="2026-02-02T22:12:00Z"/>
                    <w:rFonts w:eastAsia="Times New Roman"/>
                    <w:kern w:val="0"/>
                    <w14:ligatures w14:val="none"/>
                  </w:rPr>
                </w:rPrChange>
              </w:rPr>
            </w:pPr>
            <w:ins w:id="5588" w:author="Geri Burgert" w:date="2026-02-02T17:12:00Z" w16du:dateUtc="2026-02-02T22:12:00Z">
              <w:r w:rsidRPr="00F55018">
                <w:rPr>
                  <w:rFonts w:ascii="Times New Roman" w:eastAsia="Times New Roman" w:hAnsi="Times New Roman" w:cs="Times New Roman"/>
                  <w:kern w:val="0"/>
                  <w14:ligatures w14:val="none"/>
                  <w:rPrChange w:id="5589" w:author="Geri Burgert" w:date="2026-02-02T17:12:00Z" w16du:dateUtc="2026-02-02T22:12:00Z">
                    <w:rPr>
                      <w:rFonts w:eastAsia="Times New Roman"/>
                      <w:kern w:val="0"/>
                      <w14:ligatures w14:val="none"/>
                    </w:rPr>
                  </w:rPrChange>
                </w:rPr>
                <w:t>Baines et al</w:t>
              </w:r>
              <w:r w:rsidRPr="00F55018">
                <w:rPr>
                  <w:rFonts w:ascii="Times New Roman" w:eastAsia="Times New Roman" w:hAnsi="Times New Roman" w:cs="Times New Roman"/>
                  <w:kern w:val="0"/>
                  <w:vertAlign w:val="superscript"/>
                  <w14:ligatures w14:val="none"/>
                  <w:rPrChange w:id="5590" w:author="Geri Burgert" w:date="2026-02-02T17:12:00Z" w16du:dateUtc="2026-02-02T22:12:00Z">
                    <w:rPr>
                      <w:rFonts w:eastAsia="Times New Roman"/>
                      <w:kern w:val="0"/>
                      <w:vertAlign w:val="superscript"/>
                      <w14:ligatures w14:val="none"/>
                    </w:rPr>
                  </w:rPrChange>
                </w:rPr>
                <w:t>100</w:t>
              </w:r>
            </w:ins>
          </w:p>
          <w:p w14:paraId="2C6FEDD5" w14:textId="77777777" w:rsidR="00F55018" w:rsidRPr="00F55018" w:rsidRDefault="00F55018" w:rsidP="00F55018">
            <w:pPr>
              <w:jc w:val="center"/>
              <w:rPr>
                <w:ins w:id="5591" w:author="Geri Burgert" w:date="2026-02-02T17:12:00Z" w16du:dateUtc="2026-02-02T22:12:00Z"/>
                <w:rFonts w:ascii="Times New Roman" w:eastAsia="Times New Roman" w:hAnsi="Times New Roman" w:cs="Times New Roman"/>
                <w:kern w:val="0"/>
                <w14:ligatures w14:val="none"/>
                <w:rPrChange w:id="5592" w:author="Geri Burgert" w:date="2026-02-02T17:12:00Z" w16du:dateUtc="2026-02-02T22:12:00Z">
                  <w:rPr>
                    <w:ins w:id="5593" w:author="Geri Burgert" w:date="2026-02-02T17:12:00Z" w16du:dateUtc="2026-02-02T22:12:00Z"/>
                    <w:rFonts w:eastAsia="Times New Roman"/>
                    <w:kern w:val="0"/>
                    <w14:ligatures w14:val="none"/>
                  </w:rPr>
                </w:rPrChange>
              </w:rPr>
            </w:pPr>
            <w:ins w:id="5594" w:author="Geri Burgert" w:date="2026-02-02T17:12:00Z" w16du:dateUtc="2026-02-02T22:12:00Z">
              <w:r w:rsidRPr="00F55018">
                <w:rPr>
                  <w:rFonts w:ascii="Times New Roman" w:eastAsia="Times New Roman" w:hAnsi="Times New Roman" w:cs="Times New Roman"/>
                  <w:kern w:val="0"/>
                  <w14:ligatures w14:val="none"/>
                  <w:rPrChange w:id="5595" w:author="Geri Burgert" w:date="2026-02-02T17:12:00Z" w16du:dateUtc="2026-02-02T22:12:00Z">
                    <w:rPr>
                      <w:rFonts w:eastAsia="Times New Roman"/>
                      <w:kern w:val="0"/>
                      <w14:ligatures w14:val="none"/>
                    </w:rPr>
                  </w:rPrChange>
                </w:rPr>
                <w:t>Fricker et al</w:t>
              </w:r>
              <w:r w:rsidRPr="00F55018">
                <w:rPr>
                  <w:rFonts w:ascii="Times New Roman" w:eastAsia="Times New Roman" w:hAnsi="Times New Roman" w:cs="Times New Roman"/>
                  <w:kern w:val="0"/>
                  <w:vertAlign w:val="superscript"/>
                  <w14:ligatures w14:val="none"/>
                  <w:rPrChange w:id="5596" w:author="Geri Burgert" w:date="2026-02-02T17:12:00Z" w16du:dateUtc="2026-02-02T22:12:00Z">
                    <w:rPr>
                      <w:rFonts w:eastAsia="Times New Roman"/>
                      <w:kern w:val="0"/>
                      <w:vertAlign w:val="superscript"/>
                      <w14:ligatures w14:val="none"/>
                    </w:rPr>
                  </w:rPrChange>
                </w:rPr>
                <w:t>101</w:t>
              </w:r>
            </w:ins>
          </w:p>
        </w:tc>
      </w:tr>
      <w:tr w:rsidR="00F55018" w:rsidRPr="00F55018" w14:paraId="331688D4" w14:textId="77777777" w:rsidTr="00BC2438">
        <w:trPr>
          <w:ins w:id="5597" w:author="Geri Burgert" w:date="2026-02-02T17:12:00Z" w16du:dateUtc="2026-02-02T22:12:00Z"/>
          <w:trPrChange w:id="5598" w:author="Geri Burgert" w:date="2026-02-02T17:13:00Z" w16du:dateUtc="2026-02-02T22:13:00Z">
            <w:trPr>
              <w:gridBefore w:val="1"/>
              <w:gridAfter w:val="0"/>
            </w:trPr>
          </w:trPrChange>
        </w:trPr>
        <w:tc>
          <w:tcPr>
            <w:tcW w:w="0" w:type="auto"/>
            <w:gridSpan w:val="6"/>
            <w:tcPrChange w:id="5599" w:author="Geri Burgert" w:date="2026-02-02T17:13:00Z" w16du:dateUtc="2026-02-02T22:13:00Z">
              <w:tcPr>
                <w:tcW w:w="0" w:type="auto"/>
                <w:gridSpan w:val="10"/>
              </w:tcPr>
            </w:tcPrChange>
          </w:tcPr>
          <w:p w14:paraId="74210DAD" w14:textId="77777777" w:rsidR="00F55018" w:rsidRPr="00F55018" w:rsidRDefault="00F55018" w:rsidP="00F55018">
            <w:pPr>
              <w:rPr>
                <w:ins w:id="5600" w:author="Geri Burgert" w:date="2026-02-02T17:12:00Z" w16du:dateUtc="2026-02-02T22:12:00Z"/>
                <w:rFonts w:ascii="Times New Roman" w:eastAsia="Times New Roman" w:hAnsi="Times New Roman" w:cs="Times New Roman"/>
                <w:kern w:val="0"/>
                <w14:ligatures w14:val="none"/>
                <w:rPrChange w:id="5601" w:author="Geri Burgert" w:date="2026-02-02T17:12:00Z" w16du:dateUtc="2026-02-02T22:12:00Z">
                  <w:rPr>
                    <w:ins w:id="5602" w:author="Geri Burgert" w:date="2026-02-02T17:12:00Z" w16du:dateUtc="2026-02-02T22:12:00Z"/>
                    <w:rFonts w:eastAsia="Times New Roman"/>
                    <w:kern w:val="0"/>
                    <w14:ligatures w14:val="none"/>
                  </w:rPr>
                </w:rPrChange>
              </w:rPr>
            </w:pPr>
            <w:ins w:id="5603" w:author="Geri Burgert" w:date="2026-02-02T17:12:00Z" w16du:dateUtc="2026-02-02T22:12:00Z">
              <w:r w:rsidRPr="00F55018">
                <w:rPr>
                  <w:rFonts w:ascii="Times New Roman" w:eastAsia="Times New Roman" w:hAnsi="Times New Roman" w:cs="Times New Roman"/>
                  <w:color w:val="auto"/>
                  <w:kern w:val="0"/>
                  <w14:ligatures w14:val="none"/>
                  <w:rPrChange w:id="5604" w:author="Geri Burgert" w:date="2026-02-02T17:12:00Z" w16du:dateUtc="2026-02-02T22:12:00Z">
                    <w:rPr>
                      <w:rFonts w:eastAsia="Times New Roman"/>
                      <w:color w:val="auto"/>
                      <w:kern w:val="0"/>
                      <w14:ligatures w14:val="none"/>
                    </w:rPr>
                  </w:rPrChange>
                </w:rPr>
                <w:t>Organic compounds</w:t>
              </w:r>
            </w:ins>
          </w:p>
        </w:tc>
      </w:tr>
      <w:tr w:rsidR="00F55018" w:rsidRPr="00F55018" w14:paraId="38C860AB" w14:textId="77777777" w:rsidTr="00BC2438">
        <w:trPr>
          <w:ins w:id="5605" w:author="Geri Burgert" w:date="2026-02-02T17:12:00Z" w16du:dateUtc="2026-02-02T22:12:00Z"/>
          <w:trPrChange w:id="5606" w:author="Geri Burgert" w:date="2026-02-02T17:13:00Z" w16du:dateUtc="2026-02-02T22:13:00Z">
            <w:trPr>
              <w:gridBefore w:val="1"/>
              <w:gridAfter w:val="0"/>
            </w:trPr>
          </w:trPrChange>
        </w:trPr>
        <w:tc>
          <w:tcPr>
            <w:tcW w:w="0" w:type="auto"/>
            <w:tcPrChange w:id="5607" w:author="Geri Burgert" w:date="2026-02-02T17:13:00Z" w16du:dateUtc="2026-02-02T22:13:00Z">
              <w:tcPr>
                <w:tcW w:w="0" w:type="auto"/>
                <w:gridSpan w:val="2"/>
              </w:tcPr>
            </w:tcPrChange>
          </w:tcPr>
          <w:p w14:paraId="028C04E9" w14:textId="77777777" w:rsidR="00F55018" w:rsidRPr="00F55018" w:rsidRDefault="00F55018" w:rsidP="00F55018">
            <w:pPr>
              <w:rPr>
                <w:ins w:id="5608" w:author="Geri Burgert" w:date="2026-02-02T17:12:00Z" w16du:dateUtc="2026-02-02T22:12:00Z"/>
                <w:rFonts w:ascii="Times New Roman" w:eastAsia="Times New Roman" w:hAnsi="Times New Roman" w:cs="Times New Roman"/>
                <w:color w:val="auto"/>
                <w:kern w:val="0"/>
                <w14:ligatures w14:val="none"/>
                <w:rPrChange w:id="5609" w:author="Geri Burgert" w:date="2026-02-02T17:12:00Z" w16du:dateUtc="2026-02-02T22:12:00Z">
                  <w:rPr>
                    <w:ins w:id="5610" w:author="Geri Burgert" w:date="2026-02-02T17:12:00Z" w16du:dateUtc="2026-02-02T22:12:00Z"/>
                    <w:rFonts w:eastAsia="Times New Roman"/>
                    <w:color w:val="auto"/>
                    <w:kern w:val="0"/>
                    <w14:ligatures w14:val="none"/>
                  </w:rPr>
                </w:rPrChange>
              </w:rPr>
            </w:pPr>
            <w:ins w:id="5611" w:author="Geri Burgert" w:date="2026-02-02T17:12:00Z" w16du:dateUtc="2026-02-02T22:12:00Z">
              <w:r w:rsidRPr="00F55018">
                <w:rPr>
                  <w:rFonts w:ascii="Times New Roman" w:eastAsia="Times New Roman" w:hAnsi="Times New Roman" w:cs="Times New Roman"/>
                  <w:color w:val="auto"/>
                  <w:kern w:val="0"/>
                  <w14:ligatures w14:val="none"/>
                  <w:rPrChange w:id="5612" w:author="Geri Burgert" w:date="2026-02-02T17:12:00Z" w16du:dateUtc="2026-02-02T22:12:00Z">
                    <w:rPr>
                      <w:rFonts w:eastAsia="Times New Roman"/>
                      <w:color w:val="auto"/>
                      <w:kern w:val="0"/>
                      <w14:ligatures w14:val="none"/>
                    </w:rPr>
                  </w:rPrChange>
                </w:rPr>
                <w:t xml:space="preserve">  Airway phenotype</w:t>
              </w:r>
            </w:ins>
          </w:p>
        </w:tc>
        <w:tc>
          <w:tcPr>
            <w:tcW w:w="0" w:type="auto"/>
            <w:tcPrChange w:id="5613" w:author="Geri Burgert" w:date="2026-02-02T17:13:00Z" w16du:dateUtc="2026-02-02T22:13:00Z">
              <w:tcPr>
                <w:tcW w:w="0" w:type="auto"/>
                <w:gridSpan w:val="2"/>
              </w:tcPr>
            </w:tcPrChange>
          </w:tcPr>
          <w:p w14:paraId="50A51498" w14:textId="77777777" w:rsidR="00F55018" w:rsidRPr="00F55018" w:rsidRDefault="00F55018" w:rsidP="00F55018">
            <w:pPr>
              <w:jc w:val="center"/>
              <w:rPr>
                <w:ins w:id="5614" w:author="Geri Burgert" w:date="2026-02-02T17:12:00Z" w16du:dateUtc="2026-02-02T22:12:00Z"/>
                <w:rFonts w:ascii="Times New Roman" w:eastAsia="Times New Roman" w:hAnsi="Times New Roman" w:cs="Times New Roman"/>
                <w:color w:val="auto"/>
                <w:kern w:val="0"/>
                <w14:ligatures w14:val="none"/>
                <w:rPrChange w:id="5615" w:author="Geri Burgert" w:date="2026-02-02T17:12:00Z" w16du:dateUtc="2026-02-02T22:12:00Z">
                  <w:rPr>
                    <w:ins w:id="5616" w:author="Geri Burgert" w:date="2026-02-02T17:12:00Z" w16du:dateUtc="2026-02-02T22:12:00Z"/>
                    <w:rFonts w:eastAsia="Times New Roman"/>
                    <w:color w:val="auto"/>
                    <w:kern w:val="0"/>
                    <w14:ligatures w14:val="none"/>
                  </w:rPr>
                </w:rPrChange>
              </w:rPr>
            </w:pPr>
            <w:ins w:id="5617" w:author="Geri Burgert" w:date="2026-02-02T17:12:00Z" w16du:dateUtc="2026-02-02T22:12:00Z">
              <w:r w:rsidRPr="00F55018">
                <w:rPr>
                  <w:rFonts w:ascii="Times New Roman" w:eastAsia="Times New Roman" w:hAnsi="Times New Roman" w:cs="Times New Roman"/>
                  <w:color w:val="auto"/>
                  <w:kern w:val="0"/>
                  <w14:ligatures w14:val="none"/>
                  <w:rPrChange w:id="5618" w:author="Geri Burgert" w:date="2026-02-02T17:12:00Z" w16du:dateUtc="2026-02-02T22:12:00Z">
                    <w:rPr>
                      <w:rFonts w:eastAsia="Times New Roman"/>
                      <w:color w:val="auto"/>
                      <w:kern w:val="0"/>
                      <w14:ligatures w14:val="none"/>
                    </w:rPr>
                  </w:rPrChange>
                </w:rPr>
                <w:t>Exhaled breath</w:t>
              </w:r>
            </w:ins>
          </w:p>
        </w:tc>
        <w:tc>
          <w:tcPr>
            <w:tcW w:w="0" w:type="auto"/>
            <w:tcPrChange w:id="5619" w:author="Geri Burgert" w:date="2026-02-02T17:13:00Z" w16du:dateUtc="2026-02-02T22:13:00Z">
              <w:tcPr>
                <w:tcW w:w="0" w:type="auto"/>
              </w:tcPr>
            </w:tcPrChange>
          </w:tcPr>
          <w:p w14:paraId="6813DCAB" w14:textId="77777777" w:rsidR="00F55018" w:rsidRPr="00F55018" w:rsidRDefault="00F55018" w:rsidP="00F55018">
            <w:pPr>
              <w:jc w:val="center"/>
              <w:rPr>
                <w:ins w:id="5620" w:author="Geri Burgert" w:date="2026-02-02T17:12:00Z" w16du:dateUtc="2026-02-02T22:12:00Z"/>
                <w:rFonts w:ascii="Times New Roman" w:eastAsia="Times New Roman" w:hAnsi="Times New Roman" w:cs="Times New Roman"/>
                <w:color w:val="auto"/>
                <w:kern w:val="0"/>
                <w14:ligatures w14:val="none"/>
                <w:rPrChange w:id="5621" w:author="Geri Burgert" w:date="2026-02-02T17:12:00Z" w16du:dateUtc="2026-02-02T22:12:00Z">
                  <w:rPr>
                    <w:ins w:id="5622" w:author="Geri Burgert" w:date="2026-02-02T17:12:00Z" w16du:dateUtc="2026-02-02T22:12:00Z"/>
                    <w:rFonts w:eastAsia="Times New Roman"/>
                    <w:color w:val="auto"/>
                    <w:kern w:val="0"/>
                    <w14:ligatures w14:val="none"/>
                  </w:rPr>
                </w:rPrChange>
              </w:rPr>
            </w:pPr>
            <w:ins w:id="5623" w:author="Geri Burgert" w:date="2026-02-02T17:12:00Z" w16du:dateUtc="2026-02-02T22:12:00Z">
              <w:r w:rsidRPr="00F55018">
                <w:rPr>
                  <w:rFonts w:ascii="Times New Roman" w:eastAsia="Times New Roman" w:hAnsi="Times New Roman" w:cs="Times New Roman"/>
                  <w:color w:val="auto"/>
                  <w:kern w:val="0"/>
                  <w14:ligatures w14:val="none"/>
                  <w:rPrChange w:id="5624" w:author="Geri Burgert" w:date="2026-02-02T17:12:00Z" w16du:dateUtc="2026-02-02T22:12:00Z">
                    <w:rPr>
                      <w:rFonts w:eastAsia="Times New Roman"/>
                      <w:color w:val="auto"/>
                      <w:kern w:val="0"/>
                      <w14:ligatures w14:val="none"/>
                    </w:rPr>
                  </w:rPrChange>
                </w:rPr>
                <w:t>Volatile organic compound analysis with electronic nose</w:t>
              </w:r>
            </w:ins>
          </w:p>
        </w:tc>
        <w:tc>
          <w:tcPr>
            <w:tcW w:w="0" w:type="auto"/>
            <w:tcPrChange w:id="5625" w:author="Geri Burgert" w:date="2026-02-02T17:13:00Z" w16du:dateUtc="2026-02-02T22:13:00Z">
              <w:tcPr>
                <w:tcW w:w="0" w:type="auto"/>
              </w:tcPr>
            </w:tcPrChange>
          </w:tcPr>
          <w:p w14:paraId="5D05679B" w14:textId="77777777" w:rsidR="00F55018" w:rsidRPr="00F55018" w:rsidRDefault="00F55018" w:rsidP="00F55018">
            <w:pPr>
              <w:jc w:val="center"/>
              <w:rPr>
                <w:ins w:id="5626" w:author="Geri Burgert" w:date="2026-02-02T17:12:00Z" w16du:dateUtc="2026-02-02T22:12:00Z"/>
                <w:rFonts w:ascii="Times New Roman" w:eastAsia="Times New Roman" w:hAnsi="Times New Roman" w:cs="Times New Roman"/>
                <w:kern w:val="0"/>
                <w14:ligatures w14:val="none"/>
                <w:rPrChange w:id="5627" w:author="Geri Burgert" w:date="2026-02-02T17:12:00Z" w16du:dateUtc="2026-02-02T22:12:00Z">
                  <w:rPr>
                    <w:ins w:id="5628" w:author="Geri Burgert" w:date="2026-02-02T17:12:00Z" w16du:dateUtc="2026-02-02T22:12:00Z"/>
                    <w:rFonts w:eastAsia="Times New Roman"/>
                    <w:kern w:val="0"/>
                    <w14:ligatures w14:val="none"/>
                  </w:rPr>
                </w:rPrChange>
              </w:rPr>
            </w:pPr>
            <w:ins w:id="5629" w:author="Geri Burgert" w:date="2026-02-02T17:12:00Z" w16du:dateUtc="2026-02-02T22:12:00Z">
              <w:r w:rsidRPr="00F55018">
                <w:rPr>
                  <w:rFonts w:ascii="Times New Roman" w:eastAsia="Times New Roman" w:hAnsi="Times New Roman" w:cs="Times New Roman"/>
                  <w:kern w:val="0"/>
                  <w14:ligatures w14:val="none"/>
                  <w:rPrChange w:id="5630" w:author="Geri Burgert" w:date="2026-02-02T17:12:00Z" w16du:dateUtc="2026-02-02T22:12:00Z">
                    <w:rPr>
                      <w:rFonts w:eastAsia="Times New Roman"/>
                      <w:kern w:val="0"/>
                      <w14:ligatures w14:val="none"/>
                    </w:rPr>
                  </w:rPrChange>
                </w:rPr>
                <w:t>Pattern recognition of volatile organic compound signature using multiple sensor arrays</w:t>
              </w:r>
            </w:ins>
          </w:p>
        </w:tc>
        <w:tc>
          <w:tcPr>
            <w:tcW w:w="0" w:type="auto"/>
            <w:tcPrChange w:id="5631" w:author="Geri Burgert" w:date="2026-02-02T17:13:00Z" w16du:dateUtc="2026-02-02T22:13:00Z">
              <w:tcPr>
                <w:tcW w:w="0" w:type="auto"/>
                <w:gridSpan w:val="2"/>
              </w:tcPr>
            </w:tcPrChange>
          </w:tcPr>
          <w:p w14:paraId="33649D32" w14:textId="77777777" w:rsidR="00F55018" w:rsidRPr="00F55018" w:rsidRDefault="00F55018" w:rsidP="00F55018">
            <w:pPr>
              <w:jc w:val="center"/>
              <w:rPr>
                <w:ins w:id="5632" w:author="Geri Burgert" w:date="2026-02-02T17:12:00Z" w16du:dateUtc="2026-02-02T22:12:00Z"/>
                <w:rFonts w:ascii="Times New Roman" w:eastAsia="Times New Roman" w:hAnsi="Times New Roman" w:cs="Times New Roman"/>
                <w:color w:val="auto"/>
                <w:kern w:val="0"/>
                <w14:ligatures w14:val="none"/>
                <w:rPrChange w:id="5633" w:author="Geri Burgert" w:date="2026-02-02T17:12:00Z" w16du:dateUtc="2026-02-02T22:12:00Z">
                  <w:rPr>
                    <w:ins w:id="5634" w:author="Geri Burgert" w:date="2026-02-02T17:12:00Z" w16du:dateUtc="2026-02-02T22:12:00Z"/>
                    <w:rFonts w:eastAsia="Times New Roman"/>
                    <w:color w:val="auto"/>
                    <w:kern w:val="0"/>
                    <w14:ligatures w14:val="none"/>
                  </w:rPr>
                </w:rPrChange>
              </w:rPr>
            </w:pPr>
            <w:ins w:id="5635" w:author="Geri Burgert" w:date="2026-02-02T17:12:00Z" w16du:dateUtc="2026-02-02T22:12:00Z">
              <w:r w:rsidRPr="00F55018">
                <w:rPr>
                  <w:rFonts w:ascii="Times New Roman" w:eastAsia="Times New Roman" w:hAnsi="Times New Roman" w:cs="Times New Roman"/>
                  <w:color w:val="auto"/>
                  <w:kern w:val="0"/>
                  <w14:ligatures w14:val="none"/>
                  <w:rPrChange w:id="5636" w:author="Geri Burgert" w:date="2026-02-02T17:12:00Z" w16du:dateUtc="2026-02-02T22:12:00Z">
                    <w:rPr>
                      <w:rFonts w:eastAsia="Times New Roman"/>
                      <w:color w:val="auto"/>
                      <w:kern w:val="0"/>
                      <w14:ligatures w14:val="none"/>
                    </w:rPr>
                  </w:rPrChange>
                </w:rPr>
                <w:t>No absolute thresholds; requires special equipment and software</w:t>
              </w:r>
            </w:ins>
          </w:p>
        </w:tc>
        <w:tc>
          <w:tcPr>
            <w:tcW w:w="0" w:type="auto"/>
            <w:tcPrChange w:id="5637" w:author="Geri Burgert" w:date="2026-02-02T17:13:00Z" w16du:dateUtc="2026-02-02T22:13:00Z">
              <w:tcPr>
                <w:tcW w:w="0" w:type="auto"/>
                <w:gridSpan w:val="2"/>
              </w:tcPr>
            </w:tcPrChange>
          </w:tcPr>
          <w:p w14:paraId="35EF529E" w14:textId="77777777" w:rsidR="00F55018" w:rsidRPr="00F55018" w:rsidRDefault="00F55018" w:rsidP="00F55018">
            <w:pPr>
              <w:jc w:val="center"/>
              <w:rPr>
                <w:ins w:id="5638" w:author="Geri Burgert" w:date="2026-02-02T17:12:00Z" w16du:dateUtc="2026-02-02T22:12:00Z"/>
                <w:rFonts w:ascii="Times New Roman" w:eastAsia="Times New Roman" w:hAnsi="Times New Roman" w:cs="Times New Roman"/>
                <w:kern w:val="0"/>
                <w14:ligatures w14:val="none"/>
                <w:rPrChange w:id="5639" w:author="Geri Burgert" w:date="2026-02-02T17:12:00Z" w16du:dateUtc="2026-02-02T22:12:00Z">
                  <w:rPr>
                    <w:ins w:id="5640" w:author="Geri Burgert" w:date="2026-02-02T17:12:00Z" w16du:dateUtc="2026-02-02T22:12:00Z"/>
                    <w:rFonts w:eastAsia="Times New Roman"/>
                    <w:kern w:val="0"/>
                    <w14:ligatures w14:val="none"/>
                  </w:rPr>
                </w:rPrChange>
              </w:rPr>
            </w:pPr>
            <w:ins w:id="5641" w:author="Geri Burgert" w:date="2026-02-02T17:12:00Z" w16du:dateUtc="2026-02-02T22:12:00Z">
              <w:r w:rsidRPr="00F55018">
                <w:rPr>
                  <w:rFonts w:ascii="Times New Roman" w:eastAsia="Times New Roman" w:hAnsi="Times New Roman" w:cs="Times New Roman"/>
                  <w:kern w:val="0"/>
                  <w14:ligatures w14:val="none"/>
                  <w:rPrChange w:id="5642" w:author="Geri Burgert" w:date="2026-02-02T17:12:00Z" w16du:dateUtc="2026-02-02T22:12:00Z">
                    <w:rPr>
                      <w:rFonts w:eastAsia="Times New Roman"/>
                      <w:kern w:val="0"/>
                      <w14:ligatures w14:val="none"/>
                    </w:rPr>
                  </w:rPrChange>
                </w:rPr>
                <w:t>Ibrahim et al</w:t>
              </w:r>
              <w:r w:rsidRPr="00F55018">
                <w:rPr>
                  <w:rFonts w:ascii="Times New Roman" w:eastAsia="Times New Roman" w:hAnsi="Times New Roman" w:cs="Times New Roman"/>
                  <w:kern w:val="0"/>
                  <w:vertAlign w:val="superscript"/>
                  <w14:ligatures w14:val="none"/>
                  <w:rPrChange w:id="5643" w:author="Geri Burgert" w:date="2026-02-02T17:12:00Z" w16du:dateUtc="2026-02-02T22:12:00Z">
                    <w:rPr>
                      <w:rFonts w:eastAsia="Times New Roman"/>
                      <w:kern w:val="0"/>
                      <w:vertAlign w:val="superscript"/>
                      <w14:ligatures w14:val="none"/>
                    </w:rPr>
                  </w:rPrChange>
                </w:rPr>
                <w:t>102</w:t>
              </w:r>
            </w:ins>
          </w:p>
          <w:p w14:paraId="39414DDE" w14:textId="77777777" w:rsidR="00F55018" w:rsidRPr="00F55018" w:rsidRDefault="00F55018" w:rsidP="00F55018">
            <w:pPr>
              <w:jc w:val="center"/>
              <w:rPr>
                <w:ins w:id="5644" w:author="Geri Burgert" w:date="2026-02-02T17:12:00Z" w16du:dateUtc="2026-02-02T22:12:00Z"/>
                <w:rFonts w:ascii="Times New Roman" w:eastAsia="Times New Roman" w:hAnsi="Times New Roman" w:cs="Times New Roman"/>
                <w:kern w:val="0"/>
                <w14:ligatures w14:val="none"/>
                <w:rPrChange w:id="5645" w:author="Geri Burgert" w:date="2026-02-02T17:12:00Z" w16du:dateUtc="2026-02-02T22:12:00Z">
                  <w:rPr>
                    <w:ins w:id="5646" w:author="Geri Burgert" w:date="2026-02-02T17:12:00Z" w16du:dateUtc="2026-02-02T22:12:00Z"/>
                    <w:rFonts w:eastAsia="Times New Roman"/>
                    <w:kern w:val="0"/>
                    <w14:ligatures w14:val="none"/>
                  </w:rPr>
                </w:rPrChange>
              </w:rPr>
            </w:pPr>
            <w:ins w:id="5647" w:author="Geri Burgert" w:date="2026-02-02T17:12:00Z" w16du:dateUtc="2026-02-02T22:12:00Z">
              <w:r w:rsidRPr="00F55018">
                <w:rPr>
                  <w:rFonts w:ascii="Times New Roman" w:eastAsia="Times New Roman" w:hAnsi="Times New Roman" w:cs="Times New Roman"/>
                  <w:kern w:val="0"/>
                  <w14:ligatures w14:val="none"/>
                  <w:rPrChange w:id="5648" w:author="Geri Burgert" w:date="2026-02-02T17:12:00Z" w16du:dateUtc="2026-02-02T22:12:00Z">
                    <w:rPr>
                      <w:rFonts w:eastAsia="Times New Roman"/>
                      <w:kern w:val="0"/>
                      <w14:ligatures w14:val="none"/>
                    </w:rPr>
                  </w:rPrChange>
                </w:rPr>
                <w:t>Peltrini et al</w:t>
              </w:r>
              <w:r w:rsidRPr="00F55018">
                <w:rPr>
                  <w:rFonts w:ascii="Times New Roman" w:eastAsia="Times New Roman" w:hAnsi="Times New Roman" w:cs="Times New Roman"/>
                  <w:kern w:val="0"/>
                  <w:vertAlign w:val="superscript"/>
                  <w14:ligatures w14:val="none"/>
                  <w:rPrChange w:id="5649" w:author="Geri Burgert" w:date="2026-02-02T17:12:00Z" w16du:dateUtc="2026-02-02T22:12:00Z">
                    <w:rPr>
                      <w:rFonts w:eastAsia="Times New Roman"/>
                      <w:kern w:val="0"/>
                      <w:vertAlign w:val="superscript"/>
                      <w14:ligatures w14:val="none"/>
                    </w:rPr>
                  </w:rPrChange>
                </w:rPr>
                <w:t>103</w:t>
              </w:r>
            </w:ins>
          </w:p>
          <w:p w14:paraId="195508A8" w14:textId="77777777" w:rsidR="00F55018" w:rsidRPr="00F55018" w:rsidRDefault="00F55018" w:rsidP="00F55018">
            <w:pPr>
              <w:jc w:val="center"/>
              <w:rPr>
                <w:ins w:id="5650" w:author="Geri Burgert" w:date="2026-02-02T17:12:00Z" w16du:dateUtc="2026-02-02T22:12:00Z"/>
                <w:rFonts w:ascii="Times New Roman" w:eastAsia="Times New Roman" w:hAnsi="Times New Roman" w:cs="Times New Roman"/>
                <w:kern w:val="0"/>
                <w14:ligatures w14:val="none"/>
                <w:rPrChange w:id="5651" w:author="Geri Burgert" w:date="2026-02-02T17:12:00Z" w16du:dateUtc="2026-02-02T22:12:00Z">
                  <w:rPr>
                    <w:ins w:id="5652" w:author="Geri Burgert" w:date="2026-02-02T17:12:00Z" w16du:dateUtc="2026-02-02T22:12:00Z"/>
                    <w:rFonts w:eastAsia="Times New Roman"/>
                    <w:kern w:val="0"/>
                    <w14:ligatures w14:val="none"/>
                  </w:rPr>
                </w:rPrChange>
              </w:rPr>
            </w:pPr>
            <w:ins w:id="5653" w:author="Geri Burgert" w:date="2026-02-02T17:12:00Z" w16du:dateUtc="2026-02-02T22:12:00Z">
              <w:r w:rsidRPr="00F55018">
                <w:rPr>
                  <w:rFonts w:ascii="Times New Roman" w:eastAsia="Times New Roman" w:hAnsi="Times New Roman" w:cs="Times New Roman"/>
                  <w:kern w:val="0"/>
                  <w14:ligatures w14:val="none"/>
                  <w:rPrChange w:id="5654" w:author="Geri Burgert" w:date="2026-02-02T17:12:00Z" w16du:dateUtc="2026-02-02T22:12:00Z">
                    <w:rPr>
                      <w:rFonts w:eastAsia="Times New Roman"/>
                      <w:kern w:val="0"/>
                      <w14:ligatures w14:val="none"/>
                    </w:rPr>
                  </w:rPrChange>
                </w:rPr>
                <w:t>Dragonieri et al</w:t>
              </w:r>
              <w:r w:rsidRPr="00F55018">
                <w:rPr>
                  <w:rFonts w:ascii="Times New Roman" w:eastAsia="Times New Roman" w:hAnsi="Times New Roman" w:cs="Times New Roman"/>
                  <w:kern w:val="0"/>
                  <w:vertAlign w:val="superscript"/>
                  <w14:ligatures w14:val="none"/>
                  <w:rPrChange w:id="5655" w:author="Geri Burgert" w:date="2026-02-02T17:12:00Z" w16du:dateUtc="2026-02-02T22:12:00Z">
                    <w:rPr>
                      <w:rFonts w:eastAsia="Times New Roman"/>
                      <w:kern w:val="0"/>
                      <w:vertAlign w:val="superscript"/>
                      <w14:ligatures w14:val="none"/>
                    </w:rPr>
                  </w:rPrChange>
                </w:rPr>
                <w:t>104</w:t>
              </w:r>
            </w:ins>
          </w:p>
          <w:p w14:paraId="6E39C1B0" w14:textId="77777777" w:rsidR="00F55018" w:rsidRPr="00F55018" w:rsidRDefault="00F55018" w:rsidP="00F55018">
            <w:pPr>
              <w:jc w:val="center"/>
              <w:rPr>
                <w:ins w:id="5656" w:author="Geri Burgert" w:date="2026-02-02T17:12:00Z" w16du:dateUtc="2026-02-02T22:12:00Z"/>
                <w:rFonts w:ascii="Times New Roman" w:eastAsia="Times New Roman" w:hAnsi="Times New Roman" w:cs="Times New Roman"/>
                <w:kern w:val="0"/>
                <w14:ligatures w14:val="none"/>
                <w:rPrChange w:id="5657" w:author="Geri Burgert" w:date="2026-02-02T17:12:00Z" w16du:dateUtc="2026-02-02T22:12:00Z">
                  <w:rPr>
                    <w:ins w:id="5658" w:author="Geri Burgert" w:date="2026-02-02T17:12:00Z" w16du:dateUtc="2026-02-02T22:12:00Z"/>
                    <w:rFonts w:eastAsia="Times New Roman"/>
                    <w:kern w:val="0"/>
                    <w14:ligatures w14:val="none"/>
                  </w:rPr>
                </w:rPrChange>
              </w:rPr>
            </w:pPr>
            <w:ins w:id="5659" w:author="Geri Burgert" w:date="2026-02-02T17:12:00Z" w16du:dateUtc="2026-02-02T22:12:00Z">
              <w:r w:rsidRPr="00F55018">
                <w:rPr>
                  <w:rFonts w:ascii="Times New Roman" w:eastAsia="Times New Roman" w:hAnsi="Times New Roman" w:cs="Times New Roman"/>
                  <w:kern w:val="0"/>
                  <w14:ligatures w14:val="none"/>
                  <w:rPrChange w:id="5660" w:author="Geri Burgert" w:date="2026-02-02T17:12:00Z" w16du:dateUtc="2026-02-02T22:12:00Z">
                    <w:rPr>
                      <w:rFonts w:eastAsia="Times New Roman"/>
                      <w:kern w:val="0"/>
                      <w14:ligatures w14:val="none"/>
                    </w:rPr>
                  </w:rPrChange>
                </w:rPr>
                <w:t>Fens et al</w:t>
              </w:r>
              <w:r w:rsidRPr="00F55018">
                <w:rPr>
                  <w:rFonts w:ascii="Times New Roman" w:eastAsia="Times New Roman" w:hAnsi="Times New Roman" w:cs="Times New Roman"/>
                  <w:kern w:val="0"/>
                  <w:vertAlign w:val="superscript"/>
                  <w14:ligatures w14:val="none"/>
                  <w:rPrChange w:id="5661" w:author="Geri Burgert" w:date="2026-02-02T17:12:00Z" w16du:dateUtc="2026-02-02T22:12:00Z">
                    <w:rPr>
                      <w:rFonts w:eastAsia="Times New Roman"/>
                      <w:kern w:val="0"/>
                      <w:vertAlign w:val="superscript"/>
                      <w14:ligatures w14:val="none"/>
                    </w:rPr>
                  </w:rPrChange>
                </w:rPr>
                <w:t>105</w:t>
              </w:r>
            </w:ins>
          </w:p>
        </w:tc>
      </w:tr>
    </w:tbl>
    <w:p w14:paraId="7A3150F7" w14:textId="77777777" w:rsidR="00F55018" w:rsidRPr="00F55018" w:rsidRDefault="00F55018" w:rsidP="00F55018">
      <w:pPr>
        <w:spacing w:before="0" w:beforeAutospacing="0" w:after="0" w:afterAutospacing="0" w:line="240" w:lineRule="auto"/>
        <w:rPr>
          <w:ins w:id="5662" w:author="Geri Burgert" w:date="2026-02-02T17:12:00Z" w16du:dateUtc="2026-02-02T22:12:00Z"/>
          <w:rFonts w:eastAsia="Times New Roman"/>
          <w:b/>
          <w:color w:val="auto"/>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5663" w:author="Geri Burgert" w:date="2026-02-02T17:13:00Z" w16du:dateUtc="2026-02-02T22:13:00Z">
          <w:tblPr>
            <w:tblStyle w:val="TableGrid"/>
            <w:tblW w:w="0" w:type="auto"/>
            <w:tblLook w:val="04A0" w:firstRow="1" w:lastRow="0" w:firstColumn="1" w:lastColumn="0" w:noHBand="0" w:noVBand="1"/>
          </w:tblPr>
        </w:tblPrChange>
      </w:tblPr>
      <w:tblGrid>
        <w:gridCol w:w="1835"/>
        <w:gridCol w:w="1950"/>
        <w:gridCol w:w="2163"/>
        <w:gridCol w:w="2247"/>
        <w:gridCol w:w="1952"/>
        <w:gridCol w:w="2093"/>
        <w:tblGridChange w:id="5664">
          <w:tblGrid>
            <w:gridCol w:w="5"/>
            <w:gridCol w:w="1402"/>
            <w:gridCol w:w="1603"/>
            <w:gridCol w:w="2163"/>
            <w:gridCol w:w="1730"/>
            <w:gridCol w:w="3750"/>
            <w:gridCol w:w="1582"/>
            <w:gridCol w:w="5"/>
          </w:tblGrid>
        </w:tblGridChange>
      </w:tblGrid>
      <w:tr w:rsidR="00F55018" w:rsidRPr="00F55018" w14:paraId="71872A4A" w14:textId="77777777" w:rsidTr="00BC2438">
        <w:trPr>
          <w:ins w:id="5665" w:author="Geri Burgert" w:date="2026-02-02T17:12:00Z" w16du:dateUtc="2026-02-02T22:12:00Z"/>
          <w:trPrChange w:id="5666" w:author="Geri Burgert" w:date="2026-02-02T17:13:00Z" w16du:dateUtc="2026-02-02T22:13:00Z">
            <w:trPr>
              <w:gridBefore w:val="1"/>
              <w:gridAfter w:val="0"/>
            </w:trPr>
          </w:trPrChange>
        </w:trPr>
        <w:tc>
          <w:tcPr>
            <w:tcW w:w="12950" w:type="dxa"/>
            <w:gridSpan w:val="6"/>
            <w:tcPrChange w:id="5667" w:author="Geri Burgert" w:date="2026-02-02T17:13:00Z" w16du:dateUtc="2026-02-02T22:13:00Z">
              <w:tcPr>
                <w:tcW w:w="12950" w:type="dxa"/>
                <w:gridSpan w:val="6"/>
              </w:tcPr>
            </w:tcPrChange>
          </w:tcPr>
          <w:p w14:paraId="50FC138F" w14:textId="77777777" w:rsidR="00F55018" w:rsidRPr="00F55018" w:rsidRDefault="00F55018" w:rsidP="00F55018">
            <w:pPr>
              <w:rPr>
                <w:ins w:id="5668" w:author="Geri Burgert" w:date="2026-02-02T17:12:00Z" w16du:dateUtc="2026-02-02T22:12:00Z"/>
                <w:rFonts w:ascii="Times New Roman" w:eastAsia="Times New Roman" w:hAnsi="Times New Roman" w:cs="Times New Roman"/>
                <w:color w:val="auto"/>
                <w:kern w:val="0"/>
                <w14:ligatures w14:val="none"/>
                <w:rPrChange w:id="5669" w:author="Geri Burgert" w:date="2026-02-02T17:12:00Z" w16du:dateUtc="2026-02-02T22:12:00Z">
                  <w:rPr>
                    <w:ins w:id="5670" w:author="Geri Burgert" w:date="2026-02-02T17:12:00Z" w16du:dateUtc="2026-02-02T22:12:00Z"/>
                    <w:rFonts w:eastAsia="Times New Roman"/>
                    <w:color w:val="auto"/>
                    <w:kern w:val="0"/>
                    <w14:ligatures w14:val="none"/>
                  </w:rPr>
                </w:rPrChange>
              </w:rPr>
            </w:pPr>
            <w:ins w:id="5671" w:author="Geri Burgert" w:date="2026-02-02T17:12:00Z" w16du:dateUtc="2026-02-02T22:12:00Z">
              <w:r w:rsidRPr="00F55018">
                <w:rPr>
                  <w:rFonts w:ascii="Times New Roman" w:eastAsia="Times New Roman" w:hAnsi="Times New Roman" w:cs="Times New Roman"/>
                  <w:color w:val="auto"/>
                  <w:kern w:val="0"/>
                  <w14:ligatures w14:val="none"/>
                  <w:rPrChange w:id="5672" w:author="Geri Burgert" w:date="2026-02-02T17:12:00Z" w16du:dateUtc="2026-02-02T22:12:00Z">
                    <w:rPr>
                      <w:rFonts w:eastAsia="Times New Roman"/>
                      <w:color w:val="auto"/>
                      <w:kern w:val="0"/>
                      <w14:ligatures w14:val="none"/>
                    </w:rPr>
                  </w:rPrChange>
                </w:rPr>
                <w:lastRenderedPageBreak/>
                <w:t>Fluid-phase mediators in sputum samples</w:t>
              </w:r>
            </w:ins>
          </w:p>
        </w:tc>
      </w:tr>
      <w:tr w:rsidR="00F55018" w:rsidRPr="00F55018" w14:paraId="28E5F962" w14:textId="77777777" w:rsidTr="00BC2438">
        <w:trPr>
          <w:ins w:id="5673" w:author="Geri Burgert" w:date="2026-02-02T17:12:00Z" w16du:dateUtc="2026-02-02T22:12:00Z"/>
          <w:trPrChange w:id="5674" w:author="Geri Burgert" w:date="2026-02-02T17:13:00Z" w16du:dateUtc="2026-02-02T22:13:00Z">
            <w:trPr>
              <w:gridBefore w:val="1"/>
              <w:gridAfter w:val="0"/>
            </w:trPr>
          </w:trPrChange>
        </w:trPr>
        <w:tc>
          <w:tcPr>
            <w:tcW w:w="2019" w:type="dxa"/>
            <w:tcPrChange w:id="5675" w:author="Geri Burgert" w:date="2026-02-02T17:13:00Z" w16du:dateUtc="2026-02-02T22:13:00Z">
              <w:tcPr>
                <w:tcW w:w="2019" w:type="dxa"/>
              </w:tcPr>
            </w:tcPrChange>
          </w:tcPr>
          <w:p w14:paraId="696E54D0" w14:textId="77777777" w:rsidR="00F55018" w:rsidRPr="00F55018" w:rsidRDefault="00F55018" w:rsidP="00F55018">
            <w:pPr>
              <w:rPr>
                <w:ins w:id="5676" w:author="Geri Burgert" w:date="2026-02-02T17:12:00Z" w16du:dateUtc="2026-02-02T22:12:00Z"/>
                <w:rFonts w:ascii="Times New Roman" w:eastAsia="Times New Roman" w:hAnsi="Times New Roman" w:cs="Times New Roman"/>
                <w:color w:val="auto"/>
                <w:kern w:val="0"/>
                <w14:ligatures w14:val="none"/>
                <w:rPrChange w:id="5677" w:author="Geri Burgert" w:date="2026-02-02T17:12:00Z" w16du:dateUtc="2026-02-02T22:12:00Z">
                  <w:rPr>
                    <w:ins w:id="5678" w:author="Geri Burgert" w:date="2026-02-02T17:12:00Z" w16du:dateUtc="2026-02-02T22:12:00Z"/>
                    <w:rFonts w:eastAsia="Times New Roman"/>
                    <w:color w:val="auto"/>
                    <w:kern w:val="0"/>
                    <w14:ligatures w14:val="none"/>
                  </w:rPr>
                </w:rPrChange>
              </w:rPr>
            </w:pPr>
            <w:ins w:id="5679" w:author="Geri Burgert" w:date="2026-02-02T17:12:00Z" w16du:dateUtc="2026-02-02T22:12:00Z">
              <w:r w:rsidRPr="00F55018">
                <w:rPr>
                  <w:rFonts w:ascii="Times New Roman" w:eastAsia="Times New Roman" w:hAnsi="Times New Roman" w:cs="Times New Roman"/>
                  <w:color w:val="auto"/>
                  <w:kern w:val="0"/>
                  <w14:ligatures w14:val="none"/>
                  <w:rPrChange w:id="5680" w:author="Geri Burgert" w:date="2026-02-02T17:12:00Z" w16du:dateUtc="2026-02-02T22:12:00Z">
                    <w:rPr>
                      <w:rFonts w:eastAsia="Times New Roman"/>
                      <w:color w:val="auto"/>
                      <w:kern w:val="0"/>
                      <w14:ligatures w14:val="none"/>
                    </w:rPr>
                  </w:rPrChange>
                </w:rPr>
                <w:t xml:space="preserve">  Cytokine mediators (eg, IL-5, IL-13, eotaxin-3, IL-18, IL-1b)</w:t>
              </w:r>
            </w:ins>
          </w:p>
        </w:tc>
        <w:tc>
          <w:tcPr>
            <w:tcW w:w="2096" w:type="dxa"/>
            <w:tcPrChange w:id="5681" w:author="Geri Burgert" w:date="2026-02-02T17:13:00Z" w16du:dateUtc="2026-02-02T22:13:00Z">
              <w:tcPr>
                <w:tcW w:w="2096" w:type="dxa"/>
              </w:tcPr>
            </w:tcPrChange>
          </w:tcPr>
          <w:p w14:paraId="48B89A2F" w14:textId="77777777" w:rsidR="00F55018" w:rsidRPr="00F55018" w:rsidRDefault="00F55018" w:rsidP="00F55018">
            <w:pPr>
              <w:jc w:val="center"/>
              <w:rPr>
                <w:ins w:id="5682" w:author="Geri Burgert" w:date="2026-02-02T17:12:00Z" w16du:dateUtc="2026-02-02T22:12:00Z"/>
                <w:rFonts w:ascii="Times New Roman" w:eastAsia="Times New Roman" w:hAnsi="Times New Roman" w:cs="Times New Roman"/>
                <w:color w:val="auto"/>
                <w:kern w:val="0"/>
                <w14:ligatures w14:val="none"/>
                <w:rPrChange w:id="5683" w:author="Geri Burgert" w:date="2026-02-02T17:12:00Z" w16du:dateUtc="2026-02-02T22:12:00Z">
                  <w:rPr>
                    <w:ins w:id="5684" w:author="Geri Burgert" w:date="2026-02-02T17:12:00Z" w16du:dateUtc="2026-02-02T22:12:00Z"/>
                    <w:rFonts w:eastAsia="Times New Roman"/>
                    <w:color w:val="auto"/>
                    <w:kern w:val="0"/>
                    <w14:ligatures w14:val="none"/>
                  </w:rPr>
                </w:rPrChange>
              </w:rPr>
            </w:pPr>
            <w:ins w:id="5685" w:author="Geri Burgert" w:date="2026-02-02T17:12:00Z" w16du:dateUtc="2026-02-02T22:12:00Z">
              <w:r w:rsidRPr="00F55018">
                <w:rPr>
                  <w:rFonts w:ascii="Times New Roman" w:eastAsia="Times New Roman" w:hAnsi="Times New Roman" w:cs="Times New Roman"/>
                  <w:color w:val="auto"/>
                  <w:kern w:val="0"/>
                  <w14:ligatures w14:val="none"/>
                  <w:rPrChange w:id="5686" w:author="Geri Burgert" w:date="2026-02-02T17:12:00Z" w16du:dateUtc="2026-02-02T22:12:00Z">
                    <w:rPr>
                      <w:rFonts w:eastAsia="Times New Roman"/>
                      <w:color w:val="auto"/>
                      <w:kern w:val="0"/>
                      <w14:ligatures w14:val="none"/>
                    </w:rPr>
                  </w:rPrChange>
                </w:rPr>
                <w:t>Cell-free supernatant from selected sputum</w:t>
              </w:r>
            </w:ins>
          </w:p>
        </w:tc>
        <w:tc>
          <w:tcPr>
            <w:tcW w:w="2028" w:type="dxa"/>
            <w:tcPrChange w:id="5687" w:author="Geri Burgert" w:date="2026-02-02T17:13:00Z" w16du:dateUtc="2026-02-02T22:13:00Z">
              <w:tcPr>
                <w:tcW w:w="2028" w:type="dxa"/>
              </w:tcPr>
            </w:tcPrChange>
          </w:tcPr>
          <w:p w14:paraId="6CFFE91E" w14:textId="77777777" w:rsidR="00F55018" w:rsidRPr="00F55018" w:rsidRDefault="00F55018" w:rsidP="00F55018">
            <w:pPr>
              <w:jc w:val="center"/>
              <w:rPr>
                <w:ins w:id="5688" w:author="Geri Burgert" w:date="2026-02-02T17:12:00Z" w16du:dateUtc="2026-02-02T22:12:00Z"/>
                <w:rFonts w:ascii="Times New Roman" w:eastAsia="Times New Roman" w:hAnsi="Times New Roman" w:cs="Times New Roman"/>
                <w:color w:val="auto"/>
                <w:kern w:val="0"/>
                <w14:ligatures w14:val="none"/>
                <w:rPrChange w:id="5689" w:author="Geri Burgert" w:date="2026-02-02T17:12:00Z" w16du:dateUtc="2026-02-02T22:12:00Z">
                  <w:rPr>
                    <w:ins w:id="5690" w:author="Geri Burgert" w:date="2026-02-02T17:12:00Z" w16du:dateUtc="2026-02-02T22:12:00Z"/>
                    <w:rFonts w:eastAsia="Times New Roman"/>
                    <w:color w:val="auto"/>
                    <w:kern w:val="0"/>
                    <w14:ligatures w14:val="none"/>
                  </w:rPr>
                </w:rPrChange>
              </w:rPr>
            </w:pPr>
            <w:ins w:id="5691" w:author="Geri Burgert" w:date="2026-02-02T17:12:00Z" w16du:dateUtc="2026-02-02T22:12:00Z">
              <w:r w:rsidRPr="00F55018">
                <w:rPr>
                  <w:rFonts w:ascii="Times New Roman" w:eastAsia="Times New Roman" w:hAnsi="Times New Roman" w:cs="Times New Roman"/>
                  <w:color w:val="auto"/>
                  <w:kern w:val="0"/>
                  <w14:ligatures w14:val="none"/>
                  <w:rPrChange w:id="5692" w:author="Geri Burgert" w:date="2026-02-02T17:12:00Z" w16du:dateUtc="2026-02-02T22:12:00Z">
                    <w:rPr>
                      <w:rFonts w:eastAsia="Times New Roman"/>
                      <w:color w:val="auto"/>
                      <w:kern w:val="0"/>
                      <w14:ligatures w14:val="none"/>
                    </w:rPr>
                  </w:rPrChange>
                </w:rPr>
                <w:t>Commercial ELISA</w:t>
              </w:r>
            </w:ins>
          </w:p>
          <w:p w14:paraId="309F2141" w14:textId="77777777" w:rsidR="00F55018" w:rsidRPr="00F55018" w:rsidRDefault="00F55018" w:rsidP="00F55018">
            <w:pPr>
              <w:jc w:val="center"/>
              <w:rPr>
                <w:ins w:id="5693" w:author="Geri Burgert" w:date="2026-02-02T17:12:00Z" w16du:dateUtc="2026-02-02T22:12:00Z"/>
                <w:rFonts w:ascii="Times New Roman" w:eastAsia="Times New Roman" w:hAnsi="Times New Roman" w:cs="Times New Roman"/>
                <w:color w:val="auto"/>
                <w:kern w:val="0"/>
                <w14:ligatures w14:val="none"/>
                <w:rPrChange w:id="5694" w:author="Geri Burgert" w:date="2026-02-02T17:12:00Z" w16du:dateUtc="2026-02-02T22:12:00Z">
                  <w:rPr>
                    <w:ins w:id="5695" w:author="Geri Burgert" w:date="2026-02-02T17:12:00Z" w16du:dateUtc="2026-02-02T22:12:00Z"/>
                    <w:rFonts w:eastAsia="Times New Roman"/>
                    <w:color w:val="auto"/>
                    <w:kern w:val="0"/>
                    <w14:ligatures w14:val="none"/>
                  </w:rPr>
                </w:rPrChange>
              </w:rPr>
            </w:pPr>
            <w:commentRangeStart w:id="5696"/>
            <w:ins w:id="5697" w:author="Geri Burgert" w:date="2026-02-02T17:12:00Z" w16du:dateUtc="2026-02-02T22:12:00Z">
              <w:r w:rsidRPr="00F55018">
                <w:rPr>
                  <w:rFonts w:ascii="Times New Roman" w:eastAsia="Times New Roman" w:hAnsi="Times New Roman" w:cs="Times New Roman"/>
                  <w:color w:val="auto"/>
                  <w:kern w:val="0"/>
                  <w14:ligatures w14:val="none"/>
                  <w:rPrChange w:id="5698" w:author="Geri Burgert" w:date="2026-02-02T17:12:00Z" w16du:dateUtc="2026-02-02T22:12:00Z">
                    <w:rPr>
                      <w:rFonts w:eastAsia="Times New Roman"/>
                      <w:color w:val="auto"/>
                      <w:kern w:val="0"/>
                      <w14:ligatures w14:val="none"/>
                    </w:rPr>
                  </w:rPrChange>
                </w:rPr>
                <w:t xml:space="preserve">Ella </w:t>
              </w:r>
              <w:commentRangeEnd w:id="5696"/>
              <w:r w:rsidRPr="00F55018">
                <w:rPr>
                  <w:rFonts w:ascii="Times New Roman" w:eastAsia="Times New Roman" w:hAnsi="Times New Roman" w:cs="Times New Roman"/>
                  <w:color w:val="auto"/>
                  <w:kern w:val="0"/>
                  <w14:ligatures w14:val="none"/>
                  <w:rPrChange w:id="5699" w:author="Geri Burgert" w:date="2026-02-02T17:12:00Z" w16du:dateUtc="2026-02-02T22:12:00Z">
                    <w:rPr>
                      <w:rFonts w:eastAsia="Times New Roman"/>
                      <w:color w:val="auto"/>
                      <w:kern w:val="0"/>
                      <w:sz w:val="16"/>
                      <w:szCs w:val="16"/>
                      <w14:ligatures w14:val="none"/>
                    </w:rPr>
                  </w:rPrChange>
                </w:rPr>
                <w:commentReference w:id="5696"/>
              </w:r>
              <w:r w:rsidRPr="00F55018">
                <w:rPr>
                  <w:rFonts w:ascii="Times New Roman" w:eastAsia="Times New Roman" w:hAnsi="Times New Roman" w:cs="Times New Roman"/>
                  <w:color w:val="auto"/>
                  <w:kern w:val="0"/>
                  <w14:ligatures w14:val="none"/>
                  <w:rPrChange w:id="5700" w:author="Geri Burgert" w:date="2026-02-02T17:12:00Z" w16du:dateUtc="2026-02-02T22:12:00Z">
                    <w:rPr>
                      <w:rFonts w:eastAsia="Times New Roman"/>
                      <w:color w:val="auto"/>
                      <w:kern w:val="0"/>
                      <w14:ligatures w14:val="none"/>
                    </w:rPr>
                  </w:rPrChange>
                </w:rPr>
                <w:t>automated ELISA</w:t>
              </w:r>
            </w:ins>
          </w:p>
        </w:tc>
        <w:tc>
          <w:tcPr>
            <w:tcW w:w="2465" w:type="dxa"/>
            <w:tcPrChange w:id="5701" w:author="Geri Burgert" w:date="2026-02-02T17:13:00Z" w16du:dateUtc="2026-02-02T22:13:00Z">
              <w:tcPr>
                <w:tcW w:w="2465" w:type="dxa"/>
              </w:tcPr>
            </w:tcPrChange>
          </w:tcPr>
          <w:p w14:paraId="63CB901B" w14:textId="77777777" w:rsidR="00F55018" w:rsidRPr="00F55018" w:rsidRDefault="00F55018" w:rsidP="00F55018">
            <w:pPr>
              <w:jc w:val="center"/>
              <w:rPr>
                <w:ins w:id="5702" w:author="Geri Burgert" w:date="2026-02-02T17:12:00Z" w16du:dateUtc="2026-02-02T22:12:00Z"/>
                <w:rFonts w:ascii="Times New Roman" w:eastAsia="Times New Roman" w:hAnsi="Times New Roman" w:cs="Times New Roman"/>
                <w:kern w:val="0"/>
                <w14:ligatures w14:val="none"/>
                <w:rPrChange w:id="5703" w:author="Geri Burgert" w:date="2026-02-02T17:12:00Z" w16du:dateUtc="2026-02-02T22:12:00Z">
                  <w:rPr>
                    <w:ins w:id="5704" w:author="Geri Burgert" w:date="2026-02-02T17:12:00Z" w16du:dateUtc="2026-02-02T22:12:00Z"/>
                    <w:rFonts w:eastAsia="Times New Roman"/>
                    <w:kern w:val="0"/>
                    <w14:ligatures w14:val="none"/>
                  </w:rPr>
                </w:rPrChange>
              </w:rPr>
            </w:pPr>
            <w:ins w:id="5705" w:author="Geri Burgert" w:date="2026-02-02T17:12:00Z" w16du:dateUtc="2026-02-02T22:12:00Z">
              <w:r w:rsidRPr="00F55018">
                <w:rPr>
                  <w:rFonts w:ascii="Times New Roman" w:eastAsia="Times New Roman" w:hAnsi="Times New Roman" w:cs="Times New Roman"/>
                  <w:kern w:val="0"/>
                  <w14:ligatures w14:val="none"/>
                  <w:rPrChange w:id="5706" w:author="Geri Burgert" w:date="2026-02-02T17:12:00Z" w16du:dateUtc="2026-02-02T22:12:00Z">
                    <w:rPr>
                      <w:rFonts w:eastAsia="Times New Roman"/>
                      <w:kern w:val="0"/>
                      <w14:ligatures w14:val="none"/>
                    </w:rPr>
                  </w:rPrChange>
                </w:rPr>
                <w:t>Quantitative measurement of cytokine concentration; levels reflect T2 inflammatory activity; and response to anti-T2 biologic treatment</w:t>
              </w:r>
            </w:ins>
          </w:p>
        </w:tc>
        <w:tc>
          <w:tcPr>
            <w:tcW w:w="2033" w:type="dxa"/>
            <w:tcPrChange w:id="5707" w:author="Geri Burgert" w:date="2026-02-02T17:13:00Z" w16du:dateUtc="2026-02-02T22:13:00Z">
              <w:tcPr>
                <w:tcW w:w="2033" w:type="dxa"/>
              </w:tcPr>
            </w:tcPrChange>
          </w:tcPr>
          <w:p w14:paraId="13643F51" w14:textId="77777777" w:rsidR="00F55018" w:rsidRPr="00F55018" w:rsidRDefault="00F55018" w:rsidP="00F55018">
            <w:pPr>
              <w:jc w:val="center"/>
              <w:rPr>
                <w:ins w:id="5708" w:author="Geri Burgert" w:date="2026-02-02T17:12:00Z" w16du:dateUtc="2026-02-02T22:12:00Z"/>
                <w:rFonts w:ascii="Times New Roman" w:eastAsia="Times New Roman" w:hAnsi="Times New Roman" w:cs="Times New Roman"/>
                <w:color w:val="auto"/>
                <w:kern w:val="0"/>
                <w14:ligatures w14:val="none"/>
                <w:rPrChange w:id="5709" w:author="Geri Burgert" w:date="2026-02-02T17:12:00Z" w16du:dateUtc="2026-02-02T22:12:00Z">
                  <w:rPr>
                    <w:ins w:id="5710" w:author="Geri Burgert" w:date="2026-02-02T17:12:00Z" w16du:dateUtc="2026-02-02T22:12:00Z"/>
                    <w:rFonts w:eastAsia="Times New Roman"/>
                    <w:color w:val="auto"/>
                    <w:kern w:val="0"/>
                    <w14:ligatures w14:val="none"/>
                  </w:rPr>
                </w:rPrChange>
              </w:rPr>
            </w:pPr>
            <w:ins w:id="5711" w:author="Geri Burgert" w:date="2026-02-02T17:12:00Z" w16du:dateUtc="2026-02-02T22:12:00Z">
              <w:r w:rsidRPr="00F55018">
                <w:rPr>
                  <w:rFonts w:ascii="Times New Roman" w:eastAsia="Times New Roman" w:hAnsi="Times New Roman" w:cs="Times New Roman"/>
                  <w:color w:val="auto"/>
                  <w:kern w:val="0"/>
                  <w14:ligatures w14:val="none"/>
                  <w:rPrChange w:id="5712" w:author="Geri Burgert" w:date="2026-02-02T17:12:00Z" w16du:dateUtc="2026-02-02T22:12:00Z">
                    <w:rPr>
                      <w:rFonts w:eastAsia="Times New Roman"/>
                      <w:color w:val="auto"/>
                      <w:kern w:val="0"/>
                      <w14:ligatures w14:val="none"/>
                    </w:rPr>
                  </w:rPrChange>
                </w:rPr>
                <w:t>Limited to select analytes; variability owing</w:t>
              </w:r>
              <w:r w:rsidRPr="00F55018">
                <w:rPr>
                  <w:rFonts w:ascii="Times New Roman" w:eastAsia="Times New Roman" w:hAnsi="Times New Roman" w:cs="Times New Roman"/>
                  <w:color w:val="auto"/>
                  <w:kern w:val="0"/>
                  <w14:ligatures w14:val="none"/>
                  <w:rPrChange w:id="5713" w:author="Geri Burgert" w:date="2026-02-02T17:12:00Z" w16du:dateUtc="2026-02-02T22:12:00Z">
                    <w:rPr>
                      <w:rFonts w:eastAsia="Times New Roman"/>
                      <w:color w:val="auto"/>
                      <w:kern w:val="0"/>
                      <w14:ligatures w14:val="none"/>
                    </w:rPr>
                  </w:rPrChange>
                </w:rPr>
                <w:t xml:space="preserve"> </w:t>
              </w:r>
              <w:r w:rsidRPr="00F55018">
                <w:rPr>
                  <w:rFonts w:ascii="Times New Roman" w:eastAsia="Times New Roman" w:hAnsi="Times New Roman" w:cs="Times New Roman"/>
                  <w:color w:val="auto"/>
                  <w:kern w:val="0"/>
                  <w14:ligatures w14:val="none"/>
                  <w:rPrChange w:id="5714" w:author="Geri Burgert" w:date="2026-02-02T17:12:00Z" w16du:dateUtc="2026-02-02T22:12:00Z">
                    <w:rPr>
                      <w:rFonts w:eastAsia="Times New Roman"/>
                      <w:color w:val="auto"/>
                      <w:kern w:val="0"/>
                      <w14:ligatures w14:val="none"/>
                    </w:rPr>
                  </w:rPrChange>
                </w:rPr>
                <w:t>to sample handling and dilution; upper limit of normal not yet established for analytes</w:t>
              </w:r>
            </w:ins>
          </w:p>
        </w:tc>
        <w:tc>
          <w:tcPr>
            <w:tcW w:w="2309" w:type="dxa"/>
            <w:tcPrChange w:id="5715" w:author="Geri Burgert" w:date="2026-02-02T17:13:00Z" w16du:dateUtc="2026-02-02T22:13:00Z">
              <w:tcPr>
                <w:tcW w:w="2309" w:type="dxa"/>
              </w:tcPr>
            </w:tcPrChange>
          </w:tcPr>
          <w:p w14:paraId="07DDC24C" w14:textId="77777777" w:rsidR="00F55018" w:rsidRPr="00F55018" w:rsidRDefault="00F55018" w:rsidP="00F55018">
            <w:pPr>
              <w:jc w:val="center"/>
              <w:rPr>
                <w:ins w:id="5716" w:author="Geri Burgert" w:date="2026-02-02T17:12:00Z" w16du:dateUtc="2026-02-02T22:12:00Z"/>
                <w:rFonts w:ascii="Times New Roman" w:eastAsia="Times New Roman" w:hAnsi="Times New Roman" w:cs="Times New Roman"/>
                <w:color w:val="auto"/>
                <w:kern w:val="0"/>
                <w14:ligatures w14:val="none"/>
                <w:rPrChange w:id="5717" w:author="Geri Burgert" w:date="2026-02-02T17:12:00Z" w16du:dateUtc="2026-02-02T22:12:00Z">
                  <w:rPr>
                    <w:ins w:id="5718" w:author="Geri Burgert" w:date="2026-02-02T17:12:00Z" w16du:dateUtc="2026-02-02T22:12:00Z"/>
                    <w:rFonts w:eastAsia="Times New Roman"/>
                    <w:color w:val="auto"/>
                    <w:kern w:val="0"/>
                    <w14:ligatures w14:val="none"/>
                  </w:rPr>
                </w:rPrChange>
              </w:rPr>
            </w:pPr>
            <w:ins w:id="5719" w:author="Geri Burgert" w:date="2026-02-02T17:12:00Z" w16du:dateUtc="2026-02-02T22:12:00Z">
              <w:r w:rsidRPr="00F55018">
                <w:rPr>
                  <w:rFonts w:ascii="Times New Roman" w:eastAsia="Times New Roman" w:hAnsi="Times New Roman" w:cs="Times New Roman"/>
                  <w:color w:val="auto"/>
                  <w:kern w:val="0"/>
                  <w14:ligatures w14:val="none"/>
                  <w:rPrChange w:id="5720" w:author="Geri Burgert" w:date="2026-02-02T17:12:00Z" w16du:dateUtc="2026-02-02T22:12:00Z">
                    <w:rPr>
                      <w:rFonts w:eastAsia="Times New Roman"/>
                      <w:color w:val="auto"/>
                      <w:kern w:val="0"/>
                      <w14:ligatures w14:val="none"/>
                    </w:rPr>
                  </w:rPrChange>
                </w:rPr>
                <w:t>Kelly et al</w:t>
              </w:r>
              <w:r w:rsidRPr="00F55018">
                <w:rPr>
                  <w:rFonts w:ascii="Times New Roman" w:eastAsia="Times New Roman" w:hAnsi="Times New Roman" w:cs="Times New Roman"/>
                  <w:color w:val="auto"/>
                  <w:kern w:val="0"/>
                  <w:vertAlign w:val="superscript"/>
                  <w14:ligatures w14:val="none"/>
                  <w:rPrChange w:id="5721" w:author="Geri Burgert" w:date="2026-02-02T17:12:00Z" w16du:dateUtc="2026-02-02T22:12:00Z">
                    <w:rPr>
                      <w:rFonts w:eastAsia="Times New Roman"/>
                      <w:color w:val="auto"/>
                      <w:kern w:val="0"/>
                      <w:vertAlign w:val="superscript"/>
                      <w14:ligatures w14:val="none"/>
                    </w:rPr>
                  </w:rPrChange>
                </w:rPr>
                <w:t>106</w:t>
              </w:r>
            </w:ins>
          </w:p>
          <w:p w14:paraId="6173961B" w14:textId="77777777" w:rsidR="00F55018" w:rsidRPr="00F55018" w:rsidRDefault="00F55018" w:rsidP="00F55018">
            <w:pPr>
              <w:jc w:val="center"/>
              <w:rPr>
                <w:ins w:id="5722" w:author="Geri Burgert" w:date="2026-02-02T17:12:00Z" w16du:dateUtc="2026-02-02T22:12:00Z"/>
                <w:rFonts w:ascii="Times New Roman" w:eastAsia="Times New Roman" w:hAnsi="Times New Roman" w:cs="Times New Roman"/>
                <w:kern w:val="0"/>
                <w14:ligatures w14:val="none"/>
                <w:rPrChange w:id="5723" w:author="Geri Burgert" w:date="2026-02-02T17:12:00Z" w16du:dateUtc="2026-02-02T22:12:00Z">
                  <w:rPr>
                    <w:ins w:id="5724" w:author="Geri Burgert" w:date="2026-02-02T17:12:00Z" w16du:dateUtc="2026-02-02T22:12:00Z"/>
                    <w:rFonts w:eastAsia="Times New Roman"/>
                    <w:kern w:val="0"/>
                    <w14:ligatures w14:val="none"/>
                  </w:rPr>
                </w:rPrChange>
              </w:rPr>
            </w:pPr>
            <w:ins w:id="5725" w:author="Geri Burgert" w:date="2026-02-02T17:12:00Z" w16du:dateUtc="2026-02-02T22:12:00Z">
              <w:r w:rsidRPr="00F55018">
                <w:rPr>
                  <w:rFonts w:ascii="Times New Roman" w:eastAsia="Times New Roman" w:hAnsi="Times New Roman" w:cs="Times New Roman"/>
                  <w:kern w:val="0"/>
                  <w14:ligatures w14:val="none"/>
                  <w:rPrChange w:id="5726" w:author="Geri Burgert" w:date="2026-02-02T17:12:00Z" w16du:dateUtc="2026-02-02T22:12:00Z">
                    <w:rPr>
                      <w:rFonts w:eastAsia="Times New Roman"/>
                      <w:kern w:val="0"/>
                      <w14:ligatures w14:val="none"/>
                    </w:rPr>
                  </w:rPrChange>
                </w:rPr>
                <w:t>Kim et al</w:t>
              </w:r>
              <w:r w:rsidRPr="00F55018">
                <w:rPr>
                  <w:rFonts w:ascii="Times New Roman" w:eastAsia="Times New Roman" w:hAnsi="Times New Roman" w:cs="Times New Roman"/>
                  <w:kern w:val="0"/>
                  <w:vertAlign w:val="superscript"/>
                  <w14:ligatures w14:val="none"/>
                  <w:rPrChange w:id="5727" w:author="Geri Burgert" w:date="2026-02-02T17:12:00Z" w16du:dateUtc="2026-02-02T22:12:00Z">
                    <w:rPr>
                      <w:rFonts w:eastAsia="Times New Roman"/>
                      <w:kern w:val="0"/>
                      <w:vertAlign w:val="superscript"/>
                      <w14:ligatures w14:val="none"/>
                    </w:rPr>
                  </w:rPrChange>
                </w:rPr>
                <w:t>107</w:t>
              </w:r>
            </w:ins>
          </w:p>
          <w:p w14:paraId="2A526200" w14:textId="77777777" w:rsidR="00F55018" w:rsidRPr="00F55018" w:rsidRDefault="00F55018" w:rsidP="00F55018">
            <w:pPr>
              <w:jc w:val="center"/>
              <w:rPr>
                <w:ins w:id="5728" w:author="Geri Burgert" w:date="2026-02-02T17:12:00Z" w16du:dateUtc="2026-02-02T22:12:00Z"/>
                <w:rFonts w:ascii="Times New Roman" w:eastAsia="Times New Roman" w:hAnsi="Times New Roman" w:cs="Times New Roman"/>
                <w:kern w:val="0"/>
                <w14:ligatures w14:val="none"/>
                <w:rPrChange w:id="5729" w:author="Geri Burgert" w:date="2026-02-02T17:12:00Z" w16du:dateUtc="2026-02-02T22:12:00Z">
                  <w:rPr>
                    <w:ins w:id="5730" w:author="Geri Burgert" w:date="2026-02-02T17:12:00Z" w16du:dateUtc="2026-02-02T22:12:00Z"/>
                    <w:rFonts w:eastAsia="Times New Roman"/>
                    <w:kern w:val="0"/>
                    <w14:ligatures w14:val="none"/>
                  </w:rPr>
                </w:rPrChange>
              </w:rPr>
            </w:pPr>
            <w:ins w:id="5731" w:author="Geri Burgert" w:date="2026-02-02T17:12:00Z" w16du:dateUtc="2026-02-02T22:12:00Z">
              <w:r w:rsidRPr="00F55018">
                <w:rPr>
                  <w:rFonts w:ascii="Times New Roman" w:eastAsia="Times New Roman" w:hAnsi="Times New Roman" w:cs="Times New Roman"/>
                  <w:kern w:val="0"/>
                  <w14:ligatures w14:val="none"/>
                  <w:rPrChange w:id="5732" w:author="Geri Burgert" w:date="2026-02-02T17:12:00Z" w16du:dateUtc="2026-02-02T22:12:00Z">
                    <w:rPr>
                      <w:rFonts w:eastAsia="Times New Roman"/>
                      <w:kern w:val="0"/>
                      <w14:ligatures w14:val="none"/>
                    </w:rPr>
                  </w:rPrChange>
                </w:rPr>
                <w:t>Mukherjee et al</w:t>
              </w:r>
              <w:r w:rsidRPr="00F55018">
                <w:rPr>
                  <w:rFonts w:ascii="Times New Roman" w:eastAsia="Times New Roman" w:hAnsi="Times New Roman" w:cs="Times New Roman"/>
                  <w:kern w:val="0"/>
                  <w:vertAlign w:val="superscript"/>
                  <w14:ligatures w14:val="none"/>
                  <w:rPrChange w:id="5733" w:author="Geri Burgert" w:date="2026-02-02T17:12:00Z" w16du:dateUtc="2026-02-02T22:12:00Z">
                    <w:rPr>
                      <w:rFonts w:eastAsia="Times New Roman"/>
                      <w:kern w:val="0"/>
                      <w:vertAlign w:val="superscript"/>
                      <w14:ligatures w14:val="none"/>
                    </w:rPr>
                  </w:rPrChange>
                </w:rPr>
                <w:t>108</w:t>
              </w:r>
            </w:ins>
          </w:p>
          <w:p w14:paraId="35866BD3" w14:textId="77777777" w:rsidR="00F55018" w:rsidRPr="00F55018" w:rsidRDefault="00F55018" w:rsidP="00F55018">
            <w:pPr>
              <w:jc w:val="center"/>
              <w:rPr>
                <w:ins w:id="5734" w:author="Geri Burgert" w:date="2026-02-02T17:12:00Z" w16du:dateUtc="2026-02-02T22:12:00Z"/>
                <w:rFonts w:ascii="Times New Roman" w:eastAsia="Times New Roman" w:hAnsi="Times New Roman" w:cs="Times New Roman"/>
                <w:kern w:val="0"/>
                <w14:ligatures w14:val="none"/>
                <w:rPrChange w:id="5735" w:author="Geri Burgert" w:date="2026-02-02T17:12:00Z" w16du:dateUtc="2026-02-02T22:12:00Z">
                  <w:rPr>
                    <w:ins w:id="5736" w:author="Geri Burgert" w:date="2026-02-02T17:12:00Z" w16du:dateUtc="2026-02-02T22:12:00Z"/>
                    <w:rFonts w:eastAsia="Times New Roman"/>
                    <w:kern w:val="0"/>
                    <w14:ligatures w14:val="none"/>
                  </w:rPr>
                </w:rPrChange>
              </w:rPr>
            </w:pPr>
            <w:ins w:id="5737" w:author="Geri Burgert" w:date="2026-02-02T17:12:00Z" w16du:dateUtc="2026-02-02T22:12:00Z">
              <w:r w:rsidRPr="00F55018">
                <w:rPr>
                  <w:rFonts w:ascii="Times New Roman" w:eastAsia="Times New Roman" w:hAnsi="Times New Roman" w:cs="Times New Roman"/>
                  <w:kern w:val="0"/>
                  <w14:ligatures w14:val="none"/>
                  <w:rPrChange w:id="5738" w:author="Geri Burgert" w:date="2026-02-02T17:12:00Z" w16du:dateUtc="2026-02-02T22:12:00Z">
                    <w:rPr>
                      <w:rFonts w:eastAsia="Times New Roman"/>
                      <w:kern w:val="0"/>
                      <w14:ligatures w14:val="none"/>
                    </w:rPr>
                  </w:rPrChange>
                </w:rPr>
                <w:t>Hekking et al</w:t>
              </w:r>
              <w:r w:rsidRPr="00F55018">
                <w:rPr>
                  <w:rFonts w:ascii="Times New Roman" w:eastAsia="Times New Roman" w:hAnsi="Times New Roman" w:cs="Times New Roman"/>
                  <w:kern w:val="0"/>
                  <w:vertAlign w:val="superscript"/>
                  <w14:ligatures w14:val="none"/>
                  <w:rPrChange w:id="5739" w:author="Geri Burgert" w:date="2026-02-02T17:12:00Z" w16du:dateUtc="2026-02-02T22:12:00Z">
                    <w:rPr>
                      <w:rFonts w:eastAsia="Times New Roman"/>
                      <w:kern w:val="0"/>
                      <w:vertAlign w:val="superscript"/>
                      <w14:ligatures w14:val="none"/>
                    </w:rPr>
                  </w:rPrChange>
                </w:rPr>
                <w:t>109</w:t>
              </w:r>
            </w:ins>
          </w:p>
          <w:p w14:paraId="00E33E9F" w14:textId="77777777" w:rsidR="00F55018" w:rsidRPr="00F55018" w:rsidRDefault="00F55018" w:rsidP="00F55018">
            <w:pPr>
              <w:jc w:val="center"/>
              <w:rPr>
                <w:ins w:id="5740" w:author="Geri Burgert" w:date="2026-02-02T17:12:00Z" w16du:dateUtc="2026-02-02T22:12:00Z"/>
                <w:rFonts w:ascii="Times New Roman" w:eastAsia="Times New Roman" w:hAnsi="Times New Roman" w:cs="Times New Roman"/>
                <w:kern w:val="0"/>
                <w14:ligatures w14:val="none"/>
                <w:rPrChange w:id="5741" w:author="Geri Burgert" w:date="2026-02-02T17:12:00Z" w16du:dateUtc="2026-02-02T22:12:00Z">
                  <w:rPr>
                    <w:ins w:id="5742" w:author="Geri Burgert" w:date="2026-02-02T17:12:00Z" w16du:dateUtc="2026-02-02T22:12:00Z"/>
                    <w:rFonts w:eastAsia="Times New Roman"/>
                    <w:kern w:val="0"/>
                    <w14:ligatures w14:val="none"/>
                  </w:rPr>
                </w:rPrChange>
              </w:rPr>
            </w:pPr>
            <w:ins w:id="5743" w:author="Geri Burgert" w:date="2026-02-02T17:12:00Z" w16du:dateUtc="2026-02-02T22:12:00Z">
              <w:r w:rsidRPr="00F55018">
                <w:rPr>
                  <w:rFonts w:ascii="Times New Roman" w:eastAsia="Times New Roman" w:hAnsi="Times New Roman" w:cs="Times New Roman"/>
                  <w:kern w:val="0"/>
                  <w14:ligatures w14:val="none"/>
                  <w:rPrChange w:id="5744" w:author="Geri Burgert" w:date="2026-02-02T17:12:00Z" w16du:dateUtc="2026-02-02T22:12:00Z">
                    <w:rPr>
                      <w:rFonts w:eastAsia="Times New Roman"/>
                      <w:kern w:val="0"/>
                      <w14:ligatures w14:val="none"/>
                    </w:rPr>
                  </w:rPrChange>
                </w:rPr>
                <w:t>Svenningsen et al</w:t>
              </w:r>
              <w:r w:rsidRPr="00F55018">
                <w:rPr>
                  <w:rFonts w:ascii="Times New Roman" w:eastAsia="Times New Roman" w:hAnsi="Times New Roman" w:cs="Times New Roman"/>
                  <w:kern w:val="0"/>
                  <w:vertAlign w:val="superscript"/>
                  <w14:ligatures w14:val="none"/>
                  <w:rPrChange w:id="5745" w:author="Geri Burgert" w:date="2026-02-02T17:12:00Z" w16du:dateUtc="2026-02-02T22:12:00Z">
                    <w:rPr>
                      <w:rFonts w:eastAsia="Times New Roman"/>
                      <w:kern w:val="0"/>
                      <w:vertAlign w:val="superscript"/>
                      <w14:ligatures w14:val="none"/>
                    </w:rPr>
                  </w:rPrChange>
                </w:rPr>
                <w:t>110</w:t>
              </w:r>
            </w:ins>
          </w:p>
        </w:tc>
      </w:tr>
      <w:tr w:rsidR="00F55018" w:rsidRPr="00F55018" w14:paraId="5F6D75F1" w14:textId="77777777" w:rsidTr="00BC2438">
        <w:trPr>
          <w:ins w:id="5746" w:author="Geri Burgert" w:date="2026-02-02T17:12:00Z" w16du:dateUtc="2026-02-02T22:12:00Z"/>
          <w:trPrChange w:id="5747" w:author="Geri Burgert" w:date="2026-02-02T17:13:00Z" w16du:dateUtc="2026-02-02T22:13:00Z">
            <w:trPr>
              <w:gridBefore w:val="1"/>
              <w:gridAfter w:val="0"/>
            </w:trPr>
          </w:trPrChange>
        </w:trPr>
        <w:tc>
          <w:tcPr>
            <w:tcW w:w="2019" w:type="dxa"/>
            <w:tcPrChange w:id="5748" w:author="Geri Burgert" w:date="2026-02-02T17:13:00Z" w16du:dateUtc="2026-02-02T22:13:00Z">
              <w:tcPr>
                <w:tcW w:w="2019" w:type="dxa"/>
              </w:tcPr>
            </w:tcPrChange>
          </w:tcPr>
          <w:p w14:paraId="199CF11B" w14:textId="77777777" w:rsidR="00F55018" w:rsidRPr="00F55018" w:rsidRDefault="00F55018" w:rsidP="00F55018">
            <w:pPr>
              <w:rPr>
                <w:ins w:id="5749" w:author="Geri Burgert" w:date="2026-02-02T17:12:00Z" w16du:dateUtc="2026-02-02T22:12:00Z"/>
                <w:rFonts w:ascii="Times New Roman" w:eastAsia="Times New Roman" w:hAnsi="Times New Roman" w:cs="Times New Roman"/>
                <w:color w:val="auto"/>
                <w:kern w:val="0"/>
                <w14:ligatures w14:val="none"/>
                <w:rPrChange w:id="5750" w:author="Geri Burgert" w:date="2026-02-02T17:12:00Z" w16du:dateUtc="2026-02-02T22:12:00Z">
                  <w:rPr>
                    <w:ins w:id="5751" w:author="Geri Burgert" w:date="2026-02-02T17:12:00Z" w16du:dateUtc="2026-02-02T22:12:00Z"/>
                    <w:rFonts w:eastAsia="Times New Roman"/>
                    <w:color w:val="auto"/>
                    <w:kern w:val="0"/>
                    <w14:ligatures w14:val="none"/>
                  </w:rPr>
                </w:rPrChange>
              </w:rPr>
            </w:pPr>
            <w:ins w:id="5752" w:author="Geri Burgert" w:date="2026-02-02T17:12:00Z" w16du:dateUtc="2026-02-02T22:12:00Z">
              <w:r w:rsidRPr="00F55018">
                <w:rPr>
                  <w:rFonts w:ascii="Times New Roman" w:eastAsia="Times New Roman" w:hAnsi="Times New Roman" w:cs="Times New Roman"/>
                  <w:color w:val="auto"/>
                  <w:kern w:val="0"/>
                  <w14:ligatures w14:val="none"/>
                  <w:rPrChange w:id="5753" w:author="Geri Burgert" w:date="2026-02-02T17:12:00Z" w16du:dateUtc="2026-02-02T22:12:00Z">
                    <w:rPr>
                      <w:rFonts w:eastAsia="Times New Roman"/>
                      <w:color w:val="auto"/>
                      <w:kern w:val="0"/>
                      <w14:ligatures w14:val="none"/>
                    </w:rPr>
                  </w:rPrChange>
                </w:rPr>
                <w:t xml:space="preserve">  Eosinophil peroxidase</w:t>
              </w:r>
            </w:ins>
          </w:p>
        </w:tc>
        <w:tc>
          <w:tcPr>
            <w:tcW w:w="2096" w:type="dxa"/>
            <w:tcPrChange w:id="5754" w:author="Geri Burgert" w:date="2026-02-02T17:13:00Z" w16du:dateUtc="2026-02-02T22:13:00Z">
              <w:tcPr>
                <w:tcW w:w="2096" w:type="dxa"/>
              </w:tcPr>
            </w:tcPrChange>
          </w:tcPr>
          <w:p w14:paraId="34DA693F" w14:textId="77777777" w:rsidR="00F55018" w:rsidRPr="00F55018" w:rsidRDefault="00F55018" w:rsidP="00F55018">
            <w:pPr>
              <w:jc w:val="center"/>
              <w:rPr>
                <w:ins w:id="5755" w:author="Geri Burgert" w:date="2026-02-02T17:12:00Z" w16du:dateUtc="2026-02-02T22:12:00Z"/>
                <w:rFonts w:ascii="Times New Roman" w:eastAsia="Times New Roman" w:hAnsi="Times New Roman" w:cs="Times New Roman"/>
                <w:color w:val="auto"/>
                <w:kern w:val="0"/>
                <w14:ligatures w14:val="none"/>
                <w:rPrChange w:id="5756" w:author="Geri Burgert" w:date="2026-02-02T17:12:00Z" w16du:dateUtc="2026-02-02T22:12:00Z">
                  <w:rPr>
                    <w:ins w:id="5757" w:author="Geri Burgert" w:date="2026-02-02T17:12:00Z" w16du:dateUtc="2026-02-02T22:12:00Z"/>
                    <w:rFonts w:eastAsia="Times New Roman"/>
                    <w:color w:val="auto"/>
                    <w:kern w:val="0"/>
                    <w14:ligatures w14:val="none"/>
                  </w:rPr>
                </w:rPrChange>
              </w:rPr>
            </w:pPr>
            <w:ins w:id="5758" w:author="Geri Burgert" w:date="2026-02-02T17:12:00Z" w16du:dateUtc="2026-02-02T22:12:00Z">
              <w:r w:rsidRPr="00F55018">
                <w:rPr>
                  <w:rFonts w:ascii="Times New Roman" w:eastAsia="Times New Roman" w:hAnsi="Times New Roman" w:cs="Times New Roman"/>
                  <w:color w:val="auto"/>
                  <w:kern w:val="0"/>
                  <w14:ligatures w14:val="none"/>
                  <w:rPrChange w:id="5759" w:author="Geri Burgert" w:date="2026-02-02T17:12:00Z" w16du:dateUtc="2026-02-02T22:12:00Z">
                    <w:rPr>
                      <w:rFonts w:eastAsia="Times New Roman"/>
                      <w:color w:val="auto"/>
                      <w:kern w:val="0"/>
                      <w14:ligatures w14:val="none"/>
                    </w:rPr>
                  </w:rPrChange>
                </w:rPr>
                <w:t>Cell-free supernatant from selected sputum</w:t>
              </w:r>
            </w:ins>
          </w:p>
        </w:tc>
        <w:tc>
          <w:tcPr>
            <w:tcW w:w="2028" w:type="dxa"/>
            <w:tcPrChange w:id="5760" w:author="Geri Burgert" w:date="2026-02-02T17:13:00Z" w16du:dateUtc="2026-02-02T22:13:00Z">
              <w:tcPr>
                <w:tcW w:w="2028" w:type="dxa"/>
              </w:tcPr>
            </w:tcPrChange>
          </w:tcPr>
          <w:p w14:paraId="3A045C35" w14:textId="77777777" w:rsidR="00F55018" w:rsidRPr="00F55018" w:rsidRDefault="00F55018" w:rsidP="00F55018">
            <w:pPr>
              <w:jc w:val="center"/>
              <w:rPr>
                <w:ins w:id="5761" w:author="Geri Burgert" w:date="2026-02-02T17:12:00Z" w16du:dateUtc="2026-02-02T22:12:00Z"/>
                <w:rFonts w:ascii="Times New Roman" w:eastAsia="Times New Roman" w:hAnsi="Times New Roman" w:cs="Times New Roman"/>
                <w:color w:val="auto"/>
                <w:kern w:val="0"/>
                <w14:ligatures w14:val="none"/>
                <w:rPrChange w:id="5762" w:author="Geri Burgert" w:date="2026-02-02T17:12:00Z" w16du:dateUtc="2026-02-02T22:12:00Z">
                  <w:rPr>
                    <w:ins w:id="5763" w:author="Geri Burgert" w:date="2026-02-02T17:12:00Z" w16du:dateUtc="2026-02-02T22:12:00Z"/>
                    <w:rFonts w:eastAsia="Times New Roman"/>
                    <w:color w:val="auto"/>
                    <w:kern w:val="0"/>
                    <w14:ligatures w14:val="none"/>
                  </w:rPr>
                </w:rPrChange>
              </w:rPr>
            </w:pPr>
            <w:ins w:id="5764" w:author="Geri Burgert" w:date="2026-02-02T17:12:00Z" w16du:dateUtc="2026-02-02T22:12:00Z">
              <w:r w:rsidRPr="00F55018">
                <w:rPr>
                  <w:rFonts w:ascii="Times New Roman" w:eastAsia="Times New Roman" w:hAnsi="Times New Roman" w:cs="Times New Roman"/>
                  <w:color w:val="auto"/>
                  <w:kern w:val="0"/>
                  <w14:ligatures w14:val="none"/>
                  <w:rPrChange w:id="5765" w:author="Geri Burgert" w:date="2026-02-02T17:12:00Z" w16du:dateUtc="2026-02-02T22:12:00Z">
                    <w:rPr>
                      <w:rFonts w:eastAsia="Times New Roman"/>
                      <w:color w:val="auto"/>
                      <w:kern w:val="0"/>
                      <w14:ligatures w14:val="none"/>
                    </w:rPr>
                  </w:rPrChange>
                </w:rPr>
                <w:t>Noncommercial ELISA</w:t>
              </w:r>
            </w:ins>
          </w:p>
          <w:p w14:paraId="545235EE" w14:textId="77777777" w:rsidR="00F55018" w:rsidRPr="00F55018" w:rsidRDefault="00F55018" w:rsidP="00F55018">
            <w:pPr>
              <w:jc w:val="center"/>
              <w:rPr>
                <w:ins w:id="5766" w:author="Geri Burgert" w:date="2026-02-02T17:12:00Z" w16du:dateUtc="2026-02-02T22:12:00Z"/>
                <w:rFonts w:ascii="Times New Roman" w:eastAsia="Times New Roman" w:hAnsi="Times New Roman" w:cs="Times New Roman"/>
                <w:color w:val="auto"/>
                <w:kern w:val="0"/>
                <w14:ligatures w14:val="none"/>
                <w:rPrChange w:id="5767" w:author="Geri Burgert" w:date="2026-02-02T17:12:00Z" w16du:dateUtc="2026-02-02T22:12:00Z">
                  <w:rPr>
                    <w:ins w:id="5768" w:author="Geri Burgert" w:date="2026-02-02T17:12:00Z" w16du:dateUtc="2026-02-02T22:12:00Z"/>
                    <w:rFonts w:eastAsia="Times New Roman"/>
                    <w:color w:val="auto"/>
                    <w:kern w:val="0"/>
                    <w14:ligatures w14:val="none"/>
                  </w:rPr>
                </w:rPrChange>
              </w:rPr>
            </w:pPr>
            <w:ins w:id="5769" w:author="Geri Burgert" w:date="2026-02-02T17:12:00Z" w16du:dateUtc="2026-02-02T22:12:00Z">
              <w:r w:rsidRPr="00F55018">
                <w:rPr>
                  <w:rFonts w:ascii="Times New Roman" w:eastAsia="Times New Roman" w:hAnsi="Times New Roman" w:cs="Times New Roman"/>
                  <w:color w:val="auto"/>
                  <w:kern w:val="0"/>
                  <w14:ligatures w14:val="none"/>
                  <w:rPrChange w:id="5770" w:author="Geri Burgert" w:date="2026-02-02T17:12:00Z" w16du:dateUtc="2026-02-02T22:12:00Z">
                    <w:rPr>
                      <w:rFonts w:eastAsia="Times New Roman"/>
                      <w:color w:val="auto"/>
                      <w:kern w:val="0"/>
                      <w14:ligatures w14:val="none"/>
                    </w:rPr>
                  </w:rPrChange>
                </w:rPr>
                <w:t>Aptamer/DNAzyme lateral flow device</w:t>
              </w:r>
            </w:ins>
          </w:p>
        </w:tc>
        <w:tc>
          <w:tcPr>
            <w:tcW w:w="2465" w:type="dxa"/>
            <w:tcPrChange w:id="5771" w:author="Geri Burgert" w:date="2026-02-02T17:13:00Z" w16du:dateUtc="2026-02-02T22:13:00Z">
              <w:tcPr>
                <w:tcW w:w="2465" w:type="dxa"/>
              </w:tcPr>
            </w:tcPrChange>
          </w:tcPr>
          <w:p w14:paraId="70EBD75B" w14:textId="77777777" w:rsidR="00F55018" w:rsidRPr="00F55018" w:rsidRDefault="00F55018" w:rsidP="00F55018">
            <w:pPr>
              <w:jc w:val="center"/>
              <w:rPr>
                <w:ins w:id="5772" w:author="Geri Burgert" w:date="2026-02-02T17:12:00Z" w16du:dateUtc="2026-02-02T22:12:00Z"/>
                <w:rFonts w:ascii="Times New Roman" w:eastAsia="Times New Roman" w:hAnsi="Times New Roman" w:cs="Times New Roman"/>
                <w:color w:val="auto"/>
                <w:kern w:val="0"/>
                <w14:ligatures w14:val="none"/>
                <w:rPrChange w:id="5773" w:author="Geri Burgert" w:date="2026-02-02T17:12:00Z" w16du:dateUtc="2026-02-02T22:12:00Z">
                  <w:rPr>
                    <w:ins w:id="5774" w:author="Geri Burgert" w:date="2026-02-02T17:12:00Z" w16du:dateUtc="2026-02-02T22:12:00Z"/>
                    <w:rFonts w:eastAsia="Times New Roman"/>
                    <w:color w:val="auto"/>
                    <w:kern w:val="0"/>
                    <w14:ligatures w14:val="none"/>
                  </w:rPr>
                </w:rPrChange>
              </w:rPr>
            </w:pPr>
            <w:ins w:id="5775" w:author="Geri Burgert" w:date="2026-02-02T17:12:00Z" w16du:dateUtc="2026-02-02T22:12:00Z">
              <w:r w:rsidRPr="00F55018">
                <w:rPr>
                  <w:rFonts w:ascii="Times New Roman" w:eastAsia="Times New Roman" w:hAnsi="Times New Roman" w:cs="Times New Roman"/>
                  <w:kern w:val="0"/>
                  <w14:ligatures w14:val="none"/>
                  <w:rPrChange w:id="5776" w:author="Geri Burgert" w:date="2026-02-02T17:12:00Z" w16du:dateUtc="2026-02-02T22:12:00Z">
                    <w:rPr>
                      <w:rFonts w:eastAsia="Times New Roman"/>
                      <w:kern w:val="0"/>
                      <w14:ligatures w14:val="none"/>
                    </w:rPr>
                  </w:rPrChange>
                </w:rPr>
                <w:t>≥57 ng/mL correlates with ≥3% sputum eosinophils</w:t>
              </w:r>
            </w:ins>
          </w:p>
        </w:tc>
        <w:tc>
          <w:tcPr>
            <w:tcW w:w="2033" w:type="dxa"/>
            <w:tcPrChange w:id="5777" w:author="Geri Burgert" w:date="2026-02-02T17:13:00Z" w16du:dateUtc="2026-02-02T22:13:00Z">
              <w:tcPr>
                <w:tcW w:w="2033" w:type="dxa"/>
              </w:tcPr>
            </w:tcPrChange>
          </w:tcPr>
          <w:p w14:paraId="22B1AD7B" w14:textId="77777777" w:rsidR="00F55018" w:rsidRPr="00F55018" w:rsidRDefault="00F55018" w:rsidP="00F55018">
            <w:pPr>
              <w:jc w:val="center"/>
              <w:rPr>
                <w:ins w:id="5778" w:author="Geri Burgert" w:date="2026-02-02T17:12:00Z" w16du:dateUtc="2026-02-02T22:12:00Z"/>
                <w:rFonts w:ascii="Times New Roman" w:eastAsia="Times New Roman" w:hAnsi="Times New Roman" w:cs="Times New Roman"/>
                <w:color w:val="auto"/>
                <w:kern w:val="0"/>
                <w14:ligatures w14:val="none"/>
                <w:rPrChange w:id="5779" w:author="Geri Burgert" w:date="2026-02-02T17:12:00Z" w16du:dateUtc="2026-02-02T22:12:00Z">
                  <w:rPr>
                    <w:ins w:id="5780" w:author="Geri Burgert" w:date="2026-02-02T17:12:00Z" w16du:dateUtc="2026-02-02T22:12:00Z"/>
                    <w:rFonts w:eastAsia="Times New Roman"/>
                    <w:color w:val="auto"/>
                    <w:kern w:val="0"/>
                    <w14:ligatures w14:val="none"/>
                  </w:rPr>
                </w:rPrChange>
              </w:rPr>
            </w:pPr>
            <w:ins w:id="5781" w:author="Geri Burgert" w:date="2026-02-02T17:12:00Z" w16du:dateUtc="2026-02-02T22:12:00Z">
              <w:r w:rsidRPr="00F55018">
                <w:rPr>
                  <w:rFonts w:ascii="Times New Roman" w:eastAsia="Times New Roman" w:hAnsi="Times New Roman" w:cs="Times New Roman"/>
                  <w:color w:val="auto"/>
                  <w:kern w:val="0"/>
                  <w14:ligatures w14:val="none"/>
                  <w:rPrChange w:id="5782" w:author="Geri Burgert" w:date="2026-02-02T17:12:00Z" w16du:dateUtc="2026-02-02T22:12:00Z">
                    <w:rPr>
                      <w:rFonts w:eastAsia="Times New Roman"/>
                      <w:color w:val="auto"/>
                      <w:kern w:val="0"/>
                      <w14:ligatures w14:val="none"/>
                    </w:rPr>
                  </w:rPrChange>
                </w:rPr>
                <w:t>Requires noncommercial ELISA; endogenous anti-EPX IgG interferes with ELISA-based detection</w:t>
              </w:r>
            </w:ins>
          </w:p>
        </w:tc>
        <w:tc>
          <w:tcPr>
            <w:tcW w:w="2309" w:type="dxa"/>
            <w:tcPrChange w:id="5783" w:author="Geri Burgert" w:date="2026-02-02T17:13:00Z" w16du:dateUtc="2026-02-02T22:13:00Z">
              <w:tcPr>
                <w:tcW w:w="2309" w:type="dxa"/>
              </w:tcPr>
            </w:tcPrChange>
          </w:tcPr>
          <w:p w14:paraId="1558FF0F" w14:textId="77777777" w:rsidR="00F55018" w:rsidRPr="00F55018" w:rsidRDefault="00F55018" w:rsidP="00F55018">
            <w:pPr>
              <w:jc w:val="center"/>
              <w:rPr>
                <w:ins w:id="5784" w:author="Geri Burgert" w:date="2026-02-02T17:12:00Z" w16du:dateUtc="2026-02-02T22:12:00Z"/>
                <w:rFonts w:ascii="Times New Roman" w:eastAsia="Times New Roman" w:hAnsi="Times New Roman" w:cs="Times New Roman"/>
                <w:kern w:val="0"/>
                <w14:ligatures w14:val="none"/>
                <w:rPrChange w:id="5785" w:author="Geri Burgert" w:date="2026-02-02T17:12:00Z" w16du:dateUtc="2026-02-02T22:12:00Z">
                  <w:rPr>
                    <w:ins w:id="5786" w:author="Geri Burgert" w:date="2026-02-02T17:12:00Z" w16du:dateUtc="2026-02-02T22:12:00Z"/>
                    <w:rFonts w:eastAsia="Times New Roman"/>
                    <w:kern w:val="0"/>
                    <w14:ligatures w14:val="none"/>
                  </w:rPr>
                </w:rPrChange>
              </w:rPr>
            </w:pPr>
            <w:ins w:id="5787" w:author="Geri Burgert" w:date="2026-02-02T17:12:00Z" w16du:dateUtc="2026-02-02T22:12:00Z">
              <w:r w:rsidRPr="00F55018">
                <w:rPr>
                  <w:rFonts w:ascii="Times New Roman" w:eastAsia="Times New Roman" w:hAnsi="Times New Roman" w:cs="Times New Roman"/>
                  <w:kern w:val="0"/>
                  <w14:ligatures w14:val="none"/>
                  <w:rPrChange w:id="5788" w:author="Geri Burgert" w:date="2026-02-02T17:12:00Z" w16du:dateUtc="2026-02-02T22:12:00Z">
                    <w:rPr>
                      <w:rFonts w:eastAsia="Times New Roman"/>
                      <w:kern w:val="0"/>
                      <w14:ligatures w14:val="none"/>
                    </w:rPr>
                  </w:rPrChange>
                </w:rPr>
                <w:t>Nair et al</w:t>
              </w:r>
              <w:r w:rsidRPr="00F55018">
                <w:rPr>
                  <w:rFonts w:ascii="Times New Roman" w:eastAsia="Times New Roman" w:hAnsi="Times New Roman" w:cs="Times New Roman"/>
                  <w:kern w:val="0"/>
                  <w:vertAlign w:val="superscript"/>
                  <w14:ligatures w14:val="none"/>
                  <w:rPrChange w:id="5789" w:author="Geri Burgert" w:date="2026-02-02T17:12:00Z" w16du:dateUtc="2026-02-02T22:12:00Z">
                    <w:rPr>
                      <w:rFonts w:eastAsia="Times New Roman"/>
                      <w:kern w:val="0"/>
                      <w:vertAlign w:val="superscript"/>
                      <w14:ligatures w14:val="none"/>
                    </w:rPr>
                  </w:rPrChange>
                </w:rPr>
                <w:t>111</w:t>
              </w:r>
            </w:ins>
          </w:p>
          <w:p w14:paraId="123D9ED8" w14:textId="77777777" w:rsidR="00F55018" w:rsidRPr="00F55018" w:rsidRDefault="00F55018" w:rsidP="00F55018">
            <w:pPr>
              <w:jc w:val="center"/>
              <w:rPr>
                <w:ins w:id="5790" w:author="Geri Burgert" w:date="2026-02-02T17:12:00Z" w16du:dateUtc="2026-02-02T22:12:00Z"/>
                <w:rFonts w:ascii="Times New Roman" w:eastAsia="Times New Roman" w:hAnsi="Times New Roman" w:cs="Times New Roman"/>
                <w:kern w:val="0"/>
                <w14:ligatures w14:val="none"/>
                <w:rPrChange w:id="5791" w:author="Geri Burgert" w:date="2026-02-02T17:12:00Z" w16du:dateUtc="2026-02-02T22:12:00Z">
                  <w:rPr>
                    <w:ins w:id="5792" w:author="Geri Burgert" w:date="2026-02-02T17:12:00Z" w16du:dateUtc="2026-02-02T22:12:00Z"/>
                    <w:rFonts w:eastAsia="Times New Roman"/>
                    <w:kern w:val="0"/>
                    <w14:ligatures w14:val="none"/>
                  </w:rPr>
                </w:rPrChange>
              </w:rPr>
            </w:pPr>
            <w:ins w:id="5793" w:author="Geri Burgert" w:date="2026-02-02T17:12:00Z" w16du:dateUtc="2026-02-02T22:12:00Z">
              <w:r w:rsidRPr="00F55018">
                <w:rPr>
                  <w:rFonts w:ascii="Times New Roman" w:eastAsia="Times New Roman" w:hAnsi="Times New Roman" w:cs="Times New Roman"/>
                  <w:kern w:val="0"/>
                  <w14:ligatures w14:val="none"/>
                  <w:rPrChange w:id="5794" w:author="Geri Burgert" w:date="2026-02-02T17:12:00Z" w16du:dateUtc="2026-02-02T22:12:00Z">
                    <w:rPr>
                      <w:rFonts w:eastAsia="Times New Roman"/>
                      <w:kern w:val="0"/>
                      <w14:ligatures w14:val="none"/>
                    </w:rPr>
                  </w:rPrChange>
                </w:rPr>
                <w:t>Wolfe et al</w:t>
              </w:r>
              <w:r w:rsidRPr="00F55018">
                <w:rPr>
                  <w:rFonts w:ascii="Times New Roman" w:eastAsia="Times New Roman" w:hAnsi="Times New Roman" w:cs="Times New Roman"/>
                  <w:kern w:val="0"/>
                  <w:vertAlign w:val="superscript"/>
                  <w14:ligatures w14:val="none"/>
                  <w:rPrChange w:id="5795" w:author="Geri Burgert" w:date="2026-02-02T17:12:00Z" w16du:dateUtc="2026-02-02T22:12:00Z">
                    <w:rPr>
                      <w:rFonts w:eastAsia="Times New Roman"/>
                      <w:kern w:val="0"/>
                      <w:vertAlign w:val="superscript"/>
                      <w14:ligatures w14:val="none"/>
                    </w:rPr>
                  </w:rPrChange>
                </w:rPr>
                <w:t>112</w:t>
              </w:r>
            </w:ins>
          </w:p>
          <w:p w14:paraId="61038761" w14:textId="77777777" w:rsidR="00F55018" w:rsidRPr="00F55018" w:rsidRDefault="00F55018" w:rsidP="00F55018">
            <w:pPr>
              <w:jc w:val="center"/>
              <w:rPr>
                <w:ins w:id="5796" w:author="Geri Burgert" w:date="2026-02-02T17:12:00Z" w16du:dateUtc="2026-02-02T22:12:00Z"/>
                <w:rFonts w:ascii="Times New Roman" w:eastAsia="Times New Roman" w:hAnsi="Times New Roman" w:cs="Times New Roman"/>
                <w:color w:val="auto"/>
                <w:kern w:val="0"/>
                <w14:ligatures w14:val="none"/>
                <w:rPrChange w:id="5797" w:author="Geri Burgert" w:date="2026-02-02T17:12:00Z" w16du:dateUtc="2026-02-02T22:12:00Z">
                  <w:rPr>
                    <w:ins w:id="5798" w:author="Geri Burgert" w:date="2026-02-02T17:12:00Z" w16du:dateUtc="2026-02-02T22:12:00Z"/>
                    <w:rFonts w:eastAsia="Times New Roman"/>
                    <w:color w:val="auto"/>
                    <w:kern w:val="0"/>
                    <w14:ligatures w14:val="none"/>
                  </w:rPr>
                </w:rPrChange>
              </w:rPr>
            </w:pPr>
            <w:ins w:id="5799" w:author="Geri Burgert" w:date="2026-02-02T17:12:00Z" w16du:dateUtc="2026-02-02T22:12:00Z">
              <w:r w:rsidRPr="00F55018">
                <w:rPr>
                  <w:rFonts w:ascii="Times New Roman" w:eastAsia="Times New Roman" w:hAnsi="Times New Roman" w:cs="Times New Roman"/>
                  <w:kern w:val="0"/>
                  <w14:ligatures w14:val="none"/>
                  <w:rPrChange w:id="5800" w:author="Geri Burgert" w:date="2026-02-02T17:12:00Z" w16du:dateUtc="2026-02-02T22:12:00Z">
                    <w:rPr>
                      <w:rFonts w:eastAsia="Times New Roman"/>
                      <w:kern w:val="0"/>
                      <w14:ligatures w14:val="none"/>
                    </w:rPr>
                  </w:rPrChange>
                </w:rPr>
                <w:t>Ali et al</w:t>
              </w:r>
              <w:r w:rsidRPr="00F55018">
                <w:rPr>
                  <w:rFonts w:ascii="Times New Roman" w:eastAsia="Times New Roman" w:hAnsi="Times New Roman" w:cs="Times New Roman"/>
                  <w:kern w:val="0"/>
                  <w:vertAlign w:val="superscript"/>
                  <w14:ligatures w14:val="none"/>
                  <w:rPrChange w:id="5801" w:author="Geri Burgert" w:date="2026-02-02T17:12:00Z" w16du:dateUtc="2026-02-02T22:12:00Z">
                    <w:rPr>
                      <w:rFonts w:eastAsia="Times New Roman"/>
                      <w:kern w:val="0"/>
                      <w:vertAlign w:val="superscript"/>
                      <w14:ligatures w14:val="none"/>
                    </w:rPr>
                  </w:rPrChange>
                </w:rPr>
                <w:t>113</w:t>
              </w:r>
            </w:ins>
          </w:p>
        </w:tc>
      </w:tr>
      <w:tr w:rsidR="00F55018" w:rsidRPr="00F55018" w14:paraId="3235D1E5" w14:textId="77777777" w:rsidTr="00BC2438">
        <w:trPr>
          <w:ins w:id="5802" w:author="Geri Burgert" w:date="2026-02-02T17:12:00Z" w16du:dateUtc="2026-02-02T22:12:00Z"/>
          <w:trPrChange w:id="5803" w:author="Geri Burgert" w:date="2026-02-02T17:13:00Z" w16du:dateUtc="2026-02-02T22:13:00Z">
            <w:trPr>
              <w:gridBefore w:val="1"/>
              <w:gridAfter w:val="0"/>
            </w:trPr>
          </w:trPrChange>
        </w:trPr>
        <w:tc>
          <w:tcPr>
            <w:tcW w:w="2019" w:type="dxa"/>
            <w:tcPrChange w:id="5804" w:author="Geri Burgert" w:date="2026-02-02T17:13:00Z" w16du:dateUtc="2026-02-02T22:13:00Z">
              <w:tcPr>
                <w:tcW w:w="2019" w:type="dxa"/>
              </w:tcPr>
            </w:tcPrChange>
          </w:tcPr>
          <w:p w14:paraId="0552995D" w14:textId="77777777" w:rsidR="00F55018" w:rsidRPr="00F55018" w:rsidRDefault="00F55018" w:rsidP="00F55018">
            <w:pPr>
              <w:rPr>
                <w:ins w:id="5805" w:author="Geri Burgert" w:date="2026-02-02T17:12:00Z" w16du:dateUtc="2026-02-02T22:12:00Z"/>
                <w:rFonts w:ascii="Times New Roman" w:eastAsia="Times New Roman" w:hAnsi="Times New Roman" w:cs="Times New Roman"/>
                <w:color w:val="auto"/>
                <w:kern w:val="0"/>
                <w14:ligatures w14:val="none"/>
                <w:rPrChange w:id="5806" w:author="Geri Burgert" w:date="2026-02-02T17:12:00Z" w16du:dateUtc="2026-02-02T22:12:00Z">
                  <w:rPr>
                    <w:ins w:id="5807" w:author="Geri Burgert" w:date="2026-02-02T17:12:00Z" w16du:dateUtc="2026-02-02T22:12:00Z"/>
                    <w:rFonts w:eastAsia="Times New Roman"/>
                    <w:color w:val="auto"/>
                    <w:kern w:val="0"/>
                    <w14:ligatures w14:val="none"/>
                  </w:rPr>
                </w:rPrChange>
              </w:rPr>
            </w:pPr>
            <w:ins w:id="5808" w:author="Geri Burgert" w:date="2026-02-02T17:12:00Z" w16du:dateUtc="2026-02-02T22:12:00Z">
              <w:r w:rsidRPr="00F55018">
                <w:rPr>
                  <w:rFonts w:ascii="Times New Roman" w:eastAsia="Times New Roman" w:hAnsi="Times New Roman" w:cs="Times New Roman"/>
                  <w:color w:val="auto"/>
                  <w:kern w:val="0"/>
                  <w14:ligatures w14:val="none"/>
                  <w:rPrChange w:id="5809" w:author="Geri Burgert" w:date="2026-02-02T17:12:00Z" w16du:dateUtc="2026-02-02T22:12:00Z">
                    <w:rPr>
                      <w:rFonts w:eastAsia="Times New Roman"/>
                      <w:color w:val="auto"/>
                      <w:kern w:val="0"/>
                      <w14:ligatures w14:val="none"/>
                    </w:rPr>
                  </w:rPrChange>
                </w:rPr>
                <w:t xml:space="preserve">  Galectin-10/Charcot Leyden crystals</w:t>
              </w:r>
            </w:ins>
          </w:p>
        </w:tc>
        <w:tc>
          <w:tcPr>
            <w:tcW w:w="2096" w:type="dxa"/>
            <w:tcPrChange w:id="5810" w:author="Geri Burgert" w:date="2026-02-02T17:13:00Z" w16du:dateUtc="2026-02-02T22:13:00Z">
              <w:tcPr>
                <w:tcW w:w="2096" w:type="dxa"/>
              </w:tcPr>
            </w:tcPrChange>
          </w:tcPr>
          <w:p w14:paraId="4CD22D19" w14:textId="77777777" w:rsidR="00F55018" w:rsidRPr="00F55018" w:rsidRDefault="00F55018" w:rsidP="00F55018">
            <w:pPr>
              <w:jc w:val="center"/>
              <w:rPr>
                <w:ins w:id="5811" w:author="Geri Burgert" w:date="2026-02-02T17:12:00Z" w16du:dateUtc="2026-02-02T22:12:00Z"/>
                <w:rFonts w:ascii="Times New Roman" w:eastAsia="Times New Roman" w:hAnsi="Times New Roman" w:cs="Times New Roman"/>
                <w:color w:val="auto"/>
                <w:kern w:val="0"/>
                <w14:ligatures w14:val="none"/>
                <w:rPrChange w:id="5812" w:author="Geri Burgert" w:date="2026-02-02T17:12:00Z" w16du:dateUtc="2026-02-02T22:12:00Z">
                  <w:rPr>
                    <w:ins w:id="5813" w:author="Geri Burgert" w:date="2026-02-02T17:12:00Z" w16du:dateUtc="2026-02-02T22:12:00Z"/>
                    <w:rFonts w:eastAsia="Times New Roman"/>
                    <w:color w:val="auto"/>
                    <w:kern w:val="0"/>
                    <w14:ligatures w14:val="none"/>
                  </w:rPr>
                </w:rPrChange>
              </w:rPr>
            </w:pPr>
            <w:ins w:id="5814" w:author="Geri Burgert" w:date="2026-02-02T17:12:00Z" w16du:dateUtc="2026-02-02T22:12:00Z">
              <w:r w:rsidRPr="00F55018">
                <w:rPr>
                  <w:rFonts w:ascii="Times New Roman" w:eastAsia="Times New Roman" w:hAnsi="Times New Roman" w:cs="Times New Roman"/>
                  <w:color w:val="auto"/>
                  <w:kern w:val="0"/>
                  <w14:ligatures w14:val="none"/>
                  <w:rPrChange w:id="5815" w:author="Geri Burgert" w:date="2026-02-02T17:12:00Z" w16du:dateUtc="2026-02-02T22:12:00Z">
                    <w:rPr>
                      <w:rFonts w:eastAsia="Times New Roman"/>
                      <w:color w:val="auto"/>
                      <w:kern w:val="0"/>
                      <w14:ligatures w14:val="none"/>
                    </w:rPr>
                  </w:rPrChange>
                </w:rPr>
                <w:t>Saline-homogenized sputum; sputum smears; processed sputum on cytospin slides; cell-free sputum supernatants</w:t>
              </w:r>
            </w:ins>
          </w:p>
        </w:tc>
        <w:tc>
          <w:tcPr>
            <w:tcW w:w="2028" w:type="dxa"/>
            <w:tcPrChange w:id="5816" w:author="Geri Burgert" w:date="2026-02-02T17:13:00Z" w16du:dateUtc="2026-02-02T22:13:00Z">
              <w:tcPr>
                <w:tcW w:w="2028" w:type="dxa"/>
              </w:tcPr>
            </w:tcPrChange>
          </w:tcPr>
          <w:p w14:paraId="3618E748" w14:textId="77777777" w:rsidR="00F55018" w:rsidRPr="00F55018" w:rsidRDefault="00F55018" w:rsidP="00F55018">
            <w:pPr>
              <w:jc w:val="center"/>
              <w:rPr>
                <w:ins w:id="5817" w:author="Geri Burgert" w:date="2026-02-02T17:12:00Z" w16du:dateUtc="2026-02-02T22:12:00Z"/>
                <w:rFonts w:ascii="Times New Roman" w:eastAsia="Times New Roman" w:hAnsi="Times New Roman" w:cs="Times New Roman"/>
                <w:color w:val="auto"/>
                <w:kern w:val="0"/>
                <w14:ligatures w14:val="none"/>
                <w:rPrChange w:id="5818" w:author="Geri Burgert" w:date="2026-02-02T17:12:00Z" w16du:dateUtc="2026-02-02T22:12:00Z">
                  <w:rPr>
                    <w:ins w:id="5819" w:author="Geri Burgert" w:date="2026-02-02T17:12:00Z" w16du:dateUtc="2026-02-02T22:12:00Z"/>
                    <w:rFonts w:eastAsia="Times New Roman"/>
                    <w:color w:val="auto"/>
                    <w:kern w:val="0"/>
                    <w14:ligatures w14:val="none"/>
                  </w:rPr>
                </w:rPrChange>
              </w:rPr>
            </w:pPr>
            <w:ins w:id="5820" w:author="Geri Burgert" w:date="2026-02-02T17:12:00Z" w16du:dateUtc="2026-02-02T22:12:00Z">
              <w:r w:rsidRPr="00F55018">
                <w:rPr>
                  <w:rFonts w:ascii="Times New Roman" w:eastAsia="Times New Roman" w:hAnsi="Times New Roman" w:cs="Times New Roman"/>
                  <w:color w:val="auto"/>
                  <w:kern w:val="0"/>
                  <w14:ligatures w14:val="none"/>
                  <w:rPrChange w:id="5821" w:author="Geri Burgert" w:date="2026-02-02T17:12:00Z" w16du:dateUtc="2026-02-02T22:12:00Z">
                    <w:rPr>
                      <w:rFonts w:eastAsia="Times New Roman"/>
                      <w:color w:val="auto"/>
                      <w:kern w:val="0"/>
                      <w14:ligatures w14:val="none"/>
                    </w:rPr>
                  </w:rPrChange>
                </w:rPr>
                <w:t>Commercial ELISA</w:t>
              </w:r>
            </w:ins>
          </w:p>
          <w:p w14:paraId="746D8EC5" w14:textId="77777777" w:rsidR="00F55018" w:rsidRPr="00F55018" w:rsidRDefault="00F55018" w:rsidP="00F55018">
            <w:pPr>
              <w:jc w:val="center"/>
              <w:rPr>
                <w:ins w:id="5822" w:author="Geri Burgert" w:date="2026-02-02T17:12:00Z" w16du:dateUtc="2026-02-02T22:12:00Z"/>
                <w:rFonts w:ascii="Times New Roman" w:eastAsia="Times New Roman" w:hAnsi="Times New Roman" w:cs="Times New Roman"/>
                <w:color w:val="auto"/>
                <w:kern w:val="0"/>
                <w14:ligatures w14:val="none"/>
                <w:rPrChange w:id="5823" w:author="Geri Burgert" w:date="2026-02-02T17:12:00Z" w16du:dateUtc="2026-02-02T22:12:00Z">
                  <w:rPr>
                    <w:ins w:id="5824" w:author="Geri Burgert" w:date="2026-02-02T17:12:00Z" w16du:dateUtc="2026-02-02T22:12:00Z"/>
                    <w:rFonts w:eastAsia="Times New Roman"/>
                    <w:color w:val="auto"/>
                    <w:kern w:val="0"/>
                    <w14:ligatures w14:val="none"/>
                  </w:rPr>
                </w:rPrChange>
              </w:rPr>
            </w:pPr>
            <w:ins w:id="5825" w:author="Geri Burgert" w:date="2026-02-02T17:12:00Z" w16du:dateUtc="2026-02-02T22:12:00Z">
              <w:r w:rsidRPr="00F55018">
                <w:rPr>
                  <w:rFonts w:ascii="Times New Roman" w:eastAsia="Times New Roman" w:hAnsi="Times New Roman" w:cs="Times New Roman"/>
                  <w:color w:val="auto"/>
                  <w:kern w:val="0"/>
                  <w14:ligatures w14:val="none"/>
                  <w:rPrChange w:id="5826" w:author="Geri Burgert" w:date="2026-02-02T17:12:00Z" w16du:dateUtc="2026-02-02T22:12:00Z">
                    <w:rPr>
                      <w:rFonts w:eastAsia="Times New Roman"/>
                      <w:color w:val="auto"/>
                      <w:kern w:val="0"/>
                      <w14:ligatures w14:val="none"/>
                    </w:rPr>
                  </w:rPrChange>
                </w:rPr>
                <w:t>Light microscopy</w:t>
              </w:r>
            </w:ins>
          </w:p>
        </w:tc>
        <w:tc>
          <w:tcPr>
            <w:tcW w:w="2465" w:type="dxa"/>
            <w:tcPrChange w:id="5827" w:author="Geri Burgert" w:date="2026-02-02T17:13:00Z" w16du:dateUtc="2026-02-02T22:13:00Z">
              <w:tcPr>
                <w:tcW w:w="2465" w:type="dxa"/>
              </w:tcPr>
            </w:tcPrChange>
          </w:tcPr>
          <w:p w14:paraId="2A0AFEB3" w14:textId="77777777" w:rsidR="00F55018" w:rsidRPr="00F55018" w:rsidRDefault="00F55018" w:rsidP="00F55018">
            <w:pPr>
              <w:jc w:val="center"/>
              <w:rPr>
                <w:ins w:id="5828" w:author="Geri Burgert" w:date="2026-02-02T17:12:00Z" w16du:dateUtc="2026-02-02T22:12:00Z"/>
                <w:rFonts w:ascii="Times New Roman" w:eastAsia="Times New Roman" w:hAnsi="Times New Roman" w:cs="Times New Roman"/>
                <w:color w:val="auto"/>
                <w:kern w:val="0"/>
                <w14:ligatures w14:val="none"/>
                <w:rPrChange w:id="5829" w:author="Geri Burgert" w:date="2026-02-02T17:12:00Z" w16du:dateUtc="2026-02-02T22:12:00Z">
                  <w:rPr>
                    <w:ins w:id="5830" w:author="Geri Burgert" w:date="2026-02-02T17:12:00Z" w16du:dateUtc="2026-02-02T22:12:00Z"/>
                    <w:rFonts w:eastAsia="Times New Roman"/>
                    <w:color w:val="auto"/>
                    <w:kern w:val="0"/>
                    <w14:ligatures w14:val="none"/>
                  </w:rPr>
                </w:rPrChange>
              </w:rPr>
            </w:pPr>
            <w:ins w:id="5831" w:author="Geri Burgert" w:date="2026-02-02T17:12:00Z" w16du:dateUtc="2026-02-02T22:12:00Z">
              <w:r w:rsidRPr="00F55018">
                <w:rPr>
                  <w:rFonts w:ascii="Times New Roman" w:eastAsia="Times New Roman" w:hAnsi="Times New Roman" w:cs="Times New Roman"/>
                  <w:color w:val="auto"/>
                  <w:kern w:val="0"/>
                  <w14:ligatures w14:val="none"/>
                  <w:rPrChange w:id="5832" w:author="Geri Burgert" w:date="2026-02-02T17:12:00Z" w16du:dateUtc="2026-02-02T22:12:00Z">
                    <w:rPr>
                      <w:rFonts w:eastAsia="Times New Roman"/>
                      <w:color w:val="auto"/>
                      <w:kern w:val="0"/>
                      <w14:ligatures w14:val="none"/>
                    </w:rPr>
                  </w:rPrChange>
                </w:rPr>
                <w:t>Quantitative measurement of soluble galectin-10; visualization of crystals on microscope slide</w:t>
              </w:r>
            </w:ins>
          </w:p>
        </w:tc>
        <w:tc>
          <w:tcPr>
            <w:tcW w:w="2033" w:type="dxa"/>
            <w:tcPrChange w:id="5833" w:author="Geri Burgert" w:date="2026-02-02T17:13:00Z" w16du:dateUtc="2026-02-02T22:13:00Z">
              <w:tcPr>
                <w:tcW w:w="2033" w:type="dxa"/>
              </w:tcPr>
            </w:tcPrChange>
          </w:tcPr>
          <w:p w14:paraId="02D9D87F" w14:textId="77777777" w:rsidR="00F55018" w:rsidRPr="00F55018" w:rsidRDefault="00F55018" w:rsidP="00F55018">
            <w:pPr>
              <w:jc w:val="center"/>
              <w:rPr>
                <w:ins w:id="5834" w:author="Geri Burgert" w:date="2026-02-02T17:12:00Z" w16du:dateUtc="2026-02-02T22:12:00Z"/>
                <w:rFonts w:ascii="Times New Roman" w:eastAsia="Times New Roman" w:hAnsi="Times New Roman" w:cs="Times New Roman"/>
                <w:color w:val="auto"/>
                <w:kern w:val="0"/>
                <w14:ligatures w14:val="none"/>
                <w:rPrChange w:id="5835" w:author="Geri Burgert" w:date="2026-02-02T17:12:00Z" w16du:dateUtc="2026-02-02T22:12:00Z">
                  <w:rPr>
                    <w:ins w:id="5836" w:author="Geri Burgert" w:date="2026-02-02T17:12:00Z" w16du:dateUtc="2026-02-02T22:12:00Z"/>
                    <w:rFonts w:eastAsia="Times New Roman"/>
                    <w:color w:val="auto"/>
                    <w:kern w:val="0"/>
                    <w14:ligatures w14:val="none"/>
                  </w:rPr>
                </w:rPrChange>
              </w:rPr>
            </w:pPr>
            <w:ins w:id="5837" w:author="Geri Burgert" w:date="2026-02-02T17:12:00Z" w16du:dateUtc="2026-02-02T22:12:00Z">
              <w:r w:rsidRPr="00F55018">
                <w:rPr>
                  <w:rFonts w:ascii="Times New Roman" w:eastAsia="Times New Roman" w:hAnsi="Times New Roman" w:cs="Times New Roman"/>
                  <w:color w:val="auto"/>
                  <w:kern w:val="0"/>
                  <w14:ligatures w14:val="none"/>
                  <w:rPrChange w:id="5838" w:author="Geri Burgert" w:date="2026-02-02T17:12:00Z" w16du:dateUtc="2026-02-02T22:12:00Z">
                    <w:rPr>
                      <w:rFonts w:eastAsia="Times New Roman"/>
                      <w:color w:val="auto"/>
                      <w:kern w:val="0"/>
                      <w14:ligatures w14:val="none"/>
                    </w:rPr>
                  </w:rPrChange>
                </w:rPr>
                <w:t xml:space="preserve">ELISA may not </w:t>
              </w:r>
              <w:commentRangeStart w:id="5839"/>
              <w:commentRangeStart w:id="5840"/>
              <w:commentRangeStart w:id="5841"/>
              <w:r w:rsidRPr="00F55018">
                <w:rPr>
                  <w:rFonts w:ascii="Times New Roman" w:eastAsia="Times New Roman" w:hAnsi="Times New Roman" w:cs="Times New Roman"/>
                  <w:color w:val="auto"/>
                  <w:kern w:val="0"/>
                  <w14:ligatures w14:val="none"/>
                  <w:rPrChange w:id="5842" w:author="Geri Burgert" w:date="2026-02-02T17:12:00Z" w16du:dateUtc="2026-02-02T22:12:00Z">
                    <w:rPr>
                      <w:rFonts w:eastAsia="Times New Roman"/>
                      <w:color w:val="auto"/>
                      <w:kern w:val="0"/>
                      <w14:ligatures w14:val="none"/>
                    </w:rPr>
                  </w:rPrChange>
                </w:rPr>
                <w:t>distinguish</w:t>
              </w:r>
              <w:commentRangeEnd w:id="5839"/>
              <w:r w:rsidRPr="00F55018">
                <w:rPr>
                  <w:rFonts w:ascii="Times New Roman" w:eastAsiaTheme="minorHAnsi" w:hAnsi="Times New Roman" w:cs="Times New Roman"/>
                  <w:color w:val="auto"/>
                  <w:rPrChange w:id="5843" w:author="Geri Burgert" w:date="2026-02-02T17:12:00Z" w16du:dateUtc="2026-02-02T22:12:00Z">
                    <w:rPr>
                      <w:rFonts w:eastAsiaTheme="minorHAnsi"/>
                      <w:color w:val="auto"/>
                    </w:rPr>
                  </w:rPrChange>
                </w:rPr>
                <w:commentReference w:id="5839"/>
              </w:r>
              <w:commentRangeEnd w:id="5840"/>
              <w:r w:rsidRPr="00F55018">
                <w:rPr>
                  <w:rFonts w:ascii="Times New Roman" w:eastAsiaTheme="minorHAnsi" w:hAnsi="Times New Roman" w:cs="Times New Roman"/>
                  <w:color w:val="auto"/>
                  <w:rPrChange w:id="5844" w:author="Geri Burgert" w:date="2026-02-02T17:12:00Z" w16du:dateUtc="2026-02-02T22:12:00Z">
                    <w:rPr>
                      <w:rFonts w:eastAsiaTheme="minorHAnsi"/>
                      <w:color w:val="auto"/>
                    </w:rPr>
                  </w:rPrChange>
                </w:rPr>
                <w:commentReference w:id="5840"/>
              </w:r>
              <w:commentRangeEnd w:id="5841"/>
              <w:r w:rsidRPr="00F55018">
                <w:rPr>
                  <w:rFonts w:ascii="Times New Roman" w:eastAsiaTheme="minorHAnsi" w:hAnsi="Times New Roman" w:cs="Times New Roman"/>
                  <w:color w:val="auto"/>
                  <w:rPrChange w:id="5845" w:author="Geri Burgert" w:date="2026-02-02T17:12:00Z" w16du:dateUtc="2026-02-02T22:12:00Z">
                    <w:rPr>
                      <w:rFonts w:eastAsiaTheme="minorHAnsi"/>
                      <w:color w:val="auto"/>
                    </w:rPr>
                  </w:rPrChange>
                </w:rPr>
                <w:commentReference w:id="5841"/>
              </w:r>
              <w:r w:rsidRPr="00F55018">
                <w:rPr>
                  <w:rFonts w:ascii="Times New Roman" w:eastAsia="Times New Roman" w:hAnsi="Times New Roman" w:cs="Times New Roman"/>
                  <w:color w:val="auto"/>
                  <w:kern w:val="0"/>
                  <w14:ligatures w14:val="none"/>
                  <w:rPrChange w:id="5846" w:author="Geri Burgert" w:date="2026-02-02T17:12:00Z" w16du:dateUtc="2026-02-02T22:12:00Z">
                    <w:rPr>
                      <w:rFonts w:eastAsia="Times New Roman"/>
                      <w:color w:val="auto"/>
                      <w:kern w:val="0"/>
                      <w14:ligatures w14:val="none"/>
                    </w:rPr>
                  </w:rPrChange>
                </w:rPr>
                <w:t xml:space="preserve"> free vs crystal-bound protein; crystals may be disrupted by sputum processing</w:t>
              </w:r>
            </w:ins>
          </w:p>
        </w:tc>
        <w:tc>
          <w:tcPr>
            <w:tcW w:w="2309" w:type="dxa"/>
            <w:tcPrChange w:id="5847" w:author="Geri Burgert" w:date="2026-02-02T17:13:00Z" w16du:dateUtc="2026-02-02T22:13:00Z">
              <w:tcPr>
                <w:tcW w:w="2309" w:type="dxa"/>
              </w:tcPr>
            </w:tcPrChange>
          </w:tcPr>
          <w:p w14:paraId="7A532DD7" w14:textId="77777777" w:rsidR="00F55018" w:rsidRPr="00F55018" w:rsidRDefault="00F55018" w:rsidP="00F55018">
            <w:pPr>
              <w:jc w:val="center"/>
              <w:rPr>
                <w:ins w:id="5848" w:author="Geri Burgert" w:date="2026-02-02T17:12:00Z" w16du:dateUtc="2026-02-02T22:12:00Z"/>
                <w:rFonts w:ascii="Times New Roman" w:eastAsia="Times New Roman" w:hAnsi="Times New Roman" w:cs="Times New Roman"/>
                <w:color w:val="auto"/>
                <w:kern w:val="0"/>
                <w14:ligatures w14:val="none"/>
                <w:rPrChange w:id="5849" w:author="Geri Burgert" w:date="2026-02-02T17:12:00Z" w16du:dateUtc="2026-02-02T22:12:00Z">
                  <w:rPr>
                    <w:ins w:id="5850" w:author="Geri Burgert" w:date="2026-02-02T17:12:00Z" w16du:dateUtc="2026-02-02T22:12:00Z"/>
                    <w:rFonts w:eastAsia="Times New Roman"/>
                    <w:color w:val="auto"/>
                    <w:kern w:val="0"/>
                    <w14:ligatures w14:val="none"/>
                  </w:rPr>
                </w:rPrChange>
              </w:rPr>
            </w:pPr>
            <w:ins w:id="5851" w:author="Geri Burgert" w:date="2026-02-02T17:12:00Z" w16du:dateUtc="2026-02-02T22:12:00Z">
              <w:r w:rsidRPr="00F55018">
                <w:rPr>
                  <w:rFonts w:ascii="Times New Roman" w:eastAsia="Times New Roman" w:hAnsi="Times New Roman" w:cs="Times New Roman"/>
                  <w:color w:val="auto"/>
                  <w:kern w:val="0"/>
                  <w14:ligatures w14:val="none"/>
                  <w:rPrChange w:id="5852" w:author="Geri Burgert" w:date="2026-02-02T17:12:00Z" w16du:dateUtc="2026-02-02T22:12:00Z">
                    <w:rPr>
                      <w:rFonts w:eastAsia="Times New Roman"/>
                      <w:color w:val="auto"/>
                      <w:kern w:val="0"/>
                      <w14:ligatures w14:val="none"/>
                    </w:rPr>
                  </w:rPrChange>
                </w:rPr>
                <w:t>Dor et al</w:t>
              </w:r>
              <w:r w:rsidRPr="00F55018">
                <w:rPr>
                  <w:rFonts w:ascii="Times New Roman" w:eastAsia="Times New Roman" w:hAnsi="Times New Roman" w:cs="Times New Roman"/>
                  <w:color w:val="auto"/>
                  <w:kern w:val="0"/>
                  <w:vertAlign w:val="superscript"/>
                  <w14:ligatures w14:val="none"/>
                  <w:rPrChange w:id="5853" w:author="Geri Burgert" w:date="2026-02-02T17:12:00Z" w16du:dateUtc="2026-02-02T22:12:00Z">
                    <w:rPr>
                      <w:rFonts w:eastAsia="Times New Roman"/>
                      <w:color w:val="auto"/>
                      <w:kern w:val="0"/>
                      <w:vertAlign w:val="superscript"/>
                      <w14:ligatures w14:val="none"/>
                    </w:rPr>
                  </w:rPrChange>
                </w:rPr>
                <w:t>114</w:t>
              </w:r>
            </w:ins>
          </w:p>
          <w:p w14:paraId="641289AA" w14:textId="77777777" w:rsidR="00F55018" w:rsidRPr="00F55018" w:rsidRDefault="00F55018" w:rsidP="00F55018">
            <w:pPr>
              <w:jc w:val="center"/>
              <w:rPr>
                <w:ins w:id="5854" w:author="Geri Burgert" w:date="2026-02-02T17:12:00Z" w16du:dateUtc="2026-02-02T22:12:00Z"/>
                <w:rFonts w:ascii="Times New Roman" w:eastAsia="Times New Roman" w:hAnsi="Times New Roman" w:cs="Times New Roman"/>
                <w:color w:val="auto"/>
                <w:kern w:val="0"/>
                <w14:ligatures w14:val="none"/>
                <w:rPrChange w:id="5855" w:author="Geri Burgert" w:date="2026-02-02T17:12:00Z" w16du:dateUtc="2026-02-02T22:12:00Z">
                  <w:rPr>
                    <w:ins w:id="5856" w:author="Geri Burgert" w:date="2026-02-02T17:12:00Z" w16du:dateUtc="2026-02-02T22:12:00Z"/>
                    <w:rFonts w:eastAsia="Times New Roman"/>
                    <w:color w:val="auto"/>
                    <w:kern w:val="0"/>
                    <w14:ligatures w14:val="none"/>
                  </w:rPr>
                </w:rPrChange>
              </w:rPr>
            </w:pPr>
            <w:ins w:id="5857" w:author="Geri Burgert" w:date="2026-02-02T17:12:00Z" w16du:dateUtc="2026-02-02T22:12:00Z">
              <w:r w:rsidRPr="00F55018">
                <w:rPr>
                  <w:rFonts w:ascii="Times New Roman" w:eastAsia="Times New Roman" w:hAnsi="Times New Roman" w:cs="Times New Roman"/>
                  <w:color w:val="auto"/>
                  <w:kern w:val="0"/>
                  <w14:ligatures w14:val="none"/>
                  <w:rPrChange w:id="5858" w:author="Geri Burgert" w:date="2026-02-02T17:12:00Z" w16du:dateUtc="2026-02-02T22:12:00Z">
                    <w:rPr>
                      <w:rFonts w:eastAsia="Times New Roman"/>
                      <w:color w:val="auto"/>
                      <w:kern w:val="0"/>
                      <w14:ligatures w14:val="none"/>
                    </w:rPr>
                  </w:rPrChange>
                </w:rPr>
                <w:t>Dvorak et al</w:t>
              </w:r>
              <w:r w:rsidRPr="00F55018">
                <w:rPr>
                  <w:rFonts w:ascii="Times New Roman" w:eastAsia="Times New Roman" w:hAnsi="Times New Roman" w:cs="Times New Roman"/>
                  <w:color w:val="auto"/>
                  <w:kern w:val="0"/>
                  <w:vertAlign w:val="superscript"/>
                  <w14:ligatures w14:val="none"/>
                  <w:rPrChange w:id="5859" w:author="Geri Burgert" w:date="2026-02-02T17:12:00Z" w16du:dateUtc="2026-02-02T22:12:00Z">
                    <w:rPr>
                      <w:rFonts w:eastAsia="Times New Roman"/>
                      <w:color w:val="auto"/>
                      <w:kern w:val="0"/>
                      <w:vertAlign w:val="superscript"/>
                      <w14:ligatures w14:val="none"/>
                    </w:rPr>
                  </w:rPrChange>
                </w:rPr>
                <w:t>115</w:t>
              </w:r>
            </w:ins>
          </w:p>
          <w:p w14:paraId="36383991" w14:textId="77777777" w:rsidR="00F55018" w:rsidRPr="00F55018" w:rsidRDefault="00F55018" w:rsidP="00F55018">
            <w:pPr>
              <w:jc w:val="center"/>
              <w:rPr>
                <w:ins w:id="5860" w:author="Geri Burgert" w:date="2026-02-02T17:12:00Z" w16du:dateUtc="2026-02-02T22:12:00Z"/>
                <w:rFonts w:ascii="Times New Roman" w:eastAsia="Times New Roman" w:hAnsi="Times New Roman" w:cs="Times New Roman"/>
                <w:color w:val="auto"/>
                <w:kern w:val="0"/>
                <w14:ligatures w14:val="none"/>
                <w:rPrChange w:id="5861" w:author="Geri Burgert" w:date="2026-02-02T17:12:00Z" w16du:dateUtc="2026-02-02T22:12:00Z">
                  <w:rPr>
                    <w:ins w:id="5862" w:author="Geri Burgert" w:date="2026-02-02T17:12:00Z" w16du:dateUtc="2026-02-02T22:12:00Z"/>
                    <w:rFonts w:eastAsia="Times New Roman"/>
                    <w:color w:val="auto"/>
                    <w:kern w:val="0"/>
                    <w14:ligatures w14:val="none"/>
                  </w:rPr>
                </w:rPrChange>
              </w:rPr>
            </w:pPr>
            <w:ins w:id="5863" w:author="Geri Burgert" w:date="2026-02-02T17:12:00Z" w16du:dateUtc="2026-02-02T22:12:00Z">
              <w:r w:rsidRPr="00F55018">
                <w:rPr>
                  <w:rFonts w:ascii="Times New Roman" w:eastAsia="Times New Roman" w:hAnsi="Times New Roman" w:cs="Times New Roman"/>
                  <w:color w:val="auto"/>
                  <w:kern w:val="0"/>
                  <w14:ligatures w14:val="none"/>
                  <w:rPrChange w:id="5864" w:author="Geri Burgert" w:date="2026-02-02T17:12:00Z" w16du:dateUtc="2026-02-02T22:12:00Z">
                    <w:rPr>
                      <w:rFonts w:eastAsia="Times New Roman"/>
                      <w:color w:val="auto"/>
                      <w:kern w:val="0"/>
                      <w14:ligatures w14:val="none"/>
                    </w:rPr>
                  </w:rPrChange>
                </w:rPr>
                <w:t>Persson et al</w:t>
              </w:r>
              <w:r w:rsidRPr="00F55018">
                <w:rPr>
                  <w:rFonts w:ascii="Times New Roman" w:eastAsia="Times New Roman" w:hAnsi="Times New Roman" w:cs="Times New Roman"/>
                  <w:color w:val="auto"/>
                  <w:kern w:val="0"/>
                  <w:vertAlign w:val="superscript"/>
                  <w14:ligatures w14:val="none"/>
                  <w:rPrChange w:id="5865" w:author="Geri Burgert" w:date="2026-02-02T17:12:00Z" w16du:dateUtc="2026-02-02T22:12:00Z">
                    <w:rPr>
                      <w:rFonts w:eastAsia="Times New Roman"/>
                      <w:color w:val="auto"/>
                      <w:kern w:val="0"/>
                      <w:vertAlign w:val="superscript"/>
                      <w14:ligatures w14:val="none"/>
                    </w:rPr>
                  </w:rPrChange>
                </w:rPr>
                <w:t>116</w:t>
              </w:r>
            </w:ins>
          </w:p>
          <w:p w14:paraId="26053E5A" w14:textId="77777777" w:rsidR="00F55018" w:rsidRPr="00F55018" w:rsidRDefault="00F55018" w:rsidP="00F55018">
            <w:pPr>
              <w:jc w:val="center"/>
              <w:rPr>
                <w:ins w:id="5866" w:author="Geri Burgert" w:date="2026-02-02T17:12:00Z" w16du:dateUtc="2026-02-02T22:12:00Z"/>
                <w:rFonts w:ascii="Times New Roman" w:eastAsia="Times New Roman" w:hAnsi="Times New Roman" w:cs="Times New Roman"/>
                <w:color w:val="auto"/>
                <w:kern w:val="0"/>
                <w14:ligatures w14:val="none"/>
                <w:rPrChange w:id="5867" w:author="Geri Burgert" w:date="2026-02-02T17:12:00Z" w16du:dateUtc="2026-02-02T22:12:00Z">
                  <w:rPr>
                    <w:ins w:id="5868" w:author="Geri Burgert" w:date="2026-02-02T17:12:00Z" w16du:dateUtc="2026-02-02T22:12:00Z"/>
                    <w:rFonts w:eastAsia="Times New Roman"/>
                    <w:color w:val="auto"/>
                    <w:kern w:val="0"/>
                    <w14:ligatures w14:val="none"/>
                  </w:rPr>
                </w:rPrChange>
              </w:rPr>
            </w:pPr>
            <w:ins w:id="5869" w:author="Geri Burgert" w:date="2026-02-02T17:12:00Z" w16du:dateUtc="2026-02-02T22:12:00Z">
              <w:r w:rsidRPr="00F55018">
                <w:rPr>
                  <w:rFonts w:ascii="Times New Roman" w:eastAsia="Times New Roman" w:hAnsi="Times New Roman" w:cs="Times New Roman"/>
                  <w:color w:val="auto"/>
                  <w:kern w:val="0"/>
                  <w14:ligatures w14:val="none"/>
                  <w:rPrChange w:id="5870" w:author="Geri Burgert" w:date="2026-02-02T17:12:00Z" w16du:dateUtc="2026-02-02T22:12:00Z">
                    <w:rPr>
                      <w:rFonts w:eastAsia="Times New Roman"/>
                      <w:color w:val="auto"/>
                      <w:kern w:val="0"/>
                      <w14:ligatures w14:val="none"/>
                    </w:rPr>
                  </w:rPrChange>
                </w:rPr>
                <w:t>Nyenhuis et al</w:t>
              </w:r>
              <w:r w:rsidRPr="00F55018">
                <w:rPr>
                  <w:rFonts w:ascii="Times New Roman" w:eastAsia="Times New Roman" w:hAnsi="Times New Roman" w:cs="Times New Roman"/>
                  <w:color w:val="auto"/>
                  <w:kern w:val="0"/>
                  <w:vertAlign w:val="superscript"/>
                  <w14:ligatures w14:val="none"/>
                  <w:rPrChange w:id="5871" w:author="Geri Burgert" w:date="2026-02-02T17:12:00Z" w16du:dateUtc="2026-02-02T22:12:00Z">
                    <w:rPr>
                      <w:rFonts w:eastAsia="Times New Roman"/>
                      <w:color w:val="auto"/>
                      <w:kern w:val="0"/>
                      <w:vertAlign w:val="superscript"/>
                      <w14:ligatures w14:val="none"/>
                    </w:rPr>
                  </w:rPrChange>
                </w:rPr>
                <w:t>117</w:t>
              </w:r>
            </w:ins>
          </w:p>
        </w:tc>
      </w:tr>
      <w:tr w:rsidR="00F55018" w:rsidRPr="00F55018" w14:paraId="53D58A78" w14:textId="77777777" w:rsidTr="00BC2438">
        <w:trPr>
          <w:ins w:id="5872" w:author="Geri Burgert" w:date="2026-02-02T17:12:00Z" w16du:dateUtc="2026-02-02T22:12:00Z"/>
          <w:trPrChange w:id="5873" w:author="Geri Burgert" w:date="2026-02-02T17:13:00Z" w16du:dateUtc="2026-02-02T22:13:00Z">
            <w:trPr>
              <w:gridBefore w:val="1"/>
              <w:gridAfter w:val="0"/>
            </w:trPr>
          </w:trPrChange>
        </w:trPr>
        <w:tc>
          <w:tcPr>
            <w:tcW w:w="2019" w:type="dxa"/>
            <w:tcPrChange w:id="5874" w:author="Geri Burgert" w:date="2026-02-02T17:13:00Z" w16du:dateUtc="2026-02-02T22:13:00Z">
              <w:tcPr>
                <w:tcW w:w="2019" w:type="dxa"/>
              </w:tcPr>
            </w:tcPrChange>
          </w:tcPr>
          <w:p w14:paraId="55C217CE" w14:textId="77777777" w:rsidR="00F55018" w:rsidRPr="00F55018" w:rsidRDefault="00F55018" w:rsidP="00F55018">
            <w:pPr>
              <w:rPr>
                <w:ins w:id="5875" w:author="Geri Burgert" w:date="2026-02-02T17:12:00Z" w16du:dateUtc="2026-02-02T22:12:00Z"/>
                <w:rFonts w:ascii="Times New Roman" w:eastAsia="Times New Roman" w:hAnsi="Times New Roman" w:cs="Times New Roman"/>
                <w:color w:val="auto"/>
                <w:kern w:val="0"/>
                <w14:ligatures w14:val="none"/>
                <w:rPrChange w:id="5876" w:author="Geri Burgert" w:date="2026-02-02T17:12:00Z" w16du:dateUtc="2026-02-02T22:12:00Z">
                  <w:rPr>
                    <w:ins w:id="5877" w:author="Geri Burgert" w:date="2026-02-02T17:12:00Z" w16du:dateUtc="2026-02-02T22:12:00Z"/>
                    <w:rFonts w:eastAsia="Times New Roman"/>
                    <w:color w:val="auto"/>
                    <w:kern w:val="0"/>
                    <w14:ligatures w14:val="none"/>
                  </w:rPr>
                </w:rPrChange>
              </w:rPr>
            </w:pPr>
            <w:ins w:id="5878" w:author="Geri Burgert" w:date="2026-02-02T17:12:00Z" w16du:dateUtc="2026-02-02T22:12:00Z">
              <w:r w:rsidRPr="00F55018">
                <w:rPr>
                  <w:rFonts w:ascii="Times New Roman" w:eastAsia="Times New Roman" w:hAnsi="Times New Roman" w:cs="Times New Roman"/>
                  <w:color w:val="auto"/>
                  <w:kern w:val="0"/>
                  <w14:ligatures w14:val="none"/>
                  <w:rPrChange w:id="5879" w:author="Geri Burgert" w:date="2026-02-02T17:12:00Z" w16du:dateUtc="2026-02-02T22:12:00Z">
                    <w:rPr>
                      <w:rFonts w:eastAsia="Times New Roman"/>
                      <w:color w:val="auto"/>
                      <w:kern w:val="0"/>
                      <w14:ligatures w14:val="none"/>
                    </w:rPr>
                  </w:rPrChange>
                </w:rPr>
                <w:t xml:space="preserve">  Sputum proteome</w:t>
              </w:r>
            </w:ins>
          </w:p>
        </w:tc>
        <w:tc>
          <w:tcPr>
            <w:tcW w:w="2096" w:type="dxa"/>
            <w:tcPrChange w:id="5880" w:author="Geri Burgert" w:date="2026-02-02T17:13:00Z" w16du:dateUtc="2026-02-02T22:13:00Z">
              <w:tcPr>
                <w:tcW w:w="2096" w:type="dxa"/>
              </w:tcPr>
            </w:tcPrChange>
          </w:tcPr>
          <w:p w14:paraId="12181CF8" w14:textId="77777777" w:rsidR="00F55018" w:rsidRPr="00F55018" w:rsidRDefault="00F55018" w:rsidP="00F55018">
            <w:pPr>
              <w:jc w:val="center"/>
              <w:rPr>
                <w:ins w:id="5881" w:author="Geri Burgert" w:date="2026-02-02T17:12:00Z" w16du:dateUtc="2026-02-02T22:12:00Z"/>
                <w:rFonts w:ascii="Times New Roman" w:eastAsia="Times New Roman" w:hAnsi="Times New Roman" w:cs="Times New Roman"/>
                <w:color w:val="auto"/>
                <w:kern w:val="0"/>
                <w14:ligatures w14:val="none"/>
                <w:rPrChange w:id="5882" w:author="Geri Burgert" w:date="2026-02-02T17:12:00Z" w16du:dateUtc="2026-02-02T22:12:00Z">
                  <w:rPr>
                    <w:ins w:id="5883" w:author="Geri Burgert" w:date="2026-02-02T17:12:00Z" w16du:dateUtc="2026-02-02T22:12:00Z"/>
                    <w:rFonts w:eastAsia="Times New Roman"/>
                    <w:color w:val="auto"/>
                    <w:kern w:val="0"/>
                    <w14:ligatures w14:val="none"/>
                  </w:rPr>
                </w:rPrChange>
              </w:rPr>
            </w:pPr>
            <w:ins w:id="5884" w:author="Geri Burgert" w:date="2026-02-02T17:12:00Z" w16du:dateUtc="2026-02-02T22:12:00Z">
              <w:r w:rsidRPr="00F55018">
                <w:rPr>
                  <w:rFonts w:ascii="Times New Roman" w:eastAsia="Times New Roman" w:hAnsi="Times New Roman" w:cs="Times New Roman"/>
                  <w:color w:val="auto"/>
                  <w:kern w:val="0"/>
                  <w14:ligatures w14:val="none"/>
                  <w:rPrChange w:id="5885" w:author="Geri Burgert" w:date="2026-02-02T17:12:00Z" w16du:dateUtc="2026-02-02T22:12:00Z">
                    <w:rPr>
                      <w:rFonts w:eastAsia="Times New Roman"/>
                      <w:color w:val="auto"/>
                      <w:kern w:val="0"/>
                      <w14:ligatures w14:val="none"/>
                    </w:rPr>
                  </w:rPrChange>
                </w:rPr>
                <w:t>Cell-free supernatant from selected sputum</w:t>
              </w:r>
            </w:ins>
          </w:p>
        </w:tc>
        <w:tc>
          <w:tcPr>
            <w:tcW w:w="2028" w:type="dxa"/>
            <w:tcPrChange w:id="5886" w:author="Geri Burgert" w:date="2026-02-02T17:13:00Z" w16du:dateUtc="2026-02-02T22:13:00Z">
              <w:tcPr>
                <w:tcW w:w="2028" w:type="dxa"/>
              </w:tcPr>
            </w:tcPrChange>
          </w:tcPr>
          <w:p w14:paraId="421C157C" w14:textId="77777777" w:rsidR="00F55018" w:rsidRPr="00F55018" w:rsidRDefault="00F55018" w:rsidP="00F55018">
            <w:pPr>
              <w:jc w:val="center"/>
              <w:rPr>
                <w:ins w:id="5887" w:author="Geri Burgert" w:date="2026-02-02T17:12:00Z" w16du:dateUtc="2026-02-02T22:12:00Z"/>
                <w:rFonts w:ascii="Times New Roman" w:eastAsia="Times New Roman" w:hAnsi="Times New Roman" w:cs="Times New Roman"/>
                <w:color w:val="auto"/>
                <w:kern w:val="0"/>
                <w14:ligatures w14:val="none"/>
                <w:rPrChange w:id="5888" w:author="Geri Burgert" w:date="2026-02-02T17:12:00Z" w16du:dateUtc="2026-02-02T22:12:00Z">
                  <w:rPr>
                    <w:ins w:id="5889" w:author="Geri Burgert" w:date="2026-02-02T17:12:00Z" w16du:dateUtc="2026-02-02T22:12:00Z"/>
                    <w:rFonts w:eastAsia="Times New Roman"/>
                    <w:color w:val="auto"/>
                    <w:kern w:val="0"/>
                    <w14:ligatures w14:val="none"/>
                  </w:rPr>
                </w:rPrChange>
              </w:rPr>
            </w:pPr>
            <w:ins w:id="5890" w:author="Geri Burgert" w:date="2026-02-02T17:12:00Z" w16du:dateUtc="2026-02-02T22:12:00Z">
              <w:r w:rsidRPr="00F55018">
                <w:rPr>
                  <w:rFonts w:ascii="Times New Roman" w:eastAsia="Times New Roman" w:hAnsi="Times New Roman" w:cs="Times New Roman"/>
                  <w:color w:val="auto"/>
                  <w:kern w:val="0"/>
                  <w14:ligatures w14:val="none"/>
                  <w:rPrChange w:id="5891" w:author="Geri Burgert" w:date="2026-02-02T17:12:00Z" w16du:dateUtc="2026-02-02T22:12:00Z">
                    <w:rPr>
                      <w:rFonts w:eastAsia="Times New Roman"/>
                      <w:color w:val="auto"/>
                      <w:kern w:val="0"/>
                      <w14:ligatures w14:val="none"/>
                    </w:rPr>
                  </w:rPrChange>
                </w:rPr>
                <w:t>Mass spectrometry</w:t>
              </w:r>
            </w:ins>
          </w:p>
          <w:p w14:paraId="4A710326" w14:textId="77777777" w:rsidR="00F55018" w:rsidRPr="00F55018" w:rsidRDefault="00F55018" w:rsidP="00F55018">
            <w:pPr>
              <w:jc w:val="center"/>
              <w:rPr>
                <w:ins w:id="5892" w:author="Geri Burgert" w:date="2026-02-02T17:12:00Z" w16du:dateUtc="2026-02-02T22:12:00Z"/>
                <w:rFonts w:ascii="Times New Roman" w:eastAsia="Times New Roman" w:hAnsi="Times New Roman" w:cs="Times New Roman"/>
                <w:color w:val="auto"/>
                <w:kern w:val="0"/>
                <w14:ligatures w14:val="none"/>
                <w:rPrChange w:id="5893" w:author="Geri Burgert" w:date="2026-02-02T17:12:00Z" w16du:dateUtc="2026-02-02T22:12:00Z">
                  <w:rPr>
                    <w:ins w:id="5894" w:author="Geri Burgert" w:date="2026-02-02T17:12:00Z" w16du:dateUtc="2026-02-02T22:12:00Z"/>
                    <w:rFonts w:eastAsia="Times New Roman"/>
                    <w:color w:val="auto"/>
                    <w:kern w:val="0"/>
                    <w14:ligatures w14:val="none"/>
                  </w:rPr>
                </w:rPrChange>
              </w:rPr>
            </w:pPr>
            <w:ins w:id="5895" w:author="Geri Burgert" w:date="2026-02-02T17:12:00Z" w16du:dateUtc="2026-02-02T22:12:00Z">
              <w:r w:rsidRPr="00F55018">
                <w:rPr>
                  <w:rFonts w:ascii="Times New Roman" w:eastAsia="Times New Roman" w:hAnsi="Times New Roman" w:cs="Times New Roman"/>
                  <w:color w:val="auto"/>
                  <w:kern w:val="0"/>
                  <w14:ligatures w14:val="none"/>
                  <w:rPrChange w:id="5896" w:author="Geri Burgert" w:date="2026-02-02T17:12:00Z" w16du:dateUtc="2026-02-02T22:12:00Z">
                    <w:rPr>
                      <w:rFonts w:eastAsia="Times New Roman"/>
                      <w:color w:val="auto"/>
                      <w:kern w:val="0"/>
                      <w14:ligatures w14:val="none"/>
                    </w:rPr>
                  </w:rPrChange>
                </w:rPr>
                <w:t xml:space="preserve">Aptamer-based multiplex assays (eg, </w:t>
              </w:r>
              <w:commentRangeStart w:id="5897"/>
              <w:r w:rsidRPr="00F55018">
                <w:rPr>
                  <w:rFonts w:ascii="Times New Roman" w:eastAsia="Times New Roman" w:hAnsi="Times New Roman" w:cs="Times New Roman"/>
                  <w:color w:val="auto"/>
                  <w:kern w:val="0"/>
                  <w14:ligatures w14:val="none"/>
                  <w:rPrChange w:id="5898" w:author="Geri Burgert" w:date="2026-02-02T17:12:00Z" w16du:dateUtc="2026-02-02T22:12:00Z">
                    <w:rPr>
                      <w:rFonts w:eastAsia="Times New Roman"/>
                      <w:color w:val="auto"/>
                      <w:kern w:val="0"/>
                      <w14:ligatures w14:val="none"/>
                    </w:rPr>
                  </w:rPrChange>
                </w:rPr>
                <w:t>SomaLogic</w:t>
              </w:r>
              <w:commentRangeEnd w:id="5897"/>
              <w:r w:rsidRPr="00F55018">
                <w:rPr>
                  <w:rFonts w:ascii="Times New Roman" w:eastAsia="Times New Roman" w:hAnsi="Times New Roman" w:cs="Times New Roman"/>
                  <w:color w:val="auto"/>
                  <w:kern w:val="0"/>
                  <w14:ligatures w14:val="none"/>
                  <w:rPrChange w:id="5899" w:author="Geri Burgert" w:date="2026-02-02T17:12:00Z" w16du:dateUtc="2026-02-02T22:12:00Z">
                    <w:rPr>
                      <w:rFonts w:eastAsia="Times New Roman"/>
                      <w:color w:val="auto"/>
                      <w:kern w:val="0"/>
                      <w:sz w:val="16"/>
                      <w:szCs w:val="16"/>
                      <w14:ligatures w14:val="none"/>
                    </w:rPr>
                  </w:rPrChange>
                </w:rPr>
                <w:commentReference w:id="5897"/>
              </w:r>
              <w:r w:rsidRPr="00F55018">
                <w:rPr>
                  <w:rFonts w:ascii="Times New Roman" w:eastAsia="Times New Roman" w:hAnsi="Times New Roman" w:cs="Times New Roman"/>
                  <w:color w:val="auto"/>
                  <w:kern w:val="0"/>
                  <w14:ligatures w14:val="none"/>
                  <w:rPrChange w:id="5900" w:author="Geri Burgert" w:date="2026-02-02T17:12:00Z" w16du:dateUtc="2026-02-02T22:12:00Z">
                    <w:rPr>
                      <w:rFonts w:eastAsia="Times New Roman"/>
                      <w:color w:val="auto"/>
                      <w:kern w:val="0"/>
                      <w14:ligatures w14:val="none"/>
                    </w:rPr>
                  </w:rPrChange>
                </w:rPr>
                <w:t>)</w:t>
              </w:r>
            </w:ins>
          </w:p>
          <w:p w14:paraId="6C929F1F" w14:textId="77777777" w:rsidR="00F55018" w:rsidRPr="00F55018" w:rsidRDefault="00F55018" w:rsidP="00F55018">
            <w:pPr>
              <w:jc w:val="center"/>
              <w:rPr>
                <w:ins w:id="5901" w:author="Geri Burgert" w:date="2026-02-02T17:12:00Z" w16du:dateUtc="2026-02-02T22:12:00Z"/>
                <w:rFonts w:ascii="Times New Roman" w:eastAsia="Times New Roman" w:hAnsi="Times New Roman" w:cs="Times New Roman"/>
                <w:color w:val="auto"/>
                <w:kern w:val="0"/>
                <w14:ligatures w14:val="none"/>
                <w:rPrChange w:id="5902" w:author="Geri Burgert" w:date="2026-02-02T17:12:00Z" w16du:dateUtc="2026-02-02T22:12:00Z">
                  <w:rPr>
                    <w:ins w:id="5903" w:author="Geri Burgert" w:date="2026-02-02T17:12:00Z" w16du:dateUtc="2026-02-02T22:12:00Z"/>
                    <w:rFonts w:eastAsia="Times New Roman"/>
                    <w:color w:val="auto"/>
                    <w:kern w:val="0"/>
                    <w14:ligatures w14:val="none"/>
                  </w:rPr>
                </w:rPrChange>
              </w:rPr>
            </w:pPr>
            <w:ins w:id="5904" w:author="Geri Burgert" w:date="2026-02-02T17:12:00Z" w16du:dateUtc="2026-02-02T22:12:00Z">
              <w:r w:rsidRPr="00F55018">
                <w:rPr>
                  <w:rFonts w:ascii="Times New Roman" w:eastAsia="Times New Roman" w:hAnsi="Times New Roman" w:cs="Times New Roman"/>
                  <w:color w:val="auto"/>
                  <w:kern w:val="0"/>
                  <w14:ligatures w14:val="none"/>
                  <w:rPrChange w:id="5905" w:author="Geri Burgert" w:date="2026-02-02T17:12:00Z" w16du:dateUtc="2026-02-02T22:12:00Z">
                    <w:rPr>
                      <w:rFonts w:eastAsia="Times New Roman"/>
                      <w:color w:val="auto"/>
                      <w:kern w:val="0"/>
                      <w14:ligatures w14:val="none"/>
                    </w:rPr>
                  </w:rPrChange>
                </w:rPr>
                <w:lastRenderedPageBreak/>
                <w:t>Proximity extension assay (eg, Olink)</w:t>
              </w:r>
            </w:ins>
          </w:p>
        </w:tc>
        <w:tc>
          <w:tcPr>
            <w:tcW w:w="2465" w:type="dxa"/>
            <w:tcPrChange w:id="5906" w:author="Geri Burgert" w:date="2026-02-02T17:13:00Z" w16du:dateUtc="2026-02-02T22:13:00Z">
              <w:tcPr>
                <w:tcW w:w="2465" w:type="dxa"/>
              </w:tcPr>
            </w:tcPrChange>
          </w:tcPr>
          <w:p w14:paraId="4FEF4BB1" w14:textId="77777777" w:rsidR="00F55018" w:rsidRPr="00F55018" w:rsidRDefault="00F55018" w:rsidP="00F55018">
            <w:pPr>
              <w:jc w:val="center"/>
              <w:rPr>
                <w:ins w:id="5907" w:author="Geri Burgert" w:date="2026-02-02T17:12:00Z" w16du:dateUtc="2026-02-02T22:12:00Z"/>
                <w:rFonts w:ascii="Times New Roman" w:eastAsia="Times New Roman" w:hAnsi="Times New Roman" w:cs="Times New Roman"/>
                <w:color w:val="auto"/>
                <w:kern w:val="0"/>
                <w14:ligatures w14:val="none"/>
                <w:rPrChange w:id="5908" w:author="Geri Burgert" w:date="2026-02-02T17:12:00Z" w16du:dateUtc="2026-02-02T22:12:00Z">
                  <w:rPr>
                    <w:ins w:id="5909" w:author="Geri Burgert" w:date="2026-02-02T17:12:00Z" w16du:dateUtc="2026-02-02T22:12:00Z"/>
                    <w:rFonts w:eastAsia="Times New Roman"/>
                    <w:color w:val="auto"/>
                    <w:kern w:val="0"/>
                    <w14:ligatures w14:val="none"/>
                  </w:rPr>
                </w:rPrChange>
              </w:rPr>
            </w:pPr>
            <w:ins w:id="5910" w:author="Geri Burgert" w:date="2026-02-02T17:12:00Z" w16du:dateUtc="2026-02-02T22:12:00Z">
              <w:r w:rsidRPr="00F55018">
                <w:rPr>
                  <w:rFonts w:ascii="Times New Roman" w:eastAsia="Times New Roman" w:hAnsi="Times New Roman" w:cs="Times New Roman"/>
                  <w:color w:val="auto"/>
                  <w:kern w:val="0"/>
                  <w14:ligatures w14:val="none"/>
                  <w:rPrChange w:id="5911" w:author="Geri Burgert" w:date="2026-02-02T17:12:00Z" w16du:dateUtc="2026-02-02T22:12:00Z">
                    <w:rPr>
                      <w:rFonts w:eastAsia="Times New Roman"/>
                      <w:color w:val="auto"/>
                      <w:kern w:val="0"/>
                      <w14:ligatures w14:val="none"/>
                    </w:rPr>
                  </w:rPrChange>
                </w:rPr>
                <w:lastRenderedPageBreak/>
                <w:t xml:space="preserve">Quantitative assessment of protein abundance and composition to </w:t>
              </w:r>
              <w:r w:rsidRPr="00F55018">
                <w:rPr>
                  <w:rFonts w:ascii="Times New Roman" w:eastAsia="Times New Roman" w:hAnsi="Times New Roman" w:cs="Times New Roman"/>
                  <w:color w:val="auto"/>
                  <w:kern w:val="0"/>
                  <w14:ligatures w14:val="none"/>
                  <w:rPrChange w:id="5912" w:author="Geri Burgert" w:date="2026-02-02T17:12:00Z" w16du:dateUtc="2026-02-02T22:12:00Z">
                    <w:rPr>
                      <w:rFonts w:eastAsia="Times New Roman"/>
                      <w:color w:val="auto"/>
                      <w:kern w:val="0"/>
                      <w14:ligatures w14:val="none"/>
                    </w:rPr>
                  </w:rPrChange>
                </w:rPr>
                <w:lastRenderedPageBreak/>
                <w:t>identify disease-associated signatures, inflammatory pathways, or treatment response markers</w:t>
              </w:r>
            </w:ins>
          </w:p>
        </w:tc>
        <w:tc>
          <w:tcPr>
            <w:tcW w:w="2033" w:type="dxa"/>
            <w:tcPrChange w:id="5913" w:author="Geri Burgert" w:date="2026-02-02T17:13:00Z" w16du:dateUtc="2026-02-02T22:13:00Z">
              <w:tcPr>
                <w:tcW w:w="2033" w:type="dxa"/>
              </w:tcPr>
            </w:tcPrChange>
          </w:tcPr>
          <w:p w14:paraId="2A37A0A4" w14:textId="77777777" w:rsidR="00F55018" w:rsidRPr="00F55018" w:rsidRDefault="00F55018" w:rsidP="00F55018">
            <w:pPr>
              <w:jc w:val="center"/>
              <w:rPr>
                <w:ins w:id="5914" w:author="Geri Burgert" w:date="2026-02-02T17:12:00Z" w16du:dateUtc="2026-02-02T22:12:00Z"/>
                <w:rFonts w:ascii="Times New Roman" w:eastAsia="Times New Roman" w:hAnsi="Times New Roman" w:cs="Times New Roman"/>
                <w:color w:val="auto"/>
                <w:kern w:val="0"/>
                <w14:ligatures w14:val="none"/>
                <w:rPrChange w:id="5915" w:author="Geri Burgert" w:date="2026-02-02T17:12:00Z" w16du:dateUtc="2026-02-02T22:12:00Z">
                  <w:rPr>
                    <w:ins w:id="5916" w:author="Geri Burgert" w:date="2026-02-02T17:12:00Z" w16du:dateUtc="2026-02-02T22:12:00Z"/>
                    <w:rFonts w:eastAsia="Times New Roman"/>
                    <w:color w:val="auto"/>
                    <w:kern w:val="0"/>
                    <w14:ligatures w14:val="none"/>
                  </w:rPr>
                </w:rPrChange>
              </w:rPr>
            </w:pPr>
            <w:ins w:id="5917" w:author="Geri Burgert" w:date="2026-02-02T17:12:00Z" w16du:dateUtc="2026-02-02T22:12:00Z">
              <w:r w:rsidRPr="00F55018">
                <w:rPr>
                  <w:rFonts w:ascii="Times New Roman" w:eastAsia="Times New Roman" w:hAnsi="Times New Roman" w:cs="Times New Roman"/>
                  <w:color w:val="auto"/>
                  <w:kern w:val="0"/>
                  <w14:ligatures w14:val="none"/>
                  <w:rPrChange w:id="5918" w:author="Geri Burgert" w:date="2026-02-02T17:12:00Z" w16du:dateUtc="2026-02-02T22:12:00Z">
                    <w:rPr>
                      <w:rFonts w:eastAsia="Times New Roman"/>
                      <w:color w:val="auto"/>
                      <w:kern w:val="0"/>
                      <w14:ligatures w14:val="none"/>
                    </w:rPr>
                  </w:rPrChange>
                </w:rPr>
                <w:lastRenderedPageBreak/>
                <w:t>Expensive; requires specialized bioinformatics; technical complexity</w:t>
              </w:r>
            </w:ins>
          </w:p>
        </w:tc>
        <w:tc>
          <w:tcPr>
            <w:tcW w:w="2309" w:type="dxa"/>
            <w:tcPrChange w:id="5919" w:author="Geri Burgert" w:date="2026-02-02T17:13:00Z" w16du:dateUtc="2026-02-02T22:13:00Z">
              <w:tcPr>
                <w:tcW w:w="2309" w:type="dxa"/>
              </w:tcPr>
            </w:tcPrChange>
          </w:tcPr>
          <w:p w14:paraId="331A772A" w14:textId="77777777" w:rsidR="00F55018" w:rsidRPr="00F55018" w:rsidRDefault="00F55018" w:rsidP="00F55018">
            <w:pPr>
              <w:jc w:val="center"/>
              <w:rPr>
                <w:ins w:id="5920" w:author="Geri Burgert" w:date="2026-02-02T17:12:00Z" w16du:dateUtc="2026-02-02T22:12:00Z"/>
                <w:rFonts w:ascii="Times New Roman" w:eastAsia="Times New Roman" w:hAnsi="Times New Roman" w:cs="Times New Roman"/>
                <w:color w:val="auto"/>
                <w:kern w:val="0"/>
                <w14:ligatures w14:val="none"/>
                <w:rPrChange w:id="5921" w:author="Geri Burgert" w:date="2026-02-02T17:12:00Z" w16du:dateUtc="2026-02-02T22:12:00Z">
                  <w:rPr>
                    <w:ins w:id="5922" w:author="Geri Burgert" w:date="2026-02-02T17:12:00Z" w16du:dateUtc="2026-02-02T22:12:00Z"/>
                    <w:rFonts w:eastAsia="Times New Roman"/>
                    <w:color w:val="auto"/>
                    <w:kern w:val="0"/>
                    <w14:ligatures w14:val="none"/>
                  </w:rPr>
                </w:rPrChange>
              </w:rPr>
            </w:pPr>
            <w:ins w:id="5923" w:author="Geri Burgert" w:date="2026-02-02T17:12:00Z" w16du:dateUtc="2026-02-02T22:12:00Z">
              <w:r w:rsidRPr="00F55018">
                <w:rPr>
                  <w:rFonts w:ascii="Times New Roman" w:eastAsia="Times New Roman" w:hAnsi="Times New Roman" w:cs="Times New Roman"/>
                  <w:color w:val="auto"/>
                  <w:kern w:val="0"/>
                  <w14:ligatures w14:val="none"/>
                  <w:rPrChange w:id="5924" w:author="Geri Burgert" w:date="2026-02-02T17:12:00Z" w16du:dateUtc="2026-02-02T22:12:00Z">
                    <w:rPr>
                      <w:rFonts w:eastAsia="Times New Roman"/>
                      <w:color w:val="auto"/>
                      <w:kern w:val="0"/>
                      <w14:ligatures w14:val="none"/>
                    </w:rPr>
                  </w:rPrChange>
                </w:rPr>
                <w:t>Hastie et al</w:t>
              </w:r>
              <w:r w:rsidRPr="00F55018">
                <w:rPr>
                  <w:rFonts w:ascii="Times New Roman" w:eastAsia="Times New Roman" w:hAnsi="Times New Roman" w:cs="Times New Roman"/>
                  <w:color w:val="auto"/>
                  <w:kern w:val="0"/>
                  <w:vertAlign w:val="superscript"/>
                  <w14:ligatures w14:val="none"/>
                  <w:rPrChange w:id="5925" w:author="Geri Burgert" w:date="2026-02-02T17:12:00Z" w16du:dateUtc="2026-02-02T22:12:00Z">
                    <w:rPr>
                      <w:rFonts w:eastAsia="Times New Roman"/>
                      <w:color w:val="auto"/>
                      <w:kern w:val="0"/>
                      <w:vertAlign w:val="superscript"/>
                      <w14:ligatures w14:val="none"/>
                    </w:rPr>
                  </w:rPrChange>
                </w:rPr>
                <w:t>118</w:t>
              </w:r>
            </w:ins>
          </w:p>
          <w:p w14:paraId="195A59F5" w14:textId="77777777" w:rsidR="00F55018" w:rsidRPr="00F55018" w:rsidRDefault="00F55018" w:rsidP="00F55018">
            <w:pPr>
              <w:jc w:val="center"/>
              <w:rPr>
                <w:ins w:id="5926" w:author="Geri Burgert" w:date="2026-02-02T17:12:00Z" w16du:dateUtc="2026-02-02T22:12:00Z"/>
                <w:rFonts w:ascii="Times New Roman" w:eastAsia="Times New Roman" w:hAnsi="Times New Roman" w:cs="Times New Roman"/>
                <w:color w:val="auto"/>
                <w:kern w:val="0"/>
                <w14:ligatures w14:val="none"/>
                <w:rPrChange w:id="5927" w:author="Geri Burgert" w:date="2026-02-02T17:12:00Z" w16du:dateUtc="2026-02-02T22:12:00Z">
                  <w:rPr>
                    <w:ins w:id="5928" w:author="Geri Burgert" w:date="2026-02-02T17:12:00Z" w16du:dateUtc="2026-02-02T22:12:00Z"/>
                    <w:rFonts w:eastAsia="Times New Roman"/>
                    <w:color w:val="auto"/>
                    <w:kern w:val="0"/>
                    <w14:ligatures w14:val="none"/>
                  </w:rPr>
                </w:rPrChange>
              </w:rPr>
            </w:pPr>
            <w:ins w:id="5929" w:author="Geri Burgert" w:date="2026-02-02T17:12:00Z" w16du:dateUtc="2026-02-02T22:12:00Z">
              <w:r w:rsidRPr="00F55018">
                <w:rPr>
                  <w:rFonts w:ascii="Times New Roman" w:eastAsia="Times New Roman" w:hAnsi="Times New Roman" w:cs="Times New Roman"/>
                  <w:color w:val="auto"/>
                  <w:kern w:val="0"/>
                  <w14:ligatures w14:val="none"/>
                  <w:rPrChange w:id="5930" w:author="Geri Burgert" w:date="2026-02-02T17:12:00Z" w16du:dateUtc="2026-02-02T22:12:00Z">
                    <w:rPr>
                      <w:rFonts w:eastAsia="Times New Roman"/>
                      <w:color w:val="auto"/>
                      <w:kern w:val="0"/>
                      <w14:ligatures w14:val="none"/>
                    </w:rPr>
                  </w:rPrChange>
                </w:rPr>
                <w:t>Lin et al</w:t>
              </w:r>
              <w:r w:rsidRPr="00F55018">
                <w:rPr>
                  <w:rFonts w:ascii="Times New Roman" w:eastAsia="Times New Roman" w:hAnsi="Times New Roman" w:cs="Times New Roman"/>
                  <w:color w:val="auto"/>
                  <w:kern w:val="0"/>
                  <w:vertAlign w:val="superscript"/>
                  <w14:ligatures w14:val="none"/>
                  <w:rPrChange w:id="5931" w:author="Geri Burgert" w:date="2026-02-02T17:12:00Z" w16du:dateUtc="2026-02-02T22:12:00Z">
                    <w:rPr>
                      <w:rFonts w:eastAsia="Times New Roman"/>
                      <w:color w:val="auto"/>
                      <w:kern w:val="0"/>
                      <w:vertAlign w:val="superscript"/>
                      <w14:ligatures w14:val="none"/>
                    </w:rPr>
                  </w:rPrChange>
                </w:rPr>
                <w:t>119</w:t>
              </w:r>
            </w:ins>
          </w:p>
          <w:p w14:paraId="3A39BB5C" w14:textId="77777777" w:rsidR="00F55018" w:rsidRPr="00F55018" w:rsidRDefault="00F55018" w:rsidP="00F55018">
            <w:pPr>
              <w:jc w:val="center"/>
              <w:rPr>
                <w:ins w:id="5932" w:author="Geri Burgert" w:date="2026-02-02T17:12:00Z" w16du:dateUtc="2026-02-02T22:12:00Z"/>
                <w:rFonts w:ascii="Times New Roman" w:eastAsia="Times New Roman" w:hAnsi="Times New Roman" w:cs="Times New Roman"/>
                <w:color w:val="auto"/>
                <w:kern w:val="0"/>
                <w14:ligatures w14:val="none"/>
                <w:rPrChange w:id="5933" w:author="Geri Burgert" w:date="2026-02-02T17:12:00Z" w16du:dateUtc="2026-02-02T22:12:00Z">
                  <w:rPr>
                    <w:ins w:id="5934" w:author="Geri Burgert" w:date="2026-02-02T17:12:00Z" w16du:dateUtc="2026-02-02T22:12:00Z"/>
                    <w:rFonts w:eastAsia="Times New Roman"/>
                    <w:color w:val="auto"/>
                    <w:kern w:val="0"/>
                    <w14:ligatures w14:val="none"/>
                  </w:rPr>
                </w:rPrChange>
              </w:rPr>
            </w:pPr>
          </w:p>
        </w:tc>
      </w:tr>
    </w:tbl>
    <w:p w14:paraId="422DF376" w14:textId="77777777" w:rsidR="00F55018" w:rsidRPr="00F55018" w:rsidRDefault="00F55018" w:rsidP="00F55018">
      <w:pPr>
        <w:spacing w:before="0" w:beforeAutospacing="0" w:after="0" w:afterAutospacing="0" w:line="240" w:lineRule="auto"/>
        <w:rPr>
          <w:ins w:id="5935" w:author="Geri Burgert" w:date="2026-02-02T17:12:00Z" w16du:dateUtc="2026-02-02T22:12:00Z"/>
          <w:rFonts w:eastAsia="Times New Roman"/>
          <w:bCs w:val="0"/>
          <w:color w:val="auto"/>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5936" w:author="Geri Burgert" w:date="2026-02-02T17:13:00Z" w16du:dateUtc="2026-02-02T22:13:00Z">
          <w:tblPr>
            <w:tblStyle w:val="TableGrid"/>
            <w:tblW w:w="0" w:type="auto"/>
            <w:tblLook w:val="04A0" w:firstRow="1" w:lastRow="0" w:firstColumn="1" w:lastColumn="0" w:noHBand="0" w:noVBand="1"/>
          </w:tblPr>
        </w:tblPrChange>
      </w:tblPr>
      <w:tblGrid>
        <w:gridCol w:w="1857"/>
        <w:gridCol w:w="2084"/>
        <w:gridCol w:w="1985"/>
        <w:gridCol w:w="2302"/>
        <w:gridCol w:w="1869"/>
        <w:gridCol w:w="2143"/>
        <w:tblGridChange w:id="5937">
          <w:tblGrid>
            <w:gridCol w:w="5"/>
            <w:gridCol w:w="1856"/>
            <w:gridCol w:w="2083"/>
            <w:gridCol w:w="1984"/>
            <w:gridCol w:w="2300"/>
            <w:gridCol w:w="1866"/>
            <w:gridCol w:w="2141"/>
            <w:gridCol w:w="5"/>
          </w:tblGrid>
        </w:tblGridChange>
      </w:tblGrid>
      <w:tr w:rsidR="00F55018" w:rsidRPr="00F55018" w14:paraId="2DD5D9D3" w14:textId="77777777" w:rsidTr="00BC2438">
        <w:trPr>
          <w:ins w:id="5938" w:author="Geri Burgert" w:date="2026-02-02T17:12:00Z" w16du:dateUtc="2026-02-02T22:12:00Z"/>
          <w:trPrChange w:id="5939" w:author="Geri Burgert" w:date="2026-02-02T17:13:00Z" w16du:dateUtc="2026-02-02T22:13:00Z">
            <w:trPr>
              <w:gridBefore w:val="1"/>
              <w:gridAfter w:val="0"/>
            </w:trPr>
          </w:trPrChange>
        </w:trPr>
        <w:tc>
          <w:tcPr>
            <w:tcW w:w="12950" w:type="dxa"/>
            <w:gridSpan w:val="6"/>
            <w:tcPrChange w:id="5940" w:author="Geri Burgert" w:date="2026-02-02T17:13:00Z" w16du:dateUtc="2026-02-02T22:13:00Z">
              <w:tcPr>
                <w:tcW w:w="12950" w:type="dxa"/>
                <w:gridSpan w:val="6"/>
              </w:tcPr>
            </w:tcPrChange>
          </w:tcPr>
          <w:p w14:paraId="77E1D5D9" w14:textId="77777777" w:rsidR="00F55018" w:rsidRPr="00F55018" w:rsidRDefault="00F55018" w:rsidP="00F55018">
            <w:pPr>
              <w:rPr>
                <w:ins w:id="5941" w:author="Geri Burgert" w:date="2026-02-02T17:12:00Z" w16du:dateUtc="2026-02-02T22:12:00Z"/>
                <w:rFonts w:ascii="Times New Roman" w:eastAsia="Times New Roman" w:hAnsi="Times New Roman" w:cs="Times New Roman"/>
                <w:color w:val="auto"/>
                <w:kern w:val="0"/>
                <w14:ligatures w14:val="none"/>
                <w:rPrChange w:id="5942" w:author="Geri Burgert" w:date="2026-02-02T17:12:00Z" w16du:dateUtc="2026-02-02T22:12:00Z">
                  <w:rPr>
                    <w:ins w:id="5943" w:author="Geri Burgert" w:date="2026-02-02T17:12:00Z" w16du:dateUtc="2026-02-02T22:12:00Z"/>
                    <w:rFonts w:eastAsia="Times New Roman"/>
                    <w:color w:val="auto"/>
                    <w:kern w:val="0"/>
                    <w14:ligatures w14:val="none"/>
                  </w:rPr>
                </w:rPrChange>
              </w:rPr>
            </w:pPr>
            <w:ins w:id="5944" w:author="Geri Burgert" w:date="2026-02-02T17:12:00Z" w16du:dateUtc="2026-02-02T22:12:00Z">
              <w:r w:rsidRPr="00F55018">
                <w:rPr>
                  <w:rFonts w:ascii="Times New Roman" w:eastAsia="Times New Roman" w:hAnsi="Times New Roman" w:cs="Times New Roman"/>
                  <w:color w:val="auto"/>
                  <w:kern w:val="0"/>
                  <w14:ligatures w14:val="none"/>
                  <w:rPrChange w:id="5945" w:author="Geri Burgert" w:date="2026-02-02T17:12:00Z" w16du:dateUtc="2026-02-02T22:12:00Z">
                    <w:rPr>
                      <w:rFonts w:eastAsia="Times New Roman"/>
                      <w:color w:val="auto"/>
                      <w:kern w:val="0"/>
                      <w14:ligatures w14:val="none"/>
                    </w:rPr>
                  </w:rPrChange>
                </w:rPr>
                <w:t>Imaging modalities</w:t>
              </w:r>
            </w:ins>
          </w:p>
        </w:tc>
      </w:tr>
      <w:tr w:rsidR="00F55018" w:rsidRPr="00F55018" w14:paraId="00B68049" w14:textId="77777777" w:rsidTr="00BC2438">
        <w:trPr>
          <w:ins w:id="5946" w:author="Geri Burgert" w:date="2026-02-02T17:12:00Z" w16du:dateUtc="2026-02-02T22:12:00Z"/>
          <w:trPrChange w:id="5947" w:author="Geri Burgert" w:date="2026-02-02T17:13:00Z" w16du:dateUtc="2026-02-02T22:13:00Z">
            <w:trPr>
              <w:gridBefore w:val="1"/>
              <w:gridAfter w:val="0"/>
            </w:trPr>
          </w:trPrChange>
        </w:trPr>
        <w:tc>
          <w:tcPr>
            <w:tcW w:w="2022" w:type="dxa"/>
            <w:tcPrChange w:id="5948" w:author="Geri Burgert" w:date="2026-02-02T17:13:00Z" w16du:dateUtc="2026-02-02T22:13:00Z">
              <w:tcPr>
                <w:tcW w:w="2022" w:type="dxa"/>
              </w:tcPr>
            </w:tcPrChange>
          </w:tcPr>
          <w:p w14:paraId="00122E07" w14:textId="77777777" w:rsidR="00F55018" w:rsidRPr="00F55018" w:rsidRDefault="00F55018" w:rsidP="00F55018">
            <w:pPr>
              <w:rPr>
                <w:ins w:id="5949" w:author="Geri Burgert" w:date="2026-02-02T17:12:00Z" w16du:dateUtc="2026-02-02T22:12:00Z"/>
                <w:rFonts w:ascii="Times New Roman" w:eastAsia="Times New Roman" w:hAnsi="Times New Roman" w:cs="Times New Roman"/>
                <w:color w:val="auto"/>
                <w:kern w:val="0"/>
                <w14:ligatures w14:val="none"/>
                <w:rPrChange w:id="5950" w:author="Geri Burgert" w:date="2026-02-02T17:12:00Z" w16du:dateUtc="2026-02-02T22:12:00Z">
                  <w:rPr>
                    <w:ins w:id="5951" w:author="Geri Burgert" w:date="2026-02-02T17:12:00Z" w16du:dateUtc="2026-02-02T22:12:00Z"/>
                    <w:rFonts w:eastAsia="Times New Roman"/>
                    <w:color w:val="auto"/>
                    <w:kern w:val="0"/>
                    <w14:ligatures w14:val="none"/>
                  </w:rPr>
                </w:rPrChange>
              </w:rPr>
            </w:pPr>
            <w:ins w:id="5952" w:author="Geri Burgert" w:date="2026-02-02T17:12:00Z" w16du:dateUtc="2026-02-02T22:12:00Z">
              <w:r w:rsidRPr="00F55018">
                <w:rPr>
                  <w:rFonts w:ascii="Times New Roman" w:eastAsia="Times New Roman" w:hAnsi="Times New Roman" w:cs="Times New Roman"/>
                  <w:color w:val="auto"/>
                  <w:kern w:val="0"/>
                  <w14:ligatures w14:val="none"/>
                  <w:rPrChange w:id="5953" w:author="Geri Burgert" w:date="2026-02-02T17:12:00Z" w16du:dateUtc="2026-02-02T22:12:00Z">
                    <w:rPr>
                      <w:rFonts w:eastAsia="Times New Roman"/>
                      <w:color w:val="auto"/>
                      <w:kern w:val="0"/>
                      <w14:ligatures w14:val="none"/>
                    </w:rPr>
                  </w:rPrChange>
                </w:rPr>
                <w:t xml:space="preserve">  Airway remodeling</w:t>
              </w:r>
            </w:ins>
          </w:p>
        </w:tc>
        <w:tc>
          <w:tcPr>
            <w:tcW w:w="2096" w:type="dxa"/>
            <w:tcPrChange w:id="5954" w:author="Geri Burgert" w:date="2026-02-02T17:13:00Z" w16du:dateUtc="2026-02-02T22:13:00Z">
              <w:tcPr>
                <w:tcW w:w="2096" w:type="dxa"/>
              </w:tcPr>
            </w:tcPrChange>
          </w:tcPr>
          <w:p w14:paraId="547C62C3" w14:textId="77777777" w:rsidR="00F55018" w:rsidRPr="00F55018" w:rsidRDefault="00F55018" w:rsidP="00F55018">
            <w:pPr>
              <w:jc w:val="center"/>
              <w:rPr>
                <w:ins w:id="5955" w:author="Geri Burgert" w:date="2026-02-02T17:12:00Z" w16du:dateUtc="2026-02-02T22:12:00Z"/>
                <w:rFonts w:ascii="Times New Roman" w:eastAsia="Times New Roman" w:hAnsi="Times New Roman" w:cs="Times New Roman"/>
                <w:color w:val="auto"/>
                <w:kern w:val="0"/>
                <w14:ligatures w14:val="none"/>
                <w:rPrChange w:id="5956" w:author="Geri Burgert" w:date="2026-02-02T17:12:00Z" w16du:dateUtc="2026-02-02T22:12:00Z">
                  <w:rPr>
                    <w:ins w:id="5957" w:author="Geri Burgert" w:date="2026-02-02T17:12:00Z" w16du:dateUtc="2026-02-02T22:12:00Z"/>
                    <w:rFonts w:eastAsia="Times New Roman"/>
                    <w:color w:val="auto"/>
                    <w:kern w:val="0"/>
                    <w14:ligatures w14:val="none"/>
                  </w:rPr>
                </w:rPrChange>
              </w:rPr>
            </w:pPr>
            <w:ins w:id="5958" w:author="Geri Burgert" w:date="2026-02-02T17:12:00Z" w16du:dateUtc="2026-02-02T22:12:00Z">
              <w:r w:rsidRPr="00F55018">
                <w:rPr>
                  <w:rFonts w:ascii="Times New Roman" w:eastAsia="Times New Roman" w:hAnsi="Times New Roman" w:cs="Times New Roman"/>
                  <w:color w:val="auto"/>
                  <w:kern w:val="0"/>
                  <w14:ligatures w14:val="none"/>
                  <w:rPrChange w:id="5959" w:author="Geri Burgert" w:date="2026-02-02T17:12:00Z" w16du:dateUtc="2026-02-02T22:12:00Z">
                    <w:rPr>
                      <w:rFonts w:eastAsia="Times New Roman"/>
                      <w:color w:val="auto"/>
                      <w:kern w:val="0"/>
                      <w14:ligatures w14:val="none"/>
                    </w:rPr>
                  </w:rPrChange>
                </w:rPr>
                <w:t>Chest CT</w:t>
              </w:r>
            </w:ins>
          </w:p>
        </w:tc>
        <w:tc>
          <w:tcPr>
            <w:tcW w:w="2027" w:type="dxa"/>
            <w:tcPrChange w:id="5960" w:author="Geri Burgert" w:date="2026-02-02T17:13:00Z" w16du:dateUtc="2026-02-02T22:13:00Z">
              <w:tcPr>
                <w:tcW w:w="2027" w:type="dxa"/>
              </w:tcPr>
            </w:tcPrChange>
          </w:tcPr>
          <w:p w14:paraId="42E5B0BA" w14:textId="77777777" w:rsidR="00F55018" w:rsidRPr="00F55018" w:rsidRDefault="00F55018" w:rsidP="00F55018">
            <w:pPr>
              <w:jc w:val="center"/>
              <w:rPr>
                <w:ins w:id="5961" w:author="Geri Burgert" w:date="2026-02-02T17:12:00Z" w16du:dateUtc="2026-02-02T22:12:00Z"/>
                <w:rFonts w:ascii="Times New Roman" w:eastAsia="Times New Roman" w:hAnsi="Times New Roman" w:cs="Times New Roman"/>
                <w:color w:val="auto"/>
                <w:kern w:val="0"/>
                <w14:ligatures w14:val="none"/>
                <w:rPrChange w:id="5962" w:author="Geri Burgert" w:date="2026-02-02T17:12:00Z" w16du:dateUtc="2026-02-02T22:12:00Z">
                  <w:rPr>
                    <w:ins w:id="5963" w:author="Geri Burgert" w:date="2026-02-02T17:12:00Z" w16du:dateUtc="2026-02-02T22:12:00Z"/>
                    <w:rFonts w:eastAsia="Times New Roman"/>
                    <w:color w:val="auto"/>
                    <w:kern w:val="0"/>
                    <w14:ligatures w14:val="none"/>
                  </w:rPr>
                </w:rPrChange>
              </w:rPr>
            </w:pPr>
            <w:ins w:id="5964" w:author="Geri Burgert" w:date="2026-02-02T17:12:00Z" w16du:dateUtc="2026-02-02T22:12:00Z">
              <w:r w:rsidRPr="00F55018">
                <w:rPr>
                  <w:rFonts w:ascii="Times New Roman" w:eastAsia="Times New Roman" w:hAnsi="Times New Roman" w:cs="Times New Roman"/>
                  <w:color w:val="auto"/>
                  <w:kern w:val="0"/>
                  <w14:ligatures w14:val="none"/>
                  <w:rPrChange w:id="5965" w:author="Geri Burgert" w:date="2026-02-02T17:12:00Z" w16du:dateUtc="2026-02-02T22:12:00Z">
                    <w:rPr>
                      <w:rFonts w:eastAsia="Times New Roman"/>
                      <w:color w:val="auto"/>
                      <w:kern w:val="0"/>
                      <w14:ligatures w14:val="none"/>
                    </w:rPr>
                  </w:rPrChange>
                </w:rPr>
                <w:t>Quantitative CT airway analysis</w:t>
              </w:r>
            </w:ins>
          </w:p>
        </w:tc>
        <w:tc>
          <w:tcPr>
            <w:tcW w:w="2464" w:type="dxa"/>
            <w:tcPrChange w:id="5966" w:author="Geri Burgert" w:date="2026-02-02T17:13:00Z" w16du:dateUtc="2026-02-02T22:13:00Z">
              <w:tcPr>
                <w:tcW w:w="2464" w:type="dxa"/>
              </w:tcPr>
            </w:tcPrChange>
          </w:tcPr>
          <w:p w14:paraId="00B9A78A" w14:textId="77777777" w:rsidR="00F55018" w:rsidRPr="00F55018" w:rsidRDefault="00F55018" w:rsidP="00F55018">
            <w:pPr>
              <w:jc w:val="center"/>
              <w:rPr>
                <w:ins w:id="5967" w:author="Geri Burgert" w:date="2026-02-02T17:12:00Z" w16du:dateUtc="2026-02-02T22:12:00Z"/>
                <w:rFonts w:ascii="Times New Roman" w:eastAsia="Times New Roman" w:hAnsi="Times New Roman" w:cs="Times New Roman"/>
                <w:color w:val="auto"/>
                <w:kern w:val="0"/>
                <w14:ligatures w14:val="none"/>
                <w:rPrChange w:id="5968" w:author="Geri Burgert" w:date="2026-02-02T17:12:00Z" w16du:dateUtc="2026-02-02T22:12:00Z">
                  <w:rPr>
                    <w:ins w:id="5969" w:author="Geri Burgert" w:date="2026-02-02T17:12:00Z" w16du:dateUtc="2026-02-02T22:12:00Z"/>
                    <w:rFonts w:eastAsia="Times New Roman"/>
                    <w:color w:val="auto"/>
                    <w:kern w:val="0"/>
                    <w14:ligatures w14:val="none"/>
                  </w:rPr>
                </w:rPrChange>
              </w:rPr>
            </w:pPr>
            <w:ins w:id="5970" w:author="Geri Burgert" w:date="2026-02-02T17:12:00Z" w16du:dateUtc="2026-02-02T22:12:00Z">
              <w:r w:rsidRPr="00F55018">
                <w:rPr>
                  <w:rFonts w:ascii="Times New Roman" w:eastAsia="Times New Roman" w:hAnsi="Times New Roman" w:cs="Times New Roman"/>
                  <w:color w:val="auto"/>
                  <w:kern w:val="0"/>
                  <w14:ligatures w14:val="none"/>
                  <w:rPrChange w:id="5971" w:author="Geri Burgert" w:date="2026-02-02T17:12:00Z" w16du:dateUtc="2026-02-02T22:12:00Z">
                    <w:rPr>
                      <w:rFonts w:eastAsia="Times New Roman"/>
                      <w:color w:val="auto"/>
                      <w:kern w:val="0"/>
                      <w14:ligatures w14:val="none"/>
                    </w:rPr>
                  </w:rPrChange>
                </w:rPr>
                <w:t>Global quantitative metrics of airway wall thickening (bronchial wall area, wall attenuation, perimeter-to-thickness ratio across airway generations); CT low attenuation area</w:t>
              </w:r>
              <w:r w:rsidRPr="00F55018" w:rsidDel="00C850D7">
                <w:rPr>
                  <w:rFonts w:ascii="Times New Roman" w:eastAsia="Times New Roman" w:hAnsi="Times New Roman" w:cs="Times New Roman"/>
                  <w:color w:val="auto"/>
                  <w:kern w:val="0"/>
                  <w14:ligatures w14:val="none"/>
                  <w:rPrChange w:id="5972" w:author="Geri Burgert" w:date="2026-02-02T17:12:00Z" w16du:dateUtc="2026-02-02T22:12:00Z">
                    <w:rPr>
                      <w:rFonts w:eastAsia="Times New Roman"/>
                      <w:color w:val="auto"/>
                      <w:kern w:val="0"/>
                      <w14:ligatures w14:val="none"/>
                    </w:rPr>
                  </w:rPrChange>
                </w:rPr>
                <w:t xml:space="preserve"> </w:t>
              </w:r>
              <w:r w:rsidRPr="00F55018">
                <w:rPr>
                  <w:rFonts w:ascii="Times New Roman" w:eastAsia="Times New Roman" w:hAnsi="Times New Roman" w:cs="Times New Roman"/>
                  <w:color w:val="auto"/>
                  <w:kern w:val="0"/>
                  <w14:ligatures w14:val="none"/>
                  <w:rPrChange w:id="5973" w:author="Geri Burgert" w:date="2026-02-02T17:12:00Z" w16du:dateUtc="2026-02-02T22:12:00Z">
                    <w:rPr>
                      <w:rFonts w:eastAsia="Times New Roman"/>
                      <w:color w:val="auto"/>
                      <w:kern w:val="0"/>
                      <w14:ligatures w14:val="none"/>
                    </w:rPr>
                  </w:rPrChange>
                </w:rPr>
                <w:t>≤950 is suggestive of emphysematous changes</w:t>
              </w:r>
            </w:ins>
          </w:p>
        </w:tc>
        <w:tc>
          <w:tcPr>
            <w:tcW w:w="2032" w:type="dxa"/>
            <w:tcPrChange w:id="5974" w:author="Geri Burgert" w:date="2026-02-02T17:13:00Z" w16du:dateUtc="2026-02-02T22:13:00Z">
              <w:tcPr>
                <w:tcW w:w="2032" w:type="dxa"/>
              </w:tcPr>
            </w:tcPrChange>
          </w:tcPr>
          <w:p w14:paraId="6D5D160C" w14:textId="77777777" w:rsidR="00F55018" w:rsidRPr="00F55018" w:rsidRDefault="00F55018" w:rsidP="00F55018">
            <w:pPr>
              <w:jc w:val="center"/>
              <w:rPr>
                <w:ins w:id="5975" w:author="Geri Burgert" w:date="2026-02-02T17:12:00Z" w16du:dateUtc="2026-02-02T22:12:00Z"/>
                <w:rFonts w:ascii="Times New Roman" w:eastAsia="Times New Roman" w:hAnsi="Times New Roman" w:cs="Times New Roman"/>
                <w:color w:val="auto"/>
                <w:kern w:val="0"/>
                <w14:ligatures w14:val="none"/>
                <w:rPrChange w:id="5976" w:author="Geri Burgert" w:date="2026-02-02T17:12:00Z" w16du:dateUtc="2026-02-02T22:12:00Z">
                  <w:rPr>
                    <w:ins w:id="5977" w:author="Geri Burgert" w:date="2026-02-02T17:12:00Z" w16du:dateUtc="2026-02-02T22:12:00Z"/>
                    <w:rFonts w:eastAsia="Times New Roman"/>
                    <w:color w:val="auto"/>
                    <w:kern w:val="0"/>
                    <w14:ligatures w14:val="none"/>
                  </w:rPr>
                </w:rPrChange>
              </w:rPr>
            </w:pPr>
            <w:ins w:id="5978" w:author="Geri Burgert" w:date="2026-02-02T17:12:00Z" w16du:dateUtc="2026-02-02T22:12:00Z">
              <w:r w:rsidRPr="00F55018">
                <w:rPr>
                  <w:rFonts w:ascii="Times New Roman" w:eastAsia="Times New Roman" w:hAnsi="Times New Roman" w:cs="Times New Roman"/>
                  <w:color w:val="auto"/>
                  <w:kern w:val="0"/>
                  <w14:ligatures w14:val="none"/>
                  <w:rPrChange w:id="5979" w:author="Geri Burgert" w:date="2026-02-02T17:12:00Z" w16du:dateUtc="2026-02-02T22:12:00Z">
                    <w:rPr>
                      <w:rFonts w:eastAsia="Times New Roman"/>
                      <w:color w:val="auto"/>
                      <w:kern w:val="0"/>
                      <w14:ligatures w14:val="none"/>
                    </w:rPr>
                  </w:rPrChange>
                </w:rPr>
                <w:t>Radiation exposure, expensive</w:t>
              </w:r>
            </w:ins>
          </w:p>
        </w:tc>
        <w:tc>
          <w:tcPr>
            <w:tcW w:w="2309" w:type="dxa"/>
            <w:tcPrChange w:id="5980" w:author="Geri Burgert" w:date="2026-02-02T17:13:00Z" w16du:dateUtc="2026-02-02T22:13:00Z">
              <w:tcPr>
                <w:tcW w:w="2309" w:type="dxa"/>
              </w:tcPr>
            </w:tcPrChange>
          </w:tcPr>
          <w:p w14:paraId="2723BE0D" w14:textId="77777777" w:rsidR="00F55018" w:rsidRPr="00F55018" w:rsidRDefault="00F55018" w:rsidP="00F55018">
            <w:pPr>
              <w:jc w:val="center"/>
              <w:rPr>
                <w:ins w:id="5981" w:author="Geri Burgert" w:date="2026-02-02T17:12:00Z" w16du:dateUtc="2026-02-02T22:12:00Z"/>
                <w:rFonts w:ascii="Times New Roman" w:eastAsia="Times New Roman" w:hAnsi="Times New Roman" w:cs="Times New Roman"/>
                <w:kern w:val="0"/>
                <w14:ligatures w14:val="none"/>
                <w:rPrChange w:id="5982" w:author="Geri Burgert" w:date="2026-02-02T17:12:00Z" w16du:dateUtc="2026-02-02T22:12:00Z">
                  <w:rPr>
                    <w:ins w:id="5983" w:author="Geri Burgert" w:date="2026-02-02T17:12:00Z" w16du:dateUtc="2026-02-02T22:12:00Z"/>
                    <w:rFonts w:eastAsia="Times New Roman"/>
                    <w:kern w:val="0"/>
                    <w14:ligatures w14:val="none"/>
                  </w:rPr>
                </w:rPrChange>
              </w:rPr>
            </w:pPr>
            <w:ins w:id="5984" w:author="Geri Burgert" w:date="2026-02-02T17:12:00Z" w16du:dateUtc="2026-02-02T22:12:00Z">
              <w:r w:rsidRPr="00F55018">
                <w:rPr>
                  <w:rFonts w:ascii="Times New Roman" w:eastAsia="Times New Roman" w:hAnsi="Times New Roman" w:cs="Times New Roman"/>
                  <w:kern w:val="0"/>
                  <w14:ligatures w14:val="none"/>
                  <w:rPrChange w:id="5985" w:author="Geri Burgert" w:date="2026-02-02T17:12:00Z" w16du:dateUtc="2026-02-02T22:12:00Z">
                    <w:rPr>
                      <w:rFonts w:eastAsia="Times New Roman"/>
                      <w:kern w:val="0"/>
                      <w14:ligatures w14:val="none"/>
                    </w:rPr>
                  </w:rPrChange>
                </w:rPr>
                <w:t>Diaz et al</w:t>
              </w:r>
              <w:r w:rsidRPr="00F55018">
                <w:rPr>
                  <w:rFonts w:ascii="Times New Roman" w:eastAsia="Times New Roman" w:hAnsi="Times New Roman" w:cs="Times New Roman"/>
                  <w:kern w:val="0"/>
                  <w:vertAlign w:val="superscript"/>
                  <w14:ligatures w14:val="none"/>
                  <w:rPrChange w:id="5986" w:author="Geri Burgert" w:date="2026-02-02T17:12:00Z" w16du:dateUtc="2026-02-02T22:12:00Z">
                    <w:rPr>
                      <w:rFonts w:eastAsia="Times New Roman"/>
                      <w:kern w:val="0"/>
                      <w:vertAlign w:val="superscript"/>
                      <w14:ligatures w14:val="none"/>
                    </w:rPr>
                  </w:rPrChange>
                </w:rPr>
                <w:t>120</w:t>
              </w:r>
            </w:ins>
          </w:p>
          <w:p w14:paraId="213EC91F" w14:textId="77777777" w:rsidR="00F55018" w:rsidRPr="00F55018" w:rsidRDefault="00F55018" w:rsidP="00F55018">
            <w:pPr>
              <w:jc w:val="center"/>
              <w:rPr>
                <w:ins w:id="5987" w:author="Geri Burgert" w:date="2026-02-02T17:12:00Z" w16du:dateUtc="2026-02-02T22:12:00Z"/>
                <w:rFonts w:ascii="Times New Roman" w:eastAsia="Times New Roman" w:hAnsi="Times New Roman" w:cs="Times New Roman"/>
                <w:color w:val="auto"/>
                <w:kern w:val="0"/>
                <w14:ligatures w14:val="none"/>
                <w:rPrChange w:id="5988" w:author="Geri Burgert" w:date="2026-02-02T17:12:00Z" w16du:dateUtc="2026-02-02T22:12:00Z">
                  <w:rPr>
                    <w:ins w:id="5989" w:author="Geri Burgert" w:date="2026-02-02T17:12:00Z" w16du:dateUtc="2026-02-02T22:12:00Z"/>
                    <w:rFonts w:eastAsia="Times New Roman"/>
                    <w:color w:val="auto"/>
                    <w:kern w:val="0"/>
                    <w14:ligatures w14:val="none"/>
                  </w:rPr>
                </w:rPrChange>
              </w:rPr>
            </w:pPr>
            <w:ins w:id="5990" w:author="Geri Burgert" w:date="2026-02-02T17:12:00Z" w16du:dateUtc="2026-02-02T22:12:00Z">
              <w:r w:rsidRPr="00F55018">
                <w:rPr>
                  <w:rFonts w:ascii="Times New Roman" w:eastAsia="Times New Roman" w:hAnsi="Times New Roman" w:cs="Times New Roman"/>
                  <w:kern w:val="0"/>
                  <w14:ligatures w14:val="none"/>
                  <w:rPrChange w:id="5991" w:author="Geri Burgert" w:date="2026-02-02T17:12:00Z" w16du:dateUtc="2026-02-02T22:12:00Z">
                    <w:rPr>
                      <w:rFonts w:eastAsia="Times New Roman"/>
                      <w:kern w:val="0"/>
                      <w14:ligatures w14:val="none"/>
                    </w:rPr>
                  </w:rPrChange>
                </w:rPr>
                <w:t>Bhatt et al</w:t>
              </w:r>
              <w:r w:rsidRPr="00F55018">
                <w:rPr>
                  <w:rFonts w:ascii="Times New Roman" w:eastAsia="Times New Roman" w:hAnsi="Times New Roman" w:cs="Times New Roman"/>
                  <w:kern w:val="0"/>
                  <w:vertAlign w:val="superscript"/>
                  <w14:ligatures w14:val="none"/>
                  <w:rPrChange w:id="5992" w:author="Geri Burgert" w:date="2026-02-02T17:12:00Z" w16du:dateUtc="2026-02-02T22:12:00Z">
                    <w:rPr>
                      <w:rFonts w:eastAsia="Times New Roman"/>
                      <w:kern w:val="0"/>
                      <w:vertAlign w:val="superscript"/>
                      <w14:ligatures w14:val="none"/>
                    </w:rPr>
                  </w:rPrChange>
                </w:rPr>
                <w:t>121</w:t>
              </w:r>
            </w:ins>
          </w:p>
        </w:tc>
      </w:tr>
      <w:tr w:rsidR="00F55018" w:rsidRPr="00F55018" w14:paraId="265640AE" w14:textId="77777777" w:rsidTr="00BC2438">
        <w:trPr>
          <w:ins w:id="5993" w:author="Geri Burgert" w:date="2026-02-02T17:12:00Z" w16du:dateUtc="2026-02-02T22:12:00Z"/>
          <w:trPrChange w:id="5994" w:author="Geri Burgert" w:date="2026-02-02T17:13:00Z" w16du:dateUtc="2026-02-02T22:13:00Z">
            <w:trPr>
              <w:gridBefore w:val="1"/>
              <w:gridAfter w:val="0"/>
            </w:trPr>
          </w:trPrChange>
        </w:trPr>
        <w:tc>
          <w:tcPr>
            <w:tcW w:w="2022" w:type="dxa"/>
            <w:tcPrChange w:id="5995" w:author="Geri Burgert" w:date="2026-02-02T17:13:00Z" w16du:dateUtc="2026-02-02T22:13:00Z">
              <w:tcPr>
                <w:tcW w:w="2022" w:type="dxa"/>
              </w:tcPr>
            </w:tcPrChange>
          </w:tcPr>
          <w:p w14:paraId="746411B6" w14:textId="77777777" w:rsidR="00F55018" w:rsidRPr="00F55018" w:rsidRDefault="00F55018" w:rsidP="00F55018">
            <w:pPr>
              <w:rPr>
                <w:ins w:id="5996" w:author="Geri Burgert" w:date="2026-02-02T17:12:00Z" w16du:dateUtc="2026-02-02T22:12:00Z"/>
                <w:rFonts w:ascii="Times New Roman" w:eastAsia="Times New Roman" w:hAnsi="Times New Roman" w:cs="Times New Roman"/>
                <w:color w:val="auto"/>
                <w:kern w:val="0"/>
                <w14:ligatures w14:val="none"/>
                <w:rPrChange w:id="5997" w:author="Geri Burgert" w:date="2026-02-02T17:12:00Z" w16du:dateUtc="2026-02-02T22:12:00Z">
                  <w:rPr>
                    <w:ins w:id="5998" w:author="Geri Burgert" w:date="2026-02-02T17:12:00Z" w16du:dateUtc="2026-02-02T22:12:00Z"/>
                    <w:rFonts w:eastAsia="Times New Roman"/>
                    <w:color w:val="auto"/>
                    <w:kern w:val="0"/>
                    <w14:ligatures w14:val="none"/>
                  </w:rPr>
                </w:rPrChange>
              </w:rPr>
            </w:pPr>
            <w:ins w:id="5999" w:author="Geri Burgert" w:date="2026-02-02T17:12:00Z" w16du:dateUtc="2026-02-02T22:12:00Z">
              <w:r w:rsidRPr="00F55018">
                <w:rPr>
                  <w:rFonts w:ascii="Times New Roman" w:eastAsia="Times New Roman" w:hAnsi="Times New Roman" w:cs="Times New Roman"/>
                  <w:color w:val="auto"/>
                  <w:kern w:val="0"/>
                  <w14:ligatures w14:val="none"/>
                  <w:rPrChange w:id="6000" w:author="Geri Burgert" w:date="2026-02-02T17:12:00Z" w16du:dateUtc="2026-02-02T22:12:00Z">
                    <w:rPr>
                      <w:rFonts w:eastAsia="Times New Roman"/>
                      <w:color w:val="auto"/>
                      <w:kern w:val="0"/>
                      <w14:ligatures w14:val="none"/>
                    </w:rPr>
                  </w:rPrChange>
                </w:rPr>
                <w:t xml:space="preserve">  Mucus plugging</w:t>
              </w:r>
            </w:ins>
          </w:p>
        </w:tc>
        <w:tc>
          <w:tcPr>
            <w:tcW w:w="2096" w:type="dxa"/>
            <w:tcPrChange w:id="6001" w:author="Geri Burgert" w:date="2026-02-02T17:13:00Z" w16du:dateUtc="2026-02-02T22:13:00Z">
              <w:tcPr>
                <w:tcW w:w="2096" w:type="dxa"/>
              </w:tcPr>
            </w:tcPrChange>
          </w:tcPr>
          <w:p w14:paraId="3E085EDE" w14:textId="77777777" w:rsidR="00F55018" w:rsidRPr="00F55018" w:rsidRDefault="00F55018" w:rsidP="00F55018">
            <w:pPr>
              <w:jc w:val="center"/>
              <w:rPr>
                <w:ins w:id="6002" w:author="Geri Burgert" w:date="2026-02-02T17:12:00Z" w16du:dateUtc="2026-02-02T22:12:00Z"/>
                <w:rFonts w:ascii="Times New Roman" w:eastAsia="Times New Roman" w:hAnsi="Times New Roman" w:cs="Times New Roman"/>
                <w:color w:val="auto"/>
                <w:kern w:val="0"/>
                <w14:ligatures w14:val="none"/>
                <w:rPrChange w:id="6003" w:author="Geri Burgert" w:date="2026-02-02T17:12:00Z" w16du:dateUtc="2026-02-02T22:12:00Z">
                  <w:rPr>
                    <w:ins w:id="6004" w:author="Geri Burgert" w:date="2026-02-02T17:12:00Z" w16du:dateUtc="2026-02-02T22:12:00Z"/>
                    <w:rFonts w:eastAsia="Times New Roman"/>
                    <w:color w:val="auto"/>
                    <w:kern w:val="0"/>
                    <w14:ligatures w14:val="none"/>
                  </w:rPr>
                </w:rPrChange>
              </w:rPr>
            </w:pPr>
            <w:ins w:id="6005" w:author="Geri Burgert" w:date="2026-02-02T17:12:00Z" w16du:dateUtc="2026-02-02T22:12:00Z">
              <w:r w:rsidRPr="00F55018">
                <w:rPr>
                  <w:rFonts w:ascii="Times New Roman" w:eastAsia="Times New Roman" w:hAnsi="Times New Roman" w:cs="Times New Roman"/>
                  <w:color w:val="auto"/>
                  <w:kern w:val="0"/>
                  <w14:ligatures w14:val="none"/>
                  <w:rPrChange w:id="6006" w:author="Geri Burgert" w:date="2026-02-02T17:12:00Z" w16du:dateUtc="2026-02-02T22:12:00Z">
                    <w:rPr>
                      <w:rFonts w:eastAsia="Times New Roman"/>
                      <w:color w:val="auto"/>
                      <w:kern w:val="0"/>
                      <w14:ligatures w14:val="none"/>
                    </w:rPr>
                  </w:rPrChange>
                </w:rPr>
                <w:t>Chest CT</w:t>
              </w:r>
            </w:ins>
          </w:p>
        </w:tc>
        <w:tc>
          <w:tcPr>
            <w:tcW w:w="2027" w:type="dxa"/>
            <w:tcPrChange w:id="6007" w:author="Geri Burgert" w:date="2026-02-02T17:13:00Z" w16du:dateUtc="2026-02-02T22:13:00Z">
              <w:tcPr>
                <w:tcW w:w="2027" w:type="dxa"/>
              </w:tcPr>
            </w:tcPrChange>
          </w:tcPr>
          <w:p w14:paraId="622C314E" w14:textId="77777777" w:rsidR="00F55018" w:rsidRPr="00F55018" w:rsidRDefault="00F55018" w:rsidP="00F55018">
            <w:pPr>
              <w:jc w:val="center"/>
              <w:rPr>
                <w:ins w:id="6008" w:author="Geri Burgert" w:date="2026-02-02T17:12:00Z" w16du:dateUtc="2026-02-02T22:12:00Z"/>
                <w:rFonts w:ascii="Times New Roman" w:eastAsia="Times New Roman" w:hAnsi="Times New Roman" w:cs="Times New Roman"/>
                <w:color w:val="auto"/>
                <w:kern w:val="0"/>
                <w14:ligatures w14:val="none"/>
                <w:rPrChange w:id="6009" w:author="Geri Burgert" w:date="2026-02-02T17:12:00Z" w16du:dateUtc="2026-02-02T22:12:00Z">
                  <w:rPr>
                    <w:ins w:id="6010" w:author="Geri Burgert" w:date="2026-02-02T17:12:00Z" w16du:dateUtc="2026-02-02T22:12:00Z"/>
                    <w:rFonts w:eastAsia="Times New Roman"/>
                    <w:color w:val="auto"/>
                    <w:kern w:val="0"/>
                    <w14:ligatures w14:val="none"/>
                  </w:rPr>
                </w:rPrChange>
              </w:rPr>
            </w:pPr>
            <w:ins w:id="6011" w:author="Geri Burgert" w:date="2026-02-02T17:12:00Z" w16du:dateUtc="2026-02-02T22:12:00Z">
              <w:r w:rsidRPr="00F55018">
                <w:rPr>
                  <w:rFonts w:ascii="Times New Roman" w:eastAsia="Times New Roman" w:hAnsi="Times New Roman" w:cs="Times New Roman"/>
                  <w:color w:val="auto"/>
                  <w:kern w:val="0"/>
                  <w14:ligatures w14:val="none"/>
                  <w:rPrChange w:id="6012" w:author="Geri Burgert" w:date="2026-02-02T17:12:00Z" w16du:dateUtc="2026-02-02T22:12:00Z">
                    <w:rPr>
                      <w:rFonts w:eastAsia="Times New Roman"/>
                      <w:color w:val="auto"/>
                      <w:kern w:val="0"/>
                      <w14:ligatures w14:val="none"/>
                    </w:rPr>
                  </w:rPrChange>
                </w:rPr>
                <w:t>Semiquantitative CT assessment of airway mucus plugging</w:t>
              </w:r>
            </w:ins>
          </w:p>
        </w:tc>
        <w:tc>
          <w:tcPr>
            <w:tcW w:w="2464" w:type="dxa"/>
            <w:tcPrChange w:id="6013" w:author="Geri Burgert" w:date="2026-02-02T17:13:00Z" w16du:dateUtc="2026-02-02T22:13:00Z">
              <w:tcPr>
                <w:tcW w:w="2464" w:type="dxa"/>
              </w:tcPr>
            </w:tcPrChange>
          </w:tcPr>
          <w:p w14:paraId="546C6230" w14:textId="77777777" w:rsidR="00F55018" w:rsidRPr="00F55018" w:rsidRDefault="00F55018" w:rsidP="00F55018">
            <w:pPr>
              <w:jc w:val="center"/>
              <w:rPr>
                <w:ins w:id="6014" w:author="Geri Burgert" w:date="2026-02-02T17:12:00Z" w16du:dateUtc="2026-02-02T22:12:00Z"/>
                <w:rFonts w:ascii="Times New Roman" w:eastAsia="Times New Roman" w:hAnsi="Times New Roman" w:cs="Times New Roman"/>
                <w:color w:val="auto"/>
                <w:kern w:val="0"/>
                <w14:ligatures w14:val="none"/>
                <w:rPrChange w:id="6015" w:author="Geri Burgert" w:date="2026-02-02T17:12:00Z" w16du:dateUtc="2026-02-02T22:12:00Z">
                  <w:rPr>
                    <w:ins w:id="6016" w:author="Geri Burgert" w:date="2026-02-02T17:12:00Z" w16du:dateUtc="2026-02-02T22:12:00Z"/>
                    <w:rFonts w:eastAsia="Times New Roman"/>
                    <w:color w:val="auto"/>
                    <w:kern w:val="0"/>
                    <w14:ligatures w14:val="none"/>
                  </w:rPr>
                </w:rPrChange>
              </w:rPr>
            </w:pPr>
            <w:ins w:id="6017" w:author="Geri Burgert" w:date="2026-02-02T17:12:00Z" w16du:dateUtc="2026-02-02T22:12:00Z">
              <w:r w:rsidRPr="00F55018">
                <w:rPr>
                  <w:rFonts w:ascii="Times New Roman" w:eastAsia="Times New Roman" w:hAnsi="Times New Roman" w:cs="Times New Roman"/>
                  <w:color w:val="auto"/>
                  <w:kern w:val="0"/>
                  <w14:ligatures w14:val="none"/>
                  <w:rPrChange w:id="6018" w:author="Geri Burgert" w:date="2026-02-02T17:12:00Z" w16du:dateUtc="2026-02-02T22:12:00Z">
                    <w:rPr>
                      <w:rFonts w:eastAsia="Times New Roman"/>
                      <w:color w:val="auto"/>
                      <w:kern w:val="0"/>
                      <w14:ligatures w14:val="none"/>
                    </w:rPr>
                  </w:rPrChange>
                </w:rPr>
                <w:t>Number and extent of mucus-plugged airways; higher burden correlates with worse lung function and reduced therapeutic response</w:t>
              </w:r>
            </w:ins>
          </w:p>
        </w:tc>
        <w:tc>
          <w:tcPr>
            <w:tcW w:w="2032" w:type="dxa"/>
            <w:tcPrChange w:id="6019" w:author="Geri Burgert" w:date="2026-02-02T17:13:00Z" w16du:dateUtc="2026-02-02T22:13:00Z">
              <w:tcPr>
                <w:tcW w:w="2032" w:type="dxa"/>
              </w:tcPr>
            </w:tcPrChange>
          </w:tcPr>
          <w:p w14:paraId="5CFFB802" w14:textId="77777777" w:rsidR="00F55018" w:rsidRPr="00F55018" w:rsidRDefault="00F55018" w:rsidP="00F55018">
            <w:pPr>
              <w:jc w:val="center"/>
              <w:rPr>
                <w:ins w:id="6020" w:author="Geri Burgert" w:date="2026-02-02T17:12:00Z" w16du:dateUtc="2026-02-02T22:12:00Z"/>
                <w:rFonts w:ascii="Times New Roman" w:eastAsia="Times New Roman" w:hAnsi="Times New Roman" w:cs="Times New Roman"/>
                <w:color w:val="auto"/>
                <w:kern w:val="0"/>
                <w14:ligatures w14:val="none"/>
                <w:rPrChange w:id="6021" w:author="Geri Burgert" w:date="2026-02-02T17:12:00Z" w16du:dateUtc="2026-02-02T22:12:00Z">
                  <w:rPr>
                    <w:ins w:id="6022" w:author="Geri Burgert" w:date="2026-02-02T17:12:00Z" w16du:dateUtc="2026-02-02T22:12:00Z"/>
                    <w:rFonts w:eastAsia="Times New Roman"/>
                    <w:color w:val="auto"/>
                    <w:kern w:val="0"/>
                    <w14:ligatures w14:val="none"/>
                  </w:rPr>
                </w:rPrChange>
              </w:rPr>
            </w:pPr>
            <w:ins w:id="6023" w:author="Geri Burgert" w:date="2026-02-02T17:12:00Z" w16du:dateUtc="2026-02-02T22:12:00Z">
              <w:r w:rsidRPr="00F55018">
                <w:rPr>
                  <w:rFonts w:ascii="Times New Roman" w:eastAsia="Times New Roman" w:hAnsi="Times New Roman" w:cs="Times New Roman"/>
                  <w:color w:val="auto"/>
                  <w:kern w:val="0"/>
                  <w14:ligatures w14:val="none"/>
                  <w:rPrChange w:id="6024" w:author="Geri Burgert" w:date="2026-02-02T17:12:00Z" w16du:dateUtc="2026-02-02T22:12:00Z">
                    <w:rPr>
                      <w:rFonts w:eastAsia="Times New Roman"/>
                      <w:color w:val="auto"/>
                      <w:kern w:val="0"/>
                      <w14:ligatures w14:val="none"/>
                    </w:rPr>
                  </w:rPrChange>
                </w:rPr>
                <w:t>Radiation exposure; inter-observer variability</w:t>
              </w:r>
            </w:ins>
          </w:p>
        </w:tc>
        <w:tc>
          <w:tcPr>
            <w:tcW w:w="2309" w:type="dxa"/>
            <w:tcPrChange w:id="6025" w:author="Geri Burgert" w:date="2026-02-02T17:13:00Z" w16du:dateUtc="2026-02-02T22:13:00Z">
              <w:tcPr>
                <w:tcW w:w="2309" w:type="dxa"/>
              </w:tcPr>
            </w:tcPrChange>
          </w:tcPr>
          <w:p w14:paraId="59430622" w14:textId="77777777" w:rsidR="00F55018" w:rsidRPr="00F55018" w:rsidRDefault="00F55018" w:rsidP="00F55018">
            <w:pPr>
              <w:jc w:val="center"/>
              <w:rPr>
                <w:ins w:id="6026" w:author="Geri Burgert" w:date="2026-02-02T17:12:00Z" w16du:dateUtc="2026-02-02T22:12:00Z"/>
                <w:rFonts w:ascii="Times New Roman" w:eastAsia="Times New Roman" w:hAnsi="Times New Roman" w:cs="Times New Roman"/>
                <w:kern w:val="0"/>
                <w14:ligatures w14:val="none"/>
                <w:rPrChange w:id="6027" w:author="Geri Burgert" w:date="2026-02-02T17:12:00Z" w16du:dateUtc="2026-02-02T22:12:00Z">
                  <w:rPr>
                    <w:ins w:id="6028" w:author="Geri Burgert" w:date="2026-02-02T17:12:00Z" w16du:dateUtc="2026-02-02T22:12:00Z"/>
                    <w:rFonts w:eastAsia="Times New Roman"/>
                    <w:kern w:val="0"/>
                    <w14:ligatures w14:val="none"/>
                  </w:rPr>
                </w:rPrChange>
              </w:rPr>
            </w:pPr>
            <w:ins w:id="6029" w:author="Geri Burgert" w:date="2026-02-02T17:12:00Z" w16du:dateUtc="2026-02-02T22:12:00Z">
              <w:r w:rsidRPr="00F55018">
                <w:rPr>
                  <w:rFonts w:ascii="Times New Roman" w:eastAsia="Times New Roman" w:hAnsi="Times New Roman" w:cs="Times New Roman"/>
                  <w:kern w:val="0"/>
                  <w14:ligatures w14:val="none"/>
                  <w:rPrChange w:id="6030" w:author="Geri Burgert" w:date="2026-02-02T17:12:00Z" w16du:dateUtc="2026-02-02T22:12:00Z">
                    <w:rPr>
                      <w:rFonts w:eastAsia="Times New Roman"/>
                      <w:kern w:val="0"/>
                      <w14:ligatures w14:val="none"/>
                    </w:rPr>
                  </w:rPrChange>
                </w:rPr>
                <w:t>Dunican et al</w:t>
              </w:r>
              <w:r w:rsidRPr="00F55018">
                <w:rPr>
                  <w:rFonts w:ascii="Times New Roman" w:eastAsia="Times New Roman" w:hAnsi="Times New Roman" w:cs="Times New Roman"/>
                  <w:kern w:val="0"/>
                  <w:vertAlign w:val="superscript"/>
                  <w14:ligatures w14:val="none"/>
                  <w:rPrChange w:id="6031" w:author="Geri Burgert" w:date="2026-02-02T17:12:00Z" w16du:dateUtc="2026-02-02T22:12:00Z">
                    <w:rPr>
                      <w:rFonts w:eastAsia="Times New Roman"/>
                      <w:kern w:val="0"/>
                      <w:vertAlign w:val="superscript"/>
                      <w14:ligatures w14:val="none"/>
                    </w:rPr>
                  </w:rPrChange>
                </w:rPr>
                <w:t>122</w:t>
              </w:r>
            </w:ins>
          </w:p>
          <w:p w14:paraId="7B4F2548" w14:textId="77777777" w:rsidR="00F55018" w:rsidRPr="00F55018" w:rsidRDefault="00F55018" w:rsidP="00F55018">
            <w:pPr>
              <w:jc w:val="center"/>
              <w:rPr>
                <w:ins w:id="6032" w:author="Geri Burgert" w:date="2026-02-02T17:12:00Z" w16du:dateUtc="2026-02-02T22:12:00Z"/>
                <w:rFonts w:ascii="Times New Roman" w:eastAsia="Times New Roman" w:hAnsi="Times New Roman" w:cs="Times New Roman"/>
                <w:kern w:val="0"/>
                <w14:ligatures w14:val="none"/>
                <w:rPrChange w:id="6033" w:author="Geri Burgert" w:date="2026-02-02T17:12:00Z" w16du:dateUtc="2026-02-02T22:12:00Z">
                  <w:rPr>
                    <w:ins w:id="6034" w:author="Geri Burgert" w:date="2026-02-02T17:12:00Z" w16du:dateUtc="2026-02-02T22:12:00Z"/>
                    <w:rFonts w:eastAsia="Times New Roman"/>
                    <w:kern w:val="0"/>
                    <w14:ligatures w14:val="none"/>
                  </w:rPr>
                </w:rPrChange>
              </w:rPr>
            </w:pPr>
            <w:ins w:id="6035" w:author="Geri Burgert" w:date="2026-02-02T17:12:00Z" w16du:dateUtc="2026-02-02T22:12:00Z">
              <w:r w:rsidRPr="00F55018">
                <w:rPr>
                  <w:rFonts w:ascii="Times New Roman" w:eastAsia="Times New Roman" w:hAnsi="Times New Roman" w:cs="Times New Roman"/>
                  <w:kern w:val="0"/>
                  <w14:ligatures w14:val="none"/>
                  <w:rPrChange w:id="6036" w:author="Geri Burgert" w:date="2026-02-02T17:12:00Z" w16du:dateUtc="2026-02-02T22:12:00Z">
                    <w:rPr>
                      <w:rFonts w:eastAsia="Times New Roman"/>
                      <w:kern w:val="0"/>
                      <w14:ligatures w14:val="none"/>
                    </w:rPr>
                  </w:rPrChange>
                </w:rPr>
                <w:t>Götschke et al</w:t>
              </w:r>
              <w:r w:rsidRPr="00F55018">
                <w:rPr>
                  <w:rFonts w:ascii="Times New Roman" w:eastAsia="Times New Roman" w:hAnsi="Times New Roman" w:cs="Times New Roman"/>
                  <w:kern w:val="0"/>
                  <w:vertAlign w:val="superscript"/>
                  <w14:ligatures w14:val="none"/>
                  <w:rPrChange w:id="6037" w:author="Geri Burgert" w:date="2026-02-02T17:12:00Z" w16du:dateUtc="2026-02-02T22:12:00Z">
                    <w:rPr>
                      <w:rFonts w:eastAsia="Times New Roman"/>
                      <w:kern w:val="0"/>
                      <w:vertAlign w:val="superscript"/>
                      <w14:ligatures w14:val="none"/>
                    </w:rPr>
                  </w:rPrChange>
                </w:rPr>
                <w:t>123</w:t>
              </w:r>
            </w:ins>
          </w:p>
        </w:tc>
      </w:tr>
      <w:tr w:rsidR="00F55018" w:rsidRPr="00F55018" w14:paraId="19EF4009" w14:textId="77777777" w:rsidTr="00BC2438">
        <w:trPr>
          <w:ins w:id="6038" w:author="Geri Burgert" w:date="2026-02-02T17:12:00Z" w16du:dateUtc="2026-02-02T22:12:00Z"/>
          <w:trPrChange w:id="6039" w:author="Geri Burgert" w:date="2026-02-02T17:13:00Z" w16du:dateUtc="2026-02-02T22:13:00Z">
            <w:trPr>
              <w:gridBefore w:val="1"/>
              <w:gridAfter w:val="0"/>
            </w:trPr>
          </w:trPrChange>
        </w:trPr>
        <w:tc>
          <w:tcPr>
            <w:tcW w:w="2022" w:type="dxa"/>
            <w:tcPrChange w:id="6040" w:author="Geri Burgert" w:date="2026-02-02T17:13:00Z" w16du:dateUtc="2026-02-02T22:13:00Z">
              <w:tcPr>
                <w:tcW w:w="2022" w:type="dxa"/>
              </w:tcPr>
            </w:tcPrChange>
          </w:tcPr>
          <w:p w14:paraId="55FC210F" w14:textId="77777777" w:rsidR="00F55018" w:rsidRPr="00F55018" w:rsidRDefault="00F55018" w:rsidP="00F55018">
            <w:pPr>
              <w:rPr>
                <w:ins w:id="6041" w:author="Geri Burgert" w:date="2026-02-02T17:12:00Z" w16du:dateUtc="2026-02-02T22:12:00Z"/>
                <w:rFonts w:ascii="Times New Roman" w:eastAsia="Times New Roman" w:hAnsi="Times New Roman" w:cs="Times New Roman"/>
                <w:color w:val="auto"/>
                <w:kern w:val="0"/>
                <w14:ligatures w14:val="none"/>
                <w:rPrChange w:id="6042" w:author="Geri Burgert" w:date="2026-02-02T17:12:00Z" w16du:dateUtc="2026-02-02T22:12:00Z">
                  <w:rPr>
                    <w:ins w:id="6043" w:author="Geri Burgert" w:date="2026-02-02T17:12:00Z" w16du:dateUtc="2026-02-02T22:12:00Z"/>
                    <w:rFonts w:eastAsia="Times New Roman"/>
                    <w:color w:val="auto"/>
                    <w:kern w:val="0"/>
                    <w14:ligatures w14:val="none"/>
                  </w:rPr>
                </w:rPrChange>
              </w:rPr>
            </w:pPr>
            <w:ins w:id="6044" w:author="Geri Burgert" w:date="2026-02-02T17:12:00Z" w16du:dateUtc="2026-02-02T22:12:00Z">
              <w:r w:rsidRPr="00F55018">
                <w:rPr>
                  <w:rFonts w:ascii="Times New Roman" w:eastAsia="Times New Roman" w:hAnsi="Times New Roman" w:cs="Times New Roman"/>
                  <w:color w:val="auto"/>
                  <w:kern w:val="0"/>
                  <w14:ligatures w14:val="none"/>
                  <w:rPrChange w:id="6045" w:author="Geri Burgert" w:date="2026-02-02T17:12:00Z" w16du:dateUtc="2026-02-02T22:12:00Z">
                    <w:rPr>
                      <w:rFonts w:eastAsia="Times New Roman"/>
                      <w:color w:val="auto"/>
                      <w:kern w:val="0"/>
                      <w14:ligatures w14:val="none"/>
                    </w:rPr>
                  </w:rPrChange>
                </w:rPr>
                <w:lastRenderedPageBreak/>
                <w:t xml:space="preserve">  Ventilation defect</w:t>
              </w:r>
            </w:ins>
          </w:p>
        </w:tc>
        <w:tc>
          <w:tcPr>
            <w:tcW w:w="2096" w:type="dxa"/>
            <w:tcPrChange w:id="6046" w:author="Geri Burgert" w:date="2026-02-02T17:13:00Z" w16du:dateUtc="2026-02-02T22:13:00Z">
              <w:tcPr>
                <w:tcW w:w="2096" w:type="dxa"/>
              </w:tcPr>
            </w:tcPrChange>
          </w:tcPr>
          <w:p w14:paraId="448D3216" w14:textId="77777777" w:rsidR="00F55018" w:rsidRPr="00F55018" w:rsidRDefault="00F55018" w:rsidP="00F55018">
            <w:pPr>
              <w:jc w:val="center"/>
              <w:rPr>
                <w:ins w:id="6047" w:author="Geri Burgert" w:date="2026-02-02T17:12:00Z" w16du:dateUtc="2026-02-02T22:12:00Z"/>
                <w:rFonts w:ascii="Times New Roman" w:eastAsia="Times New Roman" w:hAnsi="Times New Roman" w:cs="Times New Roman"/>
                <w:color w:val="auto"/>
                <w:kern w:val="0"/>
                <w14:ligatures w14:val="none"/>
                <w:rPrChange w:id="6048" w:author="Geri Burgert" w:date="2026-02-02T17:12:00Z" w16du:dateUtc="2026-02-02T22:12:00Z">
                  <w:rPr>
                    <w:ins w:id="6049" w:author="Geri Burgert" w:date="2026-02-02T17:12:00Z" w16du:dateUtc="2026-02-02T22:12:00Z"/>
                    <w:rFonts w:eastAsia="Times New Roman"/>
                    <w:color w:val="auto"/>
                    <w:kern w:val="0"/>
                    <w14:ligatures w14:val="none"/>
                  </w:rPr>
                </w:rPrChange>
              </w:rPr>
            </w:pPr>
            <w:ins w:id="6050" w:author="Geri Burgert" w:date="2026-02-02T17:12:00Z" w16du:dateUtc="2026-02-02T22:12:00Z">
              <w:r w:rsidRPr="00F55018">
                <w:rPr>
                  <w:rFonts w:ascii="Times New Roman" w:eastAsia="Times New Roman" w:hAnsi="Times New Roman" w:cs="Times New Roman"/>
                  <w:color w:val="auto"/>
                  <w:kern w:val="0"/>
                  <w14:ligatures w14:val="none"/>
                  <w:rPrChange w:id="6051" w:author="Geri Burgert" w:date="2026-02-02T17:12:00Z" w16du:dateUtc="2026-02-02T22:12:00Z">
                    <w:rPr>
                      <w:rFonts w:eastAsia="Times New Roman"/>
                      <w:color w:val="auto"/>
                      <w:kern w:val="0"/>
                      <w14:ligatures w14:val="none"/>
                    </w:rPr>
                  </w:rPrChange>
                </w:rPr>
                <w:t>Inhaled gas (xenon, helium)</w:t>
              </w:r>
            </w:ins>
          </w:p>
        </w:tc>
        <w:tc>
          <w:tcPr>
            <w:tcW w:w="2027" w:type="dxa"/>
            <w:tcPrChange w:id="6052" w:author="Geri Burgert" w:date="2026-02-02T17:13:00Z" w16du:dateUtc="2026-02-02T22:13:00Z">
              <w:tcPr>
                <w:tcW w:w="2027" w:type="dxa"/>
              </w:tcPr>
            </w:tcPrChange>
          </w:tcPr>
          <w:p w14:paraId="77C75692" w14:textId="77777777" w:rsidR="00F55018" w:rsidRPr="00F55018" w:rsidRDefault="00F55018" w:rsidP="00F55018">
            <w:pPr>
              <w:jc w:val="center"/>
              <w:rPr>
                <w:ins w:id="6053" w:author="Geri Burgert" w:date="2026-02-02T17:12:00Z" w16du:dateUtc="2026-02-02T22:12:00Z"/>
                <w:rFonts w:ascii="Times New Roman" w:eastAsia="Times New Roman" w:hAnsi="Times New Roman" w:cs="Times New Roman"/>
                <w:color w:val="auto"/>
                <w:kern w:val="0"/>
                <w14:ligatures w14:val="none"/>
                <w:rPrChange w:id="6054" w:author="Geri Burgert" w:date="2026-02-02T17:12:00Z" w16du:dateUtc="2026-02-02T22:12:00Z">
                  <w:rPr>
                    <w:ins w:id="6055" w:author="Geri Burgert" w:date="2026-02-02T17:12:00Z" w16du:dateUtc="2026-02-02T22:12:00Z"/>
                    <w:rFonts w:eastAsia="Times New Roman"/>
                    <w:color w:val="auto"/>
                    <w:kern w:val="0"/>
                    <w14:ligatures w14:val="none"/>
                  </w:rPr>
                </w:rPrChange>
              </w:rPr>
            </w:pPr>
            <w:ins w:id="6056" w:author="Geri Burgert" w:date="2026-02-02T17:12:00Z" w16du:dateUtc="2026-02-02T22:12:00Z">
              <w:r w:rsidRPr="00F55018">
                <w:rPr>
                  <w:rFonts w:ascii="Times New Roman" w:eastAsia="Times New Roman" w:hAnsi="Times New Roman" w:cs="Times New Roman"/>
                  <w:color w:val="auto"/>
                  <w:kern w:val="0"/>
                  <w14:ligatures w14:val="none"/>
                  <w:rPrChange w:id="6057" w:author="Geri Burgert" w:date="2026-02-02T17:12:00Z" w16du:dateUtc="2026-02-02T22:12:00Z">
                    <w:rPr>
                      <w:rFonts w:eastAsia="Times New Roman"/>
                      <w:color w:val="auto"/>
                      <w:kern w:val="0"/>
                      <w14:ligatures w14:val="none"/>
                    </w:rPr>
                  </w:rPrChange>
                </w:rPr>
                <w:t>Hyperpolarized gas MRI (</w:t>
              </w:r>
              <w:r w:rsidRPr="00F55018">
                <w:rPr>
                  <w:rFonts w:ascii="Times New Roman" w:eastAsia="Times New Roman" w:hAnsi="Times New Roman" w:cs="Times New Roman"/>
                  <w:color w:val="auto"/>
                  <w:kern w:val="0"/>
                  <w:vertAlign w:val="superscript"/>
                  <w14:ligatures w14:val="none"/>
                  <w:rPrChange w:id="6058" w:author="Geri Burgert" w:date="2026-02-02T17:12:00Z" w16du:dateUtc="2026-02-02T22:12:00Z">
                    <w:rPr>
                      <w:rFonts w:eastAsia="Times New Roman"/>
                      <w:color w:val="auto"/>
                      <w:kern w:val="0"/>
                      <w:vertAlign w:val="superscript"/>
                      <w14:ligatures w14:val="none"/>
                    </w:rPr>
                  </w:rPrChange>
                </w:rPr>
                <w:t>129</w:t>
              </w:r>
              <w:r w:rsidRPr="00F55018">
                <w:rPr>
                  <w:rFonts w:ascii="Times New Roman" w:eastAsia="Times New Roman" w:hAnsi="Times New Roman" w:cs="Times New Roman"/>
                  <w:color w:val="auto"/>
                  <w:kern w:val="0"/>
                  <w14:ligatures w14:val="none"/>
                  <w:rPrChange w:id="6059" w:author="Geri Burgert" w:date="2026-02-02T17:12:00Z" w16du:dateUtc="2026-02-02T22:12:00Z">
                    <w:rPr>
                      <w:rFonts w:eastAsia="Times New Roman"/>
                      <w:color w:val="auto"/>
                      <w:kern w:val="0"/>
                      <w14:ligatures w14:val="none"/>
                    </w:rPr>
                  </w:rPrChange>
                </w:rPr>
                <w:t xml:space="preserve">Xe, </w:t>
              </w:r>
              <w:r w:rsidRPr="00F55018">
                <w:rPr>
                  <w:rFonts w:ascii="Times New Roman" w:eastAsia="Times New Roman" w:hAnsi="Times New Roman" w:cs="Times New Roman"/>
                  <w:color w:val="auto"/>
                  <w:kern w:val="0"/>
                  <w:vertAlign w:val="superscript"/>
                  <w14:ligatures w14:val="none"/>
                  <w:rPrChange w:id="6060" w:author="Geri Burgert" w:date="2026-02-02T17:12:00Z" w16du:dateUtc="2026-02-02T22:12:00Z">
                    <w:rPr>
                      <w:rFonts w:eastAsia="Times New Roman"/>
                      <w:color w:val="auto"/>
                      <w:kern w:val="0"/>
                      <w:vertAlign w:val="superscript"/>
                      <w14:ligatures w14:val="none"/>
                    </w:rPr>
                  </w:rPrChange>
                </w:rPr>
                <w:t>3</w:t>
              </w:r>
              <w:r w:rsidRPr="00F55018">
                <w:rPr>
                  <w:rFonts w:ascii="Times New Roman" w:eastAsia="Times New Roman" w:hAnsi="Times New Roman" w:cs="Times New Roman"/>
                  <w:color w:val="auto"/>
                  <w:kern w:val="0"/>
                  <w14:ligatures w14:val="none"/>
                  <w:rPrChange w:id="6061" w:author="Geri Burgert" w:date="2026-02-02T17:12:00Z" w16du:dateUtc="2026-02-02T22:12:00Z">
                    <w:rPr>
                      <w:rFonts w:eastAsia="Times New Roman"/>
                      <w:color w:val="auto"/>
                      <w:kern w:val="0"/>
                      <w14:ligatures w14:val="none"/>
                    </w:rPr>
                  </w:rPrChange>
                </w:rPr>
                <w:t>He)</w:t>
              </w:r>
            </w:ins>
          </w:p>
        </w:tc>
        <w:tc>
          <w:tcPr>
            <w:tcW w:w="2464" w:type="dxa"/>
            <w:tcPrChange w:id="6062" w:author="Geri Burgert" w:date="2026-02-02T17:13:00Z" w16du:dateUtc="2026-02-02T22:13:00Z">
              <w:tcPr>
                <w:tcW w:w="2464" w:type="dxa"/>
              </w:tcPr>
            </w:tcPrChange>
          </w:tcPr>
          <w:p w14:paraId="3551246A" w14:textId="77777777" w:rsidR="00F55018" w:rsidRPr="00F55018" w:rsidRDefault="00F55018" w:rsidP="00F55018">
            <w:pPr>
              <w:jc w:val="center"/>
              <w:rPr>
                <w:ins w:id="6063" w:author="Geri Burgert" w:date="2026-02-02T17:12:00Z" w16du:dateUtc="2026-02-02T22:12:00Z"/>
                <w:rFonts w:ascii="Times New Roman" w:eastAsia="Times New Roman" w:hAnsi="Times New Roman" w:cs="Times New Roman"/>
                <w:color w:val="auto"/>
                <w:kern w:val="0"/>
                <w14:ligatures w14:val="none"/>
                <w:rPrChange w:id="6064" w:author="Geri Burgert" w:date="2026-02-02T17:12:00Z" w16du:dateUtc="2026-02-02T22:12:00Z">
                  <w:rPr>
                    <w:ins w:id="6065" w:author="Geri Burgert" w:date="2026-02-02T17:12:00Z" w16du:dateUtc="2026-02-02T22:12:00Z"/>
                    <w:rFonts w:eastAsia="Times New Roman"/>
                    <w:color w:val="auto"/>
                    <w:kern w:val="0"/>
                    <w14:ligatures w14:val="none"/>
                  </w:rPr>
                </w:rPrChange>
              </w:rPr>
            </w:pPr>
            <w:ins w:id="6066" w:author="Geri Burgert" w:date="2026-02-02T17:12:00Z" w16du:dateUtc="2026-02-02T22:12:00Z">
              <w:r w:rsidRPr="00F55018">
                <w:rPr>
                  <w:rFonts w:ascii="Times New Roman" w:eastAsia="Times New Roman" w:hAnsi="Times New Roman" w:cs="Times New Roman"/>
                  <w:color w:val="auto"/>
                  <w:kern w:val="0"/>
                  <w14:ligatures w14:val="none"/>
                  <w:rPrChange w:id="6067" w:author="Geri Burgert" w:date="2026-02-02T17:12:00Z" w16du:dateUtc="2026-02-02T22:12:00Z">
                    <w:rPr>
                      <w:rFonts w:eastAsia="Times New Roman"/>
                      <w:color w:val="auto"/>
                      <w:kern w:val="0"/>
                      <w14:ligatures w14:val="none"/>
                    </w:rPr>
                  </w:rPrChange>
                </w:rPr>
                <w:t>Presence and extent of ventilation defects; xenon dissolved-phase signal for gas exchange; no standardized cutoffs</w:t>
              </w:r>
            </w:ins>
          </w:p>
        </w:tc>
        <w:tc>
          <w:tcPr>
            <w:tcW w:w="2032" w:type="dxa"/>
            <w:tcPrChange w:id="6068" w:author="Geri Burgert" w:date="2026-02-02T17:13:00Z" w16du:dateUtc="2026-02-02T22:13:00Z">
              <w:tcPr>
                <w:tcW w:w="2032" w:type="dxa"/>
              </w:tcPr>
            </w:tcPrChange>
          </w:tcPr>
          <w:p w14:paraId="04EEB647" w14:textId="77777777" w:rsidR="00F55018" w:rsidRPr="00F55018" w:rsidRDefault="00F55018" w:rsidP="00F55018">
            <w:pPr>
              <w:jc w:val="center"/>
              <w:rPr>
                <w:ins w:id="6069" w:author="Geri Burgert" w:date="2026-02-02T17:12:00Z" w16du:dateUtc="2026-02-02T22:12:00Z"/>
                <w:rFonts w:ascii="Times New Roman" w:eastAsia="Times New Roman" w:hAnsi="Times New Roman" w:cs="Times New Roman"/>
                <w:color w:val="auto"/>
                <w:kern w:val="0"/>
                <w14:ligatures w14:val="none"/>
                <w:rPrChange w:id="6070" w:author="Geri Burgert" w:date="2026-02-02T17:12:00Z" w16du:dateUtc="2026-02-02T22:12:00Z">
                  <w:rPr>
                    <w:ins w:id="6071" w:author="Geri Burgert" w:date="2026-02-02T17:12:00Z" w16du:dateUtc="2026-02-02T22:12:00Z"/>
                    <w:rFonts w:eastAsia="Times New Roman"/>
                    <w:color w:val="auto"/>
                    <w:kern w:val="0"/>
                    <w14:ligatures w14:val="none"/>
                  </w:rPr>
                </w:rPrChange>
              </w:rPr>
            </w:pPr>
            <w:ins w:id="6072" w:author="Geri Burgert" w:date="2026-02-02T17:12:00Z" w16du:dateUtc="2026-02-02T22:12:00Z">
              <w:r w:rsidRPr="00F55018">
                <w:rPr>
                  <w:rFonts w:ascii="Times New Roman" w:eastAsia="Times New Roman" w:hAnsi="Times New Roman" w:cs="Times New Roman"/>
                  <w:color w:val="auto"/>
                  <w:kern w:val="0"/>
                  <w14:ligatures w14:val="none"/>
                  <w:rPrChange w:id="6073" w:author="Geri Burgert" w:date="2026-02-02T17:12:00Z" w16du:dateUtc="2026-02-02T22:12:00Z">
                    <w:rPr>
                      <w:rFonts w:eastAsia="Times New Roman"/>
                      <w:color w:val="auto"/>
                      <w:kern w:val="0"/>
                      <w14:ligatures w14:val="none"/>
                    </w:rPr>
                  </w:rPrChange>
                </w:rPr>
                <w:t>Expensive; requires specialized coils and gases; limited availability</w:t>
              </w:r>
            </w:ins>
          </w:p>
        </w:tc>
        <w:tc>
          <w:tcPr>
            <w:tcW w:w="2309" w:type="dxa"/>
            <w:tcPrChange w:id="6074" w:author="Geri Burgert" w:date="2026-02-02T17:13:00Z" w16du:dateUtc="2026-02-02T22:13:00Z">
              <w:tcPr>
                <w:tcW w:w="2309" w:type="dxa"/>
              </w:tcPr>
            </w:tcPrChange>
          </w:tcPr>
          <w:p w14:paraId="54D36502" w14:textId="77777777" w:rsidR="00F55018" w:rsidRPr="00F55018" w:rsidRDefault="00F55018" w:rsidP="00F55018">
            <w:pPr>
              <w:jc w:val="center"/>
              <w:rPr>
                <w:ins w:id="6075" w:author="Geri Burgert" w:date="2026-02-02T17:12:00Z" w16du:dateUtc="2026-02-02T22:12:00Z"/>
                <w:rFonts w:ascii="Times New Roman" w:eastAsia="Times New Roman" w:hAnsi="Times New Roman" w:cs="Times New Roman"/>
                <w:kern w:val="0"/>
                <w14:ligatures w14:val="none"/>
                <w:rPrChange w:id="6076" w:author="Geri Burgert" w:date="2026-02-02T17:12:00Z" w16du:dateUtc="2026-02-02T22:12:00Z">
                  <w:rPr>
                    <w:ins w:id="6077" w:author="Geri Burgert" w:date="2026-02-02T17:12:00Z" w16du:dateUtc="2026-02-02T22:12:00Z"/>
                    <w:rFonts w:eastAsia="Times New Roman"/>
                    <w:kern w:val="0"/>
                    <w14:ligatures w14:val="none"/>
                  </w:rPr>
                </w:rPrChange>
              </w:rPr>
            </w:pPr>
            <w:ins w:id="6078" w:author="Geri Burgert" w:date="2026-02-02T17:12:00Z" w16du:dateUtc="2026-02-02T22:12:00Z">
              <w:r w:rsidRPr="00F55018">
                <w:rPr>
                  <w:rFonts w:ascii="Times New Roman" w:eastAsia="Times New Roman" w:hAnsi="Times New Roman" w:cs="Times New Roman"/>
                  <w:kern w:val="0"/>
                  <w14:ligatures w14:val="none"/>
                  <w:rPrChange w:id="6079" w:author="Geri Burgert" w:date="2026-02-02T17:12:00Z" w16du:dateUtc="2026-02-02T22:12:00Z">
                    <w:rPr>
                      <w:rFonts w:eastAsia="Times New Roman"/>
                      <w:kern w:val="0"/>
                      <w14:ligatures w14:val="none"/>
                    </w:rPr>
                  </w:rPrChange>
                </w:rPr>
                <w:t>Roos et al</w:t>
              </w:r>
              <w:r w:rsidRPr="00F55018">
                <w:rPr>
                  <w:rFonts w:ascii="Times New Roman" w:eastAsia="Times New Roman" w:hAnsi="Times New Roman" w:cs="Times New Roman"/>
                  <w:kern w:val="0"/>
                  <w:vertAlign w:val="superscript"/>
                  <w14:ligatures w14:val="none"/>
                  <w:rPrChange w:id="6080" w:author="Geri Burgert" w:date="2026-02-02T17:12:00Z" w16du:dateUtc="2026-02-02T22:12:00Z">
                    <w:rPr>
                      <w:rFonts w:eastAsia="Times New Roman"/>
                      <w:kern w:val="0"/>
                      <w:vertAlign w:val="superscript"/>
                      <w14:ligatures w14:val="none"/>
                    </w:rPr>
                  </w:rPrChange>
                </w:rPr>
                <w:t>124</w:t>
              </w:r>
            </w:ins>
          </w:p>
          <w:p w14:paraId="4CD6E5CD" w14:textId="77777777" w:rsidR="00F55018" w:rsidRPr="00F55018" w:rsidRDefault="00F55018" w:rsidP="00F55018">
            <w:pPr>
              <w:jc w:val="center"/>
              <w:rPr>
                <w:ins w:id="6081" w:author="Geri Burgert" w:date="2026-02-02T17:12:00Z" w16du:dateUtc="2026-02-02T22:12:00Z"/>
                <w:rFonts w:ascii="Times New Roman" w:eastAsia="Times New Roman" w:hAnsi="Times New Roman" w:cs="Times New Roman"/>
                <w:kern w:val="0"/>
                <w14:ligatures w14:val="none"/>
                <w:rPrChange w:id="6082" w:author="Geri Burgert" w:date="2026-02-02T17:12:00Z" w16du:dateUtc="2026-02-02T22:12:00Z">
                  <w:rPr>
                    <w:ins w:id="6083" w:author="Geri Burgert" w:date="2026-02-02T17:12:00Z" w16du:dateUtc="2026-02-02T22:12:00Z"/>
                    <w:rFonts w:eastAsia="Times New Roman"/>
                    <w:kern w:val="0"/>
                    <w14:ligatures w14:val="none"/>
                  </w:rPr>
                </w:rPrChange>
              </w:rPr>
            </w:pPr>
            <w:ins w:id="6084" w:author="Geri Burgert" w:date="2026-02-02T17:12:00Z" w16du:dateUtc="2026-02-02T22:12:00Z">
              <w:r w:rsidRPr="00F55018">
                <w:rPr>
                  <w:rFonts w:ascii="Times New Roman" w:eastAsia="Times New Roman" w:hAnsi="Times New Roman" w:cs="Times New Roman"/>
                  <w:kern w:val="0"/>
                  <w14:ligatures w14:val="none"/>
                  <w:rPrChange w:id="6085" w:author="Geri Burgert" w:date="2026-02-02T17:12:00Z" w16du:dateUtc="2026-02-02T22:12:00Z">
                    <w:rPr>
                      <w:rFonts w:eastAsia="Times New Roman"/>
                      <w:kern w:val="0"/>
                      <w14:ligatures w14:val="none"/>
                    </w:rPr>
                  </w:rPrChange>
                </w:rPr>
                <w:t>McIntosh et al</w:t>
              </w:r>
              <w:r w:rsidRPr="00F55018">
                <w:rPr>
                  <w:rFonts w:ascii="Times New Roman" w:eastAsia="Times New Roman" w:hAnsi="Times New Roman" w:cs="Times New Roman"/>
                  <w:kern w:val="0"/>
                  <w:vertAlign w:val="superscript"/>
                  <w14:ligatures w14:val="none"/>
                  <w:rPrChange w:id="6086" w:author="Geri Burgert" w:date="2026-02-02T17:12:00Z" w16du:dateUtc="2026-02-02T22:12:00Z">
                    <w:rPr>
                      <w:rFonts w:eastAsia="Times New Roman"/>
                      <w:kern w:val="0"/>
                      <w:vertAlign w:val="superscript"/>
                      <w14:ligatures w14:val="none"/>
                    </w:rPr>
                  </w:rPrChange>
                </w:rPr>
                <w:t>125</w:t>
              </w:r>
            </w:ins>
          </w:p>
          <w:p w14:paraId="6B3ACEC6" w14:textId="77777777" w:rsidR="00F55018" w:rsidRPr="00F55018" w:rsidRDefault="00F55018" w:rsidP="00F55018">
            <w:pPr>
              <w:jc w:val="center"/>
              <w:rPr>
                <w:ins w:id="6087" w:author="Geri Burgert" w:date="2026-02-02T17:12:00Z" w16du:dateUtc="2026-02-02T22:12:00Z"/>
                <w:rFonts w:ascii="Times New Roman" w:eastAsia="Times New Roman" w:hAnsi="Times New Roman" w:cs="Times New Roman"/>
                <w:kern w:val="0"/>
                <w14:ligatures w14:val="none"/>
                <w:rPrChange w:id="6088" w:author="Geri Burgert" w:date="2026-02-02T17:12:00Z" w16du:dateUtc="2026-02-02T22:12:00Z">
                  <w:rPr>
                    <w:ins w:id="6089" w:author="Geri Burgert" w:date="2026-02-02T17:12:00Z" w16du:dateUtc="2026-02-02T22:12:00Z"/>
                    <w:rFonts w:eastAsia="Times New Roman"/>
                    <w:kern w:val="0"/>
                    <w14:ligatures w14:val="none"/>
                  </w:rPr>
                </w:rPrChange>
              </w:rPr>
            </w:pPr>
            <w:ins w:id="6090" w:author="Geri Burgert" w:date="2026-02-02T17:12:00Z" w16du:dateUtc="2026-02-02T22:12:00Z">
              <w:r w:rsidRPr="00F55018">
                <w:rPr>
                  <w:rFonts w:ascii="Times New Roman" w:eastAsia="Times New Roman" w:hAnsi="Times New Roman" w:cs="Times New Roman"/>
                  <w:kern w:val="0"/>
                  <w14:ligatures w14:val="none"/>
                  <w:rPrChange w:id="6091" w:author="Geri Burgert" w:date="2026-02-02T17:12:00Z" w16du:dateUtc="2026-02-02T22:12:00Z">
                    <w:rPr>
                      <w:rFonts w:eastAsia="Times New Roman"/>
                      <w:kern w:val="0"/>
                      <w14:ligatures w14:val="none"/>
                    </w:rPr>
                  </w:rPrChange>
                </w:rPr>
                <w:t>Hahn et al</w:t>
              </w:r>
              <w:r w:rsidRPr="00F55018">
                <w:rPr>
                  <w:rFonts w:ascii="Times New Roman" w:eastAsia="Times New Roman" w:hAnsi="Times New Roman" w:cs="Times New Roman"/>
                  <w:kern w:val="0"/>
                  <w:vertAlign w:val="superscript"/>
                  <w14:ligatures w14:val="none"/>
                  <w:rPrChange w:id="6092" w:author="Geri Burgert" w:date="2026-02-02T17:12:00Z" w16du:dateUtc="2026-02-02T22:12:00Z">
                    <w:rPr>
                      <w:rFonts w:eastAsia="Times New Roman"/>
                      <w:kern w:val="0"/>
                      <w:vertAlign w:val="superscript"/>
                      <w14:ligatures w14:val="none"/>
                    </w:rPr>
                  </w:rPrChange>
                </w:rPr>
                <w:t>126</w:t>
              </w:r>
            </w:ins>
          </w:p>
          <w:p w14:paraId="4A1B71F2" w14:textId="77777777" w:rsidR="00F55018" w:rsidRPr="00F55018" w:rsidRDefault="00F55018" w:rsidP="00F55018">
            <w:pPr>
              <w:jc w:val="center"/>
              <w:rPr>
                <w:ins w:id="6093" w:author="Geri Burgert" w:date="2026-02-02T17:12:00Z" w16du:dateUtc="2026-02-02T22:12:00Z"/>
                <w:rFonts w:ascii="Times New Roman" w:eastAsia="Times New Roman" w:hAnsi="Times New Roman" w:cs="Times New Roman"/>
                <w:kern w:val="0"/>
                <w14:ligatures w14:val="none"/>
                <w:rPrChange w:id="6094" w:author="Geri Burgert" w:date="2026-02-02T17:12:00Z" w16du:dateUtc="2026-02-02T22:12:00Z">
                  <w:rPr>
                    <w:ins w:id="6095" w:author="Geri Burgert" w:date="2026-02-02T17:12:00Z" w16du:dateUtc="2026-02-02T22:12:00Z"/>
                    <w:rFonts w:eastAsia="Times New Roman"/>
                    <w:kern w:val="0"/>
                    <w14:ligatures w14:val="none"/>
                  </w:rPr>
                </w:rPrChange>
              </w:rPr>
            </w:pPr>
            <w:ins w:id="6096" w:author="Geri Burgert" w:date="2026-02-02T17:12:00Z" w16du:dateUtc="2026-02-02T22:12:00Z">
              <w:r w:rsidRPr="00F55018">
                <w:rPr>
                  <w:rFonts w:ascii="Times New Roman" w:eastAsia="Times New Roman" w:hAnsi="Times New Roman" w:cs="Times New Roman"/>
                  <w:kern w:val="0"/>
                  <w14:ligatures w14:val="none"/>
                  <w:rPrChange w:id="6097" w:author="Geri Burgert" w:date="2026-02-02T17:12:00Z" w16du:dateUtc="2026-02-02T22:12:00Z">
                    <w:rPr>
                      <w:rFonts w:eastAsia="Times New Roman"/>
                      <w:kern w:val="0"/>
                      <w14:ligatures w14:val="none"/>
                    </w:rPr>
                  </w:rPrChange>
                </w:rPr>
                <w:t>Pippard et al</w:t>
              </w:r>
              <w:r w:rsidRPr="00F55018">
                <w:rPr>
                  <w:rFonts w:ascii="Times New Roman" w:eastAsia="Times New Roman" w:hAnsi="Times New Roman" w:cs="Times New Roman"/>
                  <w:kern w:val="0"/>
                  <w:vertAlign w:val="superscript"/>
                  <w14:ligatures w14:val="none"/>
                  <w:rPrChange w:id="6098" w:author="Geri Burgert" w:date="2026-02-02T17:12:00Z" w16du:dateUtc="2026-02-02T22:12:00Z">
                    <w:rPr>
                      <w:rFonts w:eastAsia="Times New Roman"/>
                      <w:kern w:val="0"/>
                      <w:vertAlign w:val="superscript"/>
                      <w14:ligatures w14:val="none"/>
                    </w:rPr>
                  </w:rPrChange>
                </w:rPr>
                <w:t>127</w:t>
              </w:r>
            </w:ins>
          </w:p>
        </w:tc>
      </w:tr>
      <w:tr w:rsidR="00F55018" w:rsidRPr="00F55018" w14:paraId="4CAF6E63" w14:textId="77777777" w:rsidTr="00BC2438">
        <w:trPr>
          <w:ins w:id="6099" w:author="Geri Burgert" w:date="2026-02-02T17:12:00Z" w16du:dateUtc="2026-02-02T22:12:00Z"/>
          <w:trPrChange w:id="6100" w:author="Geri Burgert" w:date="2026-02-02T17:13:00Z" w16du:dateUtc="2026-02-02T22:13:00Z">
            <w:trPr>
              <w:gridBefore w:val="1"/>
              <w:gridAfter w:val="0"/>
            </w:trPr>
          </w:trPrChange>
        </w:trPr>
        <w:tc>
          <w:tcPr>
            <w:tcW w:w="2022" w:type="dxa"/>
            <w:tcPrChange w:id="6101" w:author="Geri Burgert" w:date="2026-02-02T17:13:00Z" w16du:dateUtc="2026-02-02T22:13:00Z">
              <w:tcPr>
                <w:tcW w:w="2022" w:type="dxa"/>
              </w:tcPr>
            </w:tcPrChange>
          </w:tcPr>
          <w:p w14:paraId="0A785B0F" w14:textId="77777777" w:rsidR="00F55018" w:rsidRPr="00F55018" w:rsidRDefault="00F55018" w:rsidP="00F55018">
            <w:pPr>
              <w:rPr>
                <w:ins w:id="6102" w:author="Geri Burgert" w:date="2026-02-02T17:12:00Z" w16du:dateUtc="2026-02-02T22:12:00Z"/>
                <w:rFonts w:ascii="Times New Roman" w:eastAsia="Times New Roman" w:hAnsi="Times New Roman" w:cs="Times New Roman"/>
                <w:color w:val="auto"/>
                <w:kern w:val="0"/>
                <w14:ligatures w14:val="none"/>
                <w:rPrChange w:id="6103" w:author="Geri Burgert" w:date="2026-02-02T17:12:00Z" w16du:dateUtc="2026-02-02T22:12:00Z">
                  <w:rPr>
                    <w:ins w:id="6104" w:author="Geri Burgert" w:date="2026-02-02T17:12:00Z" w16du:dateUtc="2026-02-02T22:12:00Z"/>
                    <w:rFonts w:eastAsia="Times New Roman"/>
                    <w:color w:val="auto"/>
                    <w:kern w:val="0"/>
                    <w14:ligatures w14:val="none"/>
                  </w:rPr>
                </w:rPrChange>
              </w:rPr>
            </w:pPr>
            <w:ins w:id="6105" w:author="Geri Burgert" w:date="2026-02-02T17:12:00Z" w16du:dateUtc="2026-02-02T22:12:00Z">
              <w:r w:rsidRPr="00F55018">
                <w:rPr>
                  <w:rFonts w:ascii="Times New Roman" w:eastAsia="Times New Roman" w:hAnsi="Times New Roman" w:cs="Times New Roman"/>
                  <w:color w:val="auto"/>
                  <w:kern w:val="0"/>
                  <w14:ligatures w14:val="none"/>
                  <w:rPrChange w:id="6106" w:author="Geri Burgert" w:date="2026-02-02T17:12:00Z" w16du:dateUtc="2026-02-02T22:12:00Z">
                    <w:rPr>
                      <w:rFonts w:eastAsia="Times New Roman"/>
                      <w:color w:val="auto"/>
                      <w:kern w:val="0"/>
                      <w14:ligatures w14:val="none"/>
                    </w:rPr>
                  </w:rPrChange>
                </w:rPr>
                <w:t xml:space="preserve">  Ventilation defect</w:t>
              </w:r>
            </w:ins>
          </w:p>
        </w:tc>
        <w:tc>
          <w:tcPr>
            <w:tcW w:w="2096" w:type="dxa"/>
            <w:tcPrChange w:id="6107" w:author="Geri Burgert" w:date="2026-02-02T17:13:00Z" w16du:dateUtc="2026-02-02T22:13:00Z">
              <w:tcPr>
                <w:tcW w:w="2096" w:type="dxa"/>
              </w:tcPr>
            </w:tcPrChange>
          </w:tcPr>
          <w:p w14:paraId="464A145B" w14:textId="77777777" w:rsidR="00F55018" w:rsidRPr="00F55018" w:rsidRDefault="00F55018" w:rsidP="00F55018">
            <w:pPr>
              <w:jc w:val="center"/>
              <w:rPr>
                <w:ins w:id="6108" w:author="Geri Burgert" w:date="2026-02-02T17:12:00Z" w16du:dateUtc="2026-02-02T22:12:00Z"/>
                <w:rFonts w:ascii="Times New Roman" w:eastAsia="Times New Roman" w:hAnsi="Times New Roman" w:cs="Times New Roman"/>
                <w:color w:val="auto"/>
                <w:kern w:val="0"/>
                <w14:ligatures w14:val="none"/>
                <w:rPrChange w:id="6109" w:author="Geri Burgert" w:date="2026-02-02T17:12:00Z" w16du:dateUtc="2026-02-02T22:12:00Z">
                  <w:rPr>
                    <w:ins w:id="6110" w:author="Geri Burgert" w:date="2026-02-02T17:12:00Z" w16du:dateUtc="2026-02-02T22:12:00Z"/>
                    <w:rFonts w:eastAsia="Times New Roman"/>
                    <w:color w:val="auto"/>
                    <w:kern w:val="0"/>
                    <w14:ligatures w14:val="none"/>
                  </w:rPr>
                </w:rPrChange>
              </w:rPr>
            </w:pPr>
            <w:ins w:id="6111" w:author="Geri Burgert" w:date="2026-02-02T17:12:00Z" w16du:dateUtc="2026-02-02T22:12:00Z">
              <w:r w:rsidRPr="00F55018">
                <w:rPr>
                  <w:rFonts w:ascii="Times New Roman" w:eastAsia="Times New Roman" w:hAnsi="Times New Roman" w:cs="Times New Roman"/>
                  <w:color w:val="auto"/>
                  <w:kern w:val="0"/>
                  <w14:ligatures w14:val="none"/>
                  <w:rPrChange w:id="6112" w:author="Geri Burgert" w:date="2026-02-02T17:12:00Z" w16du:dateUtc="2026-02-02T22:12:00Z">
                    <w:rPr>
                      <w:rFonts w:eastAsia="Times New Roman"/>
                      <w:color w:val="auto"/>
                      <w:kern w:val="0"/>
                      <w14:ligatures w14:val="none"/>
                    </w:rPr>
                  </w:rPrChange>
                </w:rPr>
                <w:t>Inhaled gas (perfluoropropane)</w:t>
              </w:r>
            </w:ins>
          </w:p>
        </w:tc>
        <w:tc>
          <w:tcPr>
            <w:tcW w:w="2027" w:type="dxa"/>
            <w:tcPrChange w:id="6113" w:author="Geri Burgert" w:date="2026-02-02T17:13:00Z" w16du:dateUtc="2026-02-02T22:13:00Z">
              <w:tcPr>
                <w:tcW w:w="2027" w:type="dxa"/>
              </w:tcPr>
            </w:tcPrChange>
          </w:tcPr>
          <w:p w14:paraId="22FBD2F5" w14:textId="77777777" w:rsidR="00F55018" w:rsidRPr="00F55018" w:rsidRDefault="00F55018" w:rsidP="00F55018">
            <w:pPr>
              <w:jc w:val="center"/>
              <w:rPr>
                <w:ins w:id="6114" w:author="Geri Burgert" w:date="2026-02-02T17:12:00Z" w16du:dateUtc="2026-02-02T22:12:00Z"/>
                <w:rFonts w:ascii="Times New Roman" w:eastAsia="Times New Roman" w:hAnsi="Times New Roman" w:cs="Times New Roman"/>
                <w:color w:val="auto"/>
                <w:kern w:val="0"/>
                <w14:ligatures w14:val="none"/>
                <w:rPrChange w:id="6115" w:author="Geri Burgert" w:date="2026-02-02T17:12:00Z" w16du:dateUtc="2026-02-02T22:12:00Z">
                  <w:rPr>
                    <w:ins w:id="6116" w:author="Geri Burgert" w:date="2026-02-02T17:12:00Z" w16du:dateUtc="2026-02-02T22:12:00Z"/>
                    <w:rFonts w:eastAsia="Times New Roman"/>
                    <w:color w:val="auto"/>
                    <w:kern w:val="0"/>
                    <w14:ligatures w14:val="none"/>
                  </w:rPr>
                </w:rPrChange>
              </w:rPr>
            </w:pPr>
            <w:ins w:id="6117" w:author="Geri Burgert" w:date="2026-02-02T17:12:00Z" w16du:dateUtc="2026-02-02T22:12:00Z">
              <w:r w:rsidRPr="00F55018">
                <w:rPr>
                  <w:rFonts w:ascii="Times New Roman" w:eastAsia="Times New Roman" w:hAnsi="Times New Roman" w:cs="Times New Roman"/>
                  <w:color w:val="auto"/>
                  <w:kern w:val="0"/>
                  <w:vertAlign w:val="superscript"/>
                  <w14:ligatures w14:val="none"/>
                  <w:rPrChange w:id="6118" w:author="Geri Burgert" w:date="2026-02-02T17:12:00Z" w16du:dateUtc="2026-02-02T22:12:00Z">
                    <w:rPr>
                      <w:rFonts w:eastAsia="Times New Roman"/>
                      <w:color w:val="auto"/>
                      <w:kern w:val="0"/>
                      <w:vertAlign w:val="superscript"/>
                      <w14:ligatures w14:val="none"/>
                    </w:rPr>
                  </w:rPrChange>
                </w:rPr>
                <w:t>19</w:t>
              </w:r>
              <w:r w:rsidRPr="00F55018">
                <w:rPr>
                  <w:rFonts w:ascii="Times New Roman" w:eastAsia="Times New Roman" w:hAnsi="Times New Roman" w:cs="Times New Roman"/>
                  <w:color w:val="auto"/>
                  <w:kern w:val="0"/>
                  <w14:ligatures w14:val="none"/>
                  <w:rPrChange w:id="6119" w:author="Geri Burgert" w:date="2026-02-02T17:12:00Z" w16du:dateUtc="2026-02-02T22:12:00Z">
                    <w:rPr>
                      <w:rFonts w:eastAsia="Times New Roman"/>
                      <w:color w:val="auto"/>
                      <w:kern w:val="0"/>
                      <w14:ligatures w14:val="none"/>
                    </w:rPr>
                  </w:rPrChange>
                </w:rPr>
                <w:t>F MRI</w:t>
              </w:r>
            </w:ins>
          </w:p>
        </w:tc>
        <w:tc>
          <w:tcPr>
            <w:tcW w:w="2464" w:type="dxa"/>
            <w:tcPrChange w:id="6120" w:author="Geri Burgert" w:date="2026-02-02T17:13:00Z" w16du:dateUtc="2026-02-02T22:13:00Z">
              <w:tcPr>
                <w:tcW w:w="2464" w:type="dxa"/>
              </w:tcPr>
            </w:tcPrChange>
          </w:tcPr>
          <w:p w14:paraId="31D8CA0F" w14:textId="77777777" w:rsidR="00F55018" w:rsidRPr="00F55018" w:rsidRDefault="00F55018" w:rsidP="00F55018">
            <w:pPr>
              <w:jc w:val="center"/>
              <w:rPr>
                <w:ins w:id="6121" w:author="Geri Burgert" w:date="2026-02-02T17:12:00Z" w16du:dateUtc="2026-02-02T22:12:00Z"/>
                <w:rFonts w:ascii="Times New Roman" w:eastAsia="Times New Roman" w:hAnsi="Times New Roman" w:cs="Times New Roman"/>
                <w:color w:val="auto"/>
                <w:kern w:val="0"/>
                <w14:ligatures w14:val="none"/>
                <w:rPrChange w:id="6122" w:author="Geri Burgert" w:date="2026-02-02T17:12:00Z" w16du:dateUtc="2026-02-02T22:12:00Z">
                  <w:rPr>
                    <w:ins w:id="6123" w:author="Geri Burgert" w:date="2026-02-02T17:12:00Z" w16du:dateUtc="2026-02-02T22:12:00Z"/>
                    <w:rFonts w:eastAsia="Times New Roman"/>
                    <w:color w:val="auto"/>
                    <w:kern w:val="0"/>
                    <w14:ligatures w14:val="none"/>
                  </w:rPr>
                </w:rPrChange>
              </w:rPr>
            </w:pPr>
            <w:ins w:id="6124" w:author="Geri Burgert" w:date="2026-02-02T17:12:00Z" w16du:dateUtc="2026-02-02T22:12:00Z">
              <w:r w:rsidRPr="00F55018">
                <w:rPr>
                  <w:rFonts w:ascii="Times New Roman" w:eastAsia="Times New Roman" w:hAnsi="Times New Roman" w:cs="Times New Roman"/>
                  <w:color w:val="auto"/>
                  <w:kern w:val="0"/>
                  <w14:ligatures w14:val="none"/>
                  <w:rPrChange w:id="6125" w:author="Geri Burgert" w:date="2026-02-02T17:12:00Z" w16du:dateUtc="2026-02-02T22:12:00Z">
                    <w:rPr>
                      <w:rFonts w:eastAsia="Times New Roman"/>
                      <w:color w:val="auto"/>
                      <w:kern w:val="0"/>
                      <w14:ligatures w14:val="none"/>
                    </w:rPr>
                  </w:rPrChange>
                </w:rPr>
                <w:t>Ventilation defect visualization and bronchodilator response; no established thresholds</w:t>
              </w:r>
            </w:ins>
          </w:p>
        </w:tc>
        <w:tc>
          <w:tcPr>
            <w:tcW w:w="2032" w:type="dxa"/>
            <w:tcPrChange w:id="6126" w:author="Geri Burgert" w:date="2026-02-02T17:13:00Z" w16du:dateUtc="2026-02-02T22:13:00Z">
              <w:tcPr>
                <w:tcW w:w="2032" w:type="dxa"/>
              </w:tcPr>
            </w:tcPrChange>
          </w:tcPr>
          <w:p w14:paraId="64CC7F1C" w14:textId="77777777" w:rsidR="00F55018" w:rsidRPr="00F55018" w:rsidRDefault="00F55018" w:rsidP="00F55018">
            <w:pPr>
              <w:jc w:val="center"/>
              <w:rPr>
                <w:ins w:id="6127" w:author="Geri Burgert" w:date="2026-02-02T17:12:00Z" w16du:dateUtc="2026-02-02T22:12:00Z"/>
                <w:rFonts w:ascii="Times New Roman" w:eastAsia="Times New Roman" w:hAnsi="Times New Roman" w:cs="Times New Roman"/>
                <w:color w:val="auto"/>
                <w:kern w:val="0"/>
                <w14:ligatures w14:val="none"/>
                <w:rPrChange w:id="6128" w:author="Geri Burgert" w:date="2026-02-02T17:12:00Z" w16du:dateUtc="2026-02-02T22:12:00Z">
                  <w:rPr>
                    <w:ins w:id="6129" w:author="Geri Burgert" w:date="2026-02-02T17:12:00Z" w16du:dateUtc="2026-02-02T22:12:00Z"/>
                    <w:rFonts w:eastAsia="Times New Roman"/>
                    <w:color w:val="auto"/>
                    <w:kern w:val="0"/>
                    <w14:ligatures w14:val="none"/>
                  </w:rPr>
                </w:rPrChange>
              </w:rPr>
            </w:pPr>
            <w:ins w:id="6130" w:author="Geri Burgert" w:date="2026-02-02T17:12:00Z" w16du:dateUtc="2026-02-02T22:12:00Z">
              <w:r w:rsidRPr="00F55018">
                <w:rPr>
                  <w:rFonts w:ascii="Times New Roman" w:eastAsia="Times New Roman" w:hAnsi="Times New Roman" w:cs="Times New Roman"/>
                  <w:color w:val="auto"/>
                  <w:kern w:val="0"/>
                  <w14:ligatures w14:val="none"/>
                  <w:rPrChange w:id="6131" w:author="Geri Burgert" w:date="2026-02-02T17:12:00Z" w16du:dateUtc="2026-02-02T22:12:00Z">
                    <w:rPr>
                      <w:rFonts w:eastAsia="Times New Roman"/>
                      <w:color w:val="auto"/>
                      <w:kern w:val="0"/>
                      <w14:ligatures w14:val="none"/>
                    </w:rPr>
                  </w:rPrChange>
                </w:rPr>
                <w:t>Specialized equipment required; limited clinical validation</w:t>
              </w:r>
            </w:ins>
          </w:p>
        </w:tc>
        <w:tc>
          <w:tcPr>
            <w:tcW w:w="2309" w:type="dxa"/>
            <w:tcPrChange w:id="6132" w:author="Geri Burgert" w:date="2026-02-02T17:13:00Z" w16du:dateUtc="2026-02-02T22:13:00Z">
              <w:tcPr>
                <w:tcW w:w="2309" w:type="dxa"/>
              </w:tcPr>
            </w:tcPrChange>
          </w:tcPr>
          <w:p w14:paraId="143530F6" w14:textId="77777777" w:rsidR="00F55018" w:rsidRPr="00F55018" w:rsidRDefault="00F55018" w:rsidP="00F55018">
            <w:pPr>
              <w:jc w:val="center"/>
              <w:rPr>
                <w:ins w:id="6133" w:author="Geri Burgert" w:date="2026-02-02T17:12:00Z" w16du:dateUtc="2026-02-02T22:12:00Z"/>
                <w:rFonts w:ascii="Times New Roman" w:eastAsia="Times New Roman" w:hAnsi="Times New Roman" w:cs="Times New Roman"/>
                <w:kern w:val="0"/>
                <w14:ligatures w14:val="none"/>
                <w:rPrChange w:id="6134" w:author="Geri Burgert" w:date="2026-02-02T17:12:00Z" w16du:dateUtc="2026-02-02T22:12:00Z">
                  <w:rPr>
                    <w:ins w:id="6135" w:author="Geri Burgert" w:date="2026-02-02T17:12:00Z" w16du:dateUtc="2026-02-02T22:12:00Z"/>
                    <w:rFonts w:eastAsia="Times New Roman"/>
                    <w:kern w:val="0"/>
                    <w14:ligatures w14:val="none"/>
                  </w:rPr>
                </w:rPrChange>
              </w:rPr>
            </w:pPr>
            <w:ins w:id="6136" w:author="Geri Burgert" w:date="2026-02-02T17:12:00Z" w16du:dateUtc="2026-02-02T22:12:00Z">
              <w:r w:rsidRPr="00F55018">
                <w:rPr>
                  <w:rFonts w:ascii="Times New Roman" w:eastAsia="Times New Roman" w:hAnsi="Times New Roman" w:cs="Times New Roman"/>
                  <w:kern w:val="0"/>
                  <w14:ligatures w14:val="none"/>
                  <w:rPrChange w:id="6137" w:author="Geri Burgert" w:date="2026-02-02T17:12:00Z" w16du:dateUtc="2026-02-02T22:12:00Z">
                    <w:rPr>
                      <w:rFonts w:eastAsia="Times New Roman"/>
                      <w:kern w:val="0"/>
                      <w14:ligatures w14:val="none"/>
                    </w:rPr>
                  </w:rPrChange>
                </w:rPr>
                <w:t>Pippard et al</w:t>
              </w:r>
              <w:r w:rsidRPr="00F55018">
                <w:rPr>
                  <w:rFonts w:ascii="Times New Roman" w:eastAsia="Times New Roman" w:hAnsi="Times New Roman" w:cs="Times New Roman"/>
                  <w:kern w:val="0"/>
                  <w:vertAlign w:val="superscript"/>
                  <w14:ligatures w14:val="none"/>
                  <w:rPrChange w:id="6138" w:author="Geri Burgert" w:date="2026-02-02T17:12:00Z" w16du:dateUtc="2026-02-02T22:12:00Z">
                    <w:rPr>
                      <w:rFonts w:eastAsia="Times New Roman"/>
                      <w:kern w:val="0"/>
                      <w:vertAlign w:val="superscript"/>
                      <w14:ligatures w14:val="none"/>
                    </w:rPr>
                  </w:rPrChange>
                </w:rPr>
                <w:t>127</w:t>
              </w:r>
            </w:ins>
          </w:p>
          <w:p w14:paraId="57A41466" w14:textId="77777777" w:rsidR="00F55018" w:rsidRPr="00F55018" w:rsidRDefault="00F55018" w:rsidP="00F55018">
            <w:pPr>
              <w:jc w:val="center"/>
              <w:rPr>
                <w:ins w:id="6139" w:author="Geri Burgert" w:date="2026-02-02T17:12:00Z" w16du:dateUtc="2026-02-02T22:12:00Z"/>
                <w:rFonts w:ascii="Times New Roman" w:eastAsia="Times New Roman" w:hAnsi="Times New Roman" w:cs="Times New Roman"/>
                <w:color w:val="auto"/>
                <w:kern w:val="0"/>
                <w14:ligatures w14:val="none"/>
                <w:rPrChange w:id="6140" w:author="Geri Burgert" w:date="2026-02-02T17:12:00Z" w16du:dateUtc="2026-02-02T22:12:00Z">
                  <w:rPr>
                    <w:ins w:id="6141" w:author="Geri Burgert" w:date="2026-02-02T17:12:00Z" w16du:dateUtc="2026-02-02T22:12:00Z"/>
                    <w:rFonts w:eastAsia="Times New Roman"/>
                    <w:color w:val="auto"/>
                    <w:kern w:val="0"/>
                    <w14:ligatures w14:val="none"/>
                  </w:rPr>
                </w:rPrChange>
              </w:rPr>
            </w:pPr>
            <w:ins w:id="6142" w:author="Geri Burgert" w:date="2026-02-02T17:12:00Z" w16du:dateUtc="2026-02-02T22:12:00Z">
              <w:r w:rsidRPr="00F55018">
                <w:rPr>
                  <w:rFonts w:ascii="Times New Roman" w:eastAsia="Times New Roman" w:hAnsi="Times New Roman" w:cs="Times New Roman"/>
                  <w:kern w:val="0"/>
                  <w14:ligatures w14:val="none"/>
                  <w:rPrChange w:id="6143" w:author="Geri Burgert" w:date="2026-02-02T17:12:00Z" w16du:dateUtc="2026-02-02T22:12:00Z">
                    <w:rPr>
                      <w:rFonts w:eastAsia="Times New Roman"/>
                      <w:kern w:val="0"/>
                      <w14:ligatures w14:val="none"/>
                    </w:rPr>
                  </w:rPrChange>
                </w:rPr>
                <w:t>Voskrebenzev et al</w:t>
              </w:r>
              <w:r w:rsidRPr="00F55018">
                <w:rPr>
                  <w:rFonts w:ascii="Times New Roman" w:eastAsia="Times New Roman" w:hAnsi="Times New Roman" w:cs="Times New Roman"/>
                  <w:kern w:val="0"/>
                  <w:vertAlign w:val="superscript"/>
                  <w14:ligatures w14:val="none"/>
                  <w:rPrChange w:id="6144" w:author="Geri Burgert" w:date="2026-02-02T17:12:00Z" w16du:dateUtc="2026-02-02T22:12:00Z">
                    <w:rPr>
                      <w:rFonts w:eastAsia="Times New Roman"/>
                      <w:kern w:val="0"/>
                      <w:vertAlign w:val="superscript"/>
                      <w14:ligatures w14:val="none"/>
                    </w:rPr>
                  </w:rPrChange>
                </w:rPr>
                <w:t>128</w:t>
              </w:r>
            </w:ins>
          </w:p>
        </w:tc>
      </w:tr>
    </w:tbl>
    <w:p w14:paraId="012AA3EF" w14:textId="77777777" w:rsidR="00F55018" w:rsidRPr="00F55018" w:rsidRDefault="00F55018" w:rsidP="00F55018">
      <w:pPr>
        <w:spacing w:before="0" w:beforeAutospacing="0" w:after="0" w:afterAutospacing="0" w:line="240" w:lineRule="auto"/>
        <w:rPr>
          <w:ins w:id="6145" w:author="Geri Burgert" w:date="2026-02-02T17:12:00Z" w16du:dateUtc="2026-02-02T22:12:00Z"/>
          <w:rFonts w:eastAsia="Times New Roman"/>
          <w:bCs w:val="0"/>
          <w:color w:val="auto"/>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6146" w:author="Geri Burgert" w:date="2026-02-02T17:13:00Z" w16du:dateUtc="2026-02-02T22:13:00Z">
          <w:tblPr>
            <w:tblStyle w:val="TableGrid"/>
            <w:tblW w:w="0" w:type="auto"/>
            <w:tblLook w:val="04A0" w:firstRow="1" w:lastRow="0" w:firstColumn="1" w:lastColumn="0" w:noHBand="0" w:noVBand="1"/>
          </w:tblPr>
        </w:tblPrChange>
      </w:tblPr>
      <w:tblGrid>
        <w:gridCol w:w="1931"/>
        <w:gridCol w:w="1882"/>
        <w:gridCol w:w="1883"/>
        <w:gridCol w:w="2431"/>
        <w:gridCol w:w="1929"/>
        <w:gridCol w:w="2184"/>
        <w:tblGridChange w:id="6147">
          <w:tblGrid>
            <w:gridCol w:w="5"/>
            <w:gridCol w:w="1926"/>
            <w:gridCol w:w="3"/>
            <w:gridCol w:w="1879"/>
            <w:gridCol w:w="1881"/>
            <w:gridCol w:w="2"/>
            <w:gridCol w:w="2429"/>
            <w:gridCol w:w="2"/>
            <w:gridCol w:w="1925"/>
            <w:gridCol w:w="4"/>
            <w:gridCol w:w="2179"/>
            <w:gridCol w:w="5"/>
          </w:tblGrid>
        </w:tblGridChange>
      </w:tblGrid>
      <w:tr w:rsidR="00F55018" w:rsidRPr="00F55018" w14:paraId="0F2E7E6A" w14:textId="77777777" w:rsidTr="00BC2438">
        <w:trPr>
          <w:ins w:id="6148" w:author="Geri Burgert" w:date="2026-02-02T17:12:00Z" w16du:dateUtc="2026-02-02T22:12:00Z"/>
          <w:trPrChange w:id="6149" w:author="Geri Burgert" w:date="2026-02-02T17:13:00Z" w16du:dateUtc="2026-02-02T22:13:00Z">
            <w:trPr>
              <w:gridBefore w:val="1"/>
              <w:gridAfter w:val="0"/>
            </w:trPr>
          </w:trPrChange>
        </w:trPr>
        <w:tc>
          <w:tcPr>
            <w:tcW w:w="2019" w:type="dxa"/>
            <w:tcPrChange w:id="6150" w:author="Geri Burgert" w:date="2026-02-02T17:13:00Z" w16du:dateUtc="2026-02-02T22:13:00Z">
              <w:tcPr>
                <w:tcW w:w="2019" w:type="dxa"/>
                <w:gridSpan w:val="2"/>
              </w:tcPr>
            </w:tcPrChange>
          </w:tcPr>
          <w:p w14:paraId="5BDFC4BD" w14:textId="77777777" w:rsidR="00F55018" w:rsidRPr="00F55018" w:rsidRDefault="00F55018" w:rsidP="00F55018">
            <w:pPr>
              <w:rPr>
                <w:ins w:id="6151" w:author="Geri Burgert" w:date="2026-02-02T17:12:00Z" w16du:dateUtc="2026-02-02T22:12:00Z"/>
                <w:rFonts w:ascii="Times New Roman" w:eastAsia="Times New Roman" w:hAnsi="Times New Roman" w:cs="Times New Roman"/>
                <w:color w:val="auto"/>
                <w:kern w:val="0"/>
                <w14:ligatures w14:val="none"/>
                <w:rPrChange w:id="6152" w:author="Geri Burgert" w:date="2026-02-02T17:12:00Z" w16du:dateUtc="2026-02-02T22:12:00Z">
                  <w:rPr>
                    <w:ins w:id="6153" w:author="Geri Burgert" w:date="2026-02-02T17:12:00Z" w16du:dateUtc="2026-02-02T22:12:00Z"/>
                    <w:rFonts w:eastAsia="Times New Roman"/>
                    <w:color w:val="auto"/>
                    <w:kern w:val="0"/>
                    <w14:ligatures w14:val="none"/>
                  </w:rPr>
                </w:rPrChange>
              </w:rPr>
            </w:pPr>
            <w:ins w:id="6154" w:author="Geri Burgert" w:date="2026-02-02T17:12:00Z" w16du:dateUtc="2026-02-02T22:12:00Z">
              <w:r w:rsidRPr="00F55018">
                <w:rPr>
                  <w:rFonts w:ascii="Times New Roman" w:eastAsia="Times New Roman" w:hAnsi="Times New Roman" w:cs="Times New Roman"/>
                  <w:color w:val="auto"/>
                  <w:kern w:val="0"/>
                  <w14:ligatures w14:val="none"/>
                  <w:rPrChange w:id="6155" w:author="Geri Burgert" w:date="2026-02-02T17:12:00Z" w16du:dateUtc="2026-02-02T22:12:00Z">
                    <w:rPr>
                      <w:rFonts w:eastAsia="Times New Roman"/>
                      <w:color w:val="auto"/>
                      <w:kern w:val="0"/>
                      <w14:ligatures w14:val="none"/>
                    </w:rPr>
                  </w:rPrChange>
                </w:rPr>
                <w:t xml:space="preserve">  Regional ventilation and perfusion</w:t>
              </w:r>
            </w:ins>
          </w:p>
        </w:tc>
        <w:tc>
          <w:tcPr>
            <w:tcW w:w="2096" w:type="dxa"/>
            <w:tcPrChange w:id="6156" w:author="Geri Burgert" w:date="2026-02-02T17:13:00Z" w16du:dateUtc="2026-02-02T22:13:00Z">
              <w:tcPr>
                <w:tcW w:w="2096" w:type="dxa"/>
              </w:tcPr>
            </w:tcPrChange>
          </w:tcPr>
          <w:p w14:paraId="328B7A5A" w14:textId="77777777" w:rsidR="00F55018" w:rsidRPr="00F55018" w:rsidRDefault="00F55018" w:rsidP="00F55018">
            <w:pPr>
              <w:jc w:val="center"/>
              <w:rPr>
                <w:ins w:id="6157" w:author="Geri Burgert" w:date="2026-02-02T17:12:00Z" w16du:dateUtc="2026-02-02T22:12:00Z"/>
                <w:rFonts w:ascii="Times New Roman" w:eastAsia="Times New Roman" w:hAnsi="Times New Roman" w:cs="Times New Roman"/>
                <w:color w:val="auto"/>
                <w:kern w:val="0"/>
                <w14:ligatures w14:val="none"/>
                <w:rPrChange w:id="6158" w:author="Geri Burgert" w:date="2026-02-02T17:12:00Z" w16du:dateUtc="2026-02-02T22:12:00Z">
                  <w:rPr>
                    <w:ins w:id="6159" w:author="Geri Burgert" w:date="2026-02-02T17:12:00Z" w16du:dateUtc="2026-02-02T22:12:00Z"/>
                    <w:rFonts w:eastAsia="Times New Roman"/>
                    <w:color w:val="auto"/>
                    <w:kern w:val="0"/>
                    <w14:ligatures w14:val="none"/>
                  </w:rPr>
                </w:rPrChange>
              </w:rPr>
            </w:pPr>
            <w:ins w:id="6160" w:author="Geri Burgert" w:date="2026-02-02T17:12:00Z" w16du:dateUtc="2026-02-02T22:12:00Z">
              <w:r w:rsidRPr="00F55018">
                <w:rPr>
                  <w:rFonts w:ascii="Times New Roman" w:eastAsia="Times New Roman" w:hAnsi="Times New Roman" w:cs="Times New Roman"/>
                  <w:color w:val="auto"/>
                  <w:kern w:val="0"/>
                  <w14:ligatures w14:val="none"/>
                  <w:rPrChange w:id="6161" w:author="Geri Burgert" w:date="2026-02-02T17:12:00Z" w16du:dateUtc="2026-02-02T22:12:00Z">
                    <w:rPr>
                      <w:rFonts w:eastAsia="Times New Roman"/>
                      <w:color w:val="auto"/>
                      <w:kern w:val="0"/>
                      <w14:ligatures w14:val="none"/>
                    </w:rPr>
                  </w:rPrChange>
                </w:rPr>
                <w:t>Proton MRI</w:t>
              </w:r>
            </w:ins>
          </w:p>
        </w:tc>
        <w:tc>
          <w:tcPr>
            <w:tcW w:w="2028" w:type="dxa"/>
            <w:tcPrChange w:id="6162" w:author="Geri Burgert" w:date="2026-02-02T17:13:00Z" w16du:dateUtc="2026-02-02T22:13:00Z">
              <w:tcPr>
                <w:tcW w:w="2028" w:type="dxa"/>
              </w:tcPr>
            </w:tcPrChange>
          </w:tcPr>
          <w:p w14:paraId="2BE19F05" w14:textId="77777777" w:rsidR="00F55018" w:rsidRPr="00F55018" w:rsidRDefault="00F55018" w:rsidP="00F55018">
            <w:pPr>
              <w:jc w:val="center"/>
              <w:rPr>
                <w:ins w:id="6163" w:author="Geri Burgert" w:date="2026-02-02T17:12:00Z" w16du:dateUtc="2026-02-02T22:12:00Z"/>
                <w:rFonts w:ascii="Times New Roman" w:eastAsia="Times New Roman" w:hAnsi="Times New Roman" w:cs="Times New Roman"/>
                <w:color w:val="auto"/>
                <w:kern w:val="0"/>
                <w14:ligatures w14:val="none"/>
                <w:rPrChange w:id="6164" w:author="Geri Burgert" w:date="2026-02-02T17:12:00Z" w16du:dateUtc="2026-02-02T22:12:00Z">
                  <w:rPr>
                    <w:ins w:id="6165" w:author="Geri Burgert" w:date="2026-02-02T17:12:00Z" w16du:dateUtc="2026-02-02T22:12:00Z"/>
                    <w:rFonts w:eastAsia="Times New Roman"/>
                    <w:color w:val="auto"/>
                    <w:kern w:val="0"/>
                    <w14:ligatures w14:val="none"/>
                  </w:rPr>
                </w:rPrChange>
              </w:rPr>
            </w:pPr>
            <w:ins w:id="6166" w:author="Geri Burgert" w:date="2026-02-02T17:12:00Z" w16du:dateUtc="2026-02-02T22:12:00Z">
              <w:r w:rsidRPr="00F55018">
                <w:rPr>
                  <w:rFonts w:ascii="Times New Roman" w:eastAsia="Times New Roman" w:hAnsi="Times New Roman" w:cs="Times New Roman"/>
                  <w:color w:val="auto"/>
                  <w:kern w:val="0"/>
                  <w14:ligatures w14:val="none"/>
                  <w:rPrChange w:id="6167" w:author="Geri Burgert" w:date="2026-02-02T17:12:00Z" w16du:dateUtc="2026-02-02T22:12:00Z">
                    <w:rPr>
                      <w:rFonts w:eastAsia="Times New Roman"/>
                      <w:color w:val="auto"/>
                      <w:kern w:val="0"/>
                      <w14:ligatures w14:val="none"/>
                    </w:rPr>
                  </w:rPrChange>
                </w:rPr>
                <w:t>Phase-resolved functional lung MRI</w:t>
              </w:r>
            </w:ins>
          </w:p>
        </w:tc>
        <w:tc>
          <w:tcPr>
            <w:tcW w:w="2465" w:type="dxa"/>
            <w:tcPrChange w:id="6168" w:author="Geri Burgert" w:date="2026-02-02T17:13:00Z" w16du:dateUtc="2026-02-02T22:13:00Z">
              <w:tcPr>
                <w:tcW w:w="2465" w:type="dxa"/>
                <w:gridSpan w:val="2"/>
              </w:tcPr>
            </w:tcPrChange>
          </w:tcPr>
          <w:p w14:paraId="099E51DF" w14:textId="77777777" w:rsidR="00F55018" w:rsidRPr="00F55018" w:rsidRDefault="00F55018" w:rsidP="00F55018">
            <w:pPr>
              <w:jc w:val="center"/>
              <w:rPr>
                <w:ins w:id="6169" w:author="Geri Burgert" w:date="2026-02-02T17:12:00Z" w16du:dateUtc="2026-02-02T22:12:00Z"/>
                <w:rFonts w:ascii="Times New Roman" w:eastAsia="Times New Roman" w:hAnsi="Times New Roman" w:cs="Times New Roman"/>
                <w:color w:val="auto"/>
                <w:kern w:val="0"/>
                <w14:ligatures w14:val="none"/>
                <w:rPrChange w:id="6170" w:author="Geri Burgert" w:date="2026-02-02T17:12:00Z" w16du:dateUtc="2026-02-02T22:12:00Z">
                  <w:rPr>
                    <w:ins w:id="6171" w:author="Geri Burgert" w:date="2026-02-02T17:12:00Z" w16du:dateUtc="2026-02-02T22:12:00Z"/>
                    <w:rFonts w:eastAsia="Times New Roman"/>
                    <w:color w:val="auto"/>
                    <w:kern w:val="0"/>
                    <w14:ligatures w14:val="none"/>
                  </w:rPr>
                </w:rPrChange>
              </w:rPr>
            </w:pPr>
            <w:ins w:id="6172" w:author="Geri Burgert" w:date="2026-02-02T17:12:00Z" w16du:dateUtc="2026-02-02T22:12:00Z">
              <w:r w:rsidRPr="00F55018">
                <w:rPr>
                  <w:rFonts w:ascii="Times New Roman" w:eastAsia="Times New Roman" w:hAnsi="Times New Roman" w:cs="Times New Roman"/>
                  <w:color w:val="auto"/>
                  <w:kern w:val="0"/>
                  <w14:ligatures w14:val="none"/>
                  <w:rPrChange w:id="6173" w:author="Geri Burgert" w:date="2026-02-02T17:12:00Z" w16du:dateUtc="2026-02-02T22:12:00Z">
                    <w:rPr>
                      <w:rFonts w:eastAsia="Times New Roman"/>
                      <w:color w:val="auto"/>
                      <w:kern w:val="0"/>
                      <w14:ligatures w14:val="none"/>
                    </w:rPr>
                  </w:rPrChange>
                </w:rPr>
                <w:t>Regional ventilation and perfusion maps derived from respiratory/cardiac signal variation; qualitative/relative metrics</w:t>
              </w:r>
            </w:ins>
          </w:p>
        </w:tc>
        <w:tc>
          <w:tcPr>
            <w:tcW w:w="2033" w:type="dxa"/>
            <w:tcPrChange w:id="6174" w:author="Geri Burgert" w:date="2026-02-02T17:13:00Z" w16du:dateUtc="2026-02-02T22:13:00Z">
              <w:tcPr>
                <w:tcW w:w="2033" w:type="dxa"/>
                <w:gridSpan w:val="2"/>
              </w:tcPr>
            </w:tcPrChange>
          </w:tcPr>
          <w:p w14:paraId="19B77D54" w14:textId="77777777" w:rsidR="00F55018" w:rsidRPr="00F55018" w:rsidRDefault="00F55018" w:rsidP="00F55018">
            <w:pPr>
              <w:jc w:val="center"/>
              <w:rPr>
                <w:ins w:id="6175" w:author="Geri Burgert" w:date="2026-02-02T17:12:00Z" w16du:dateUtc="2026-02-02T22:12:00Z"/>
                <w:rFonts w:ascii="Times New Roman" w:eastAsia="Times New Roman" w:hAnsi="Times New Roman" w:cs="Times New Roman"/>
                <w:color w:val="auto"/>
                <w:kern w:val="0"/>
                <w14:ligatures w14:val="none"/>
                <w:rPrChange w:id="6176" w:author="Geri Burgert" w:date="2026-02-02T17:12:00Z" w16du:dateUtc="2026-02-02T22:12:00Z">
                  <w:rPr>
                    <w:ins w:id="6177" w:author="Geri Burgert" w:date="2026-02-02T17:12:00Z" w16du:dateUtc="2026-02-02T22:12:00Z"/>
                    <w:rFonts w:eastAsia="Times New Roman"/>
                    <w:color w:val="auto"/>
                    <w:kern w:val="0"/>
                    <w14:ligatures w14:val="none"/>
                  </w:rPr>
                </w:rPrChange>
              </w:rPr>
            </w:pPr>
            <w:ins w:id="6178" w:author="Geri Burgert" w:date="2026-02-02T17:12:00Z" w16du:dateUtc="2026-02-02T22:12:00Z">
              <w:r w:rsidRPr="00F55018">
                <w:rPr>
                  <w:rFonts w:ascii="Times New Roman" w:eastAsia="Times New Roman" w:hAnsi="Times New Roman" w:cs="Times New Roman"/>
                  <w:color w:val="auto"/>
                  <w:kern w:val="0"/>
                  <w14:ligatures w14:val="none"/>
                  <w:rPrChange w:id="6179" w:author="Geri Burgert" w:date="2026-02-02T17:12:00Z" w16du:dateUtc="2026-02-02T22:12:00Z">
                    <w:rPr>
                      <w:rFonts w:eastAsia="Times New Roman"/>
                      <w:color w:val="auto"/>
                      <w:kern w:val="0"/>
                      <w14:ligatures w14:val="none"/>
                    </w:rPr>
                  </w:rPrChange>
                </w:rPr>
                <w:t>Requires specialized post-processing; limited clinical validation</w:t>
              </w:r>
            </w:ins>
          </w:p>
        </w:tc>
        <w:tc>
          <w:tcPr>
            <w:tcW w:w="2309" w:type="dxa"/>
            <w:tcPrChange w:id="6180" w:author="Geri Burgert" w:date="2026-02-02T17:13:00Z" w16du:dateUtc="2026-02-02T22:13:00Z">
              <w:tcPr>
                <w:tcW w:w="2309" w:type="dxa"/>
                <w:gridSpan w:val="2"/>
              </w:tcPr>
            </w:tcPrChange>
          </w:tcPr>
          <w:p w14:paraId="2F4FC487" w14:textId="4CFA97FD" w:rsidR="00F55018" w:rsidRPr="00F55018" w:rsidRDefault="00F55018" w:rsidP="00F55018">
            <w:pPr>
              <w:jc w:val="center"/>
              <w:rPr>
                <w:ins w:id="6181" w:author="Geri Burgert" w:date="2026-02-02T17:12:00Z" w16du:dateUtc="2026-02-02T22:12:00Z"/>
                <w:rFonts w:ascii="Times New Roman" w:eastAsia="Times New Roman" w:hAnsi="Times New Roman" w:cs="Times New Roman"/>
                <w:kern w:val="0"/>
                <w14:ligatures w14:val="none"/>
                <w:rPrChange w:id="6182" w:author="Geri Burgert" w:date="2026-02-02T17:12:00Z" w16du:dateUtc="2026-02-02T22:12:00Z">
                  <w:rPr>
                    <w:ins w:id="6183" w:author="Geri Burgert" w:date="2026-02-02T17:12:00Z" w16du:dateUtc="2026-02-02T22:12:00Z"/>
                    <w:rFonts w:eastAsia="Times New Roman"/>
                    <w:kern w:val="0"/>
                    <w14:ligatures w14:val="none"/>
                  </w:rPr>
                </w:rPrChange>
              </w:rPr>
            </w:pPr>
            <w:ins w:id="6184" w:author="Geri Burgert" w:date="2026-02-02T17:12:00Z" w16du:dateUtc="2026-02-02T22:12:00Z">
              <w:r w:rsidRPr="00F55018">
                <w:rPr>
                  <w:rFonts w:ascii="Times New Roman" w:eastAsia="Times New Roman" w:hAnsi="Times New Roman" w:cs="Times New Roman"/>
                  <w:kern w:val="0"/>
                  <w14:ligatures w14:val="none"/>
                  <w:rPrChange w:id="6185" w:author="Geri Burgert" w:date="2026-02-02T17:12:00Z" w16du:dateUtc="2026-02-02T22:12:00Z">
                    <w:rPr>
                      <w:rFonts w:eastAsia="Times New Roman"/>
                      <w:kern w:val="0"/>
                      <w14:ligatures w14:val="none"/>
                    </w:rPr>
                  </w:rPrChange>
                </w:rPr>
                <w:t>Voskrebenzev et al</w:t>
              </w:r>
              <w:r w:rsidRPr="00F55018">
                <w:rPr>
                  <w:rFonts w:ascii="Times New Roman" w:eastAsia="Times New Roman" w:hAnsi="Times New Roman" w:cs="Times New Roman"/>
                  <w:kern w:val="0"/>
                  <w:vertAlign w:val="superscript"/>
                  <w14:ligatures w14:val="none"/>
                  <w:rPrChange w:id="6186" w:author="Geri Burgert" w:date="2026-02-02T17:12:00Z" w16du:dateUtc="2026-02-02T22:12:00Z">
                    <w:rPr>
                      <w:rFonts w:eastAsia="Times New Roman"/>
                      <w:kern w:val="0"/>
                      <w:vertAlign w:val="superscript"/>
                      <w14:ligatures w14:val="none"/>
                    </w:rPr>
                  </w:rPrChange>
                </w:rPr>
                <w:t>129</w:t>
              </w:r>
            </w:ins>
          </w:p>
          <w:p w14:paraId="22332DAF" w14:textId="77777777" w:rsidR="00F55018" w:rsidRPr="00F55018" w:rsidRDefault="00F55018" w:rsidP="00F55018">
            <w:pPr>
              <w:jc w:val="center"/>
              <w:rPr>
                <w:ins w:id="6187" w:author="Geri Burgert" w:date="2026-02-02T17:12:00Z" w16du:dateUtc="2026-02-02T22:12:00Z"/>
                <w:rFonts w:ascii="Times New Roman" w:eastAsia="Times New Roman" w:hAnsi="Times New Roman" w:cs="Times New Roman"/>
                <w:kern w:val="0"/>
                <w14:ligatures w14:val="none"/>
                <w:rPrChange w:id="6188" w:author="Geri Burgert" w:date="2026-02-02T17:12:00Z" w16du:dateUtc="2026-02-02T22:12:00Z">
                  <w:rPr>
                    <w:ins w:id="6189" w:author="Geri Burgert" w:date="2026-02-02T17:12:00Z" w16du:dateUtc="2026-02-02T22:12:00Z"/>
                    <w:rFonts w:eastAsia="Times New Roman"/>
                    <w:kern w:val="0"/>
                    <w14:ligatures w14:val="none"/>
                  </w:rPr>
                </w:rPrChange>
              </w:rPr>
            </w:pPr>
            <w:ins w:id="6190" w:author="Geri Burgert" w:date="2026-02-02T17:12:00Z" w16du:dateUtc="2026-02-02T22:12:00Z">
              <w:r w:rsidRPr="00F55018">
                <w:rPr>
                  <w:rFonts w:ascii="Times New Roman" w:eastAsia="Times New Roman" w:hAnsi="Times New Roman" w:cs="Times New Roman"/>
                  <w:kern w:val="0"/>
                  <w14:ligatures w14:val="none"/>
                  <w:rPrChange w:id="6191" w:author="Geri Burgert" w:date="2026-02-02T17:12:00Z" w16du:dateUtc="2026-02-02T22:12:00Z">
                    <w:rPr>
                      <w:rFonts w:eastAsia="Times New Roman"/>
                      <w:kern w:val="0"/>
                      <w14:ligatures w14:val="none"/>
                    </w:rPr>
                  </w:rPrChange>
                </w:rPr>
                <w:t>Kairet et al</w:t>
              </w:r>
              <w:r w:rsidRPr="00F55018">
                <w:rPr>
                  <w:rFonts w:ascii="Times New Roman" w:eastAsia="Times New Roman" w:hAnsi="Times New Roman" w:cs="Times New Roman"/>
                  <w:kern w:val="0"/>
                  <w:vertAlign w:val="superscript"/>
                  <w14:ligatures w14:val="none"/>
                  <w:rPrChange w:id="6192" w:author="Geri Burgert" w:date="2026-02-02T17:12:00Z" w16du:dateUtc="2026-02-02T22:12:00Z">
                    <w:rPr>
                      <w:rFonts w:eastAsia="Times New Roman"/>
                      <w:kern w:val="0"/>
                      <w:vertAlign w:val="superscript"/>
                      <w14:ligatures w14:val="none"/>
                    </w:rPr>
                  </w:rPrChange>
                </w:rPr>
                <w:t>130</w:t>
              </w:r>
            </w:ins>
          </w:p>
          <w:p w14:paraId="206C66B9" w14:textId="77777777" w:rsidR="00F55018" w:rsidRPr="00F55018" w:rsidRDefault="00F55018" w:rsidP="00F55018">
            <w:pPr>
              <w:jc w:val="center"/>
              <w:rPr>
                <w:ins w:id="6193" w:author="Geri Burgert" w:date="2026-02-02T17:12:00Z" w16du:dateUtc="2026-02-02T22:12:00Z"/>
                <w:rFonts w:ascii="Times New Roman" w:eastAsia="Times New Roman" w:hAnsi="Times New Roman" w:cs="Times New Roman"/>
                <w:kern w:val="0"/>
                <w14:ligatures w14:val="none"/>
                <w:rPrChange w:id="6194" w:author="Geri Burgert" w:date="2026-02-02T17:12:00Z" w16du:dateUtc="2026-02-02T22:12:00Z">
                  <w:rPr>
                    <w:ins w:id="6195" w:author="Geri Burgert" w:date="2026-02-02T17:12:00Z" w16du:dateUtc="2026-02-02T22:12:00Z"/>
                    <w:rFonts w:eastAsia="Times New Roman"/>
                    <w:kern w:val="0"/>
                    <w14:ligatures w14:val="none"/>
                  </w:rPr>
                </w:rPrChange>
              </w:rPr>
            </w:pPr>
            <w:ins w:id="6196" w:author="Geri Burgert" w:date="2026-02-02T17:12:00Z" w16du:dateUtc="2026-02-02T22:12:00Z">
              <w:r w:rsidRPr="00F55018">
                <w:rPr>
                  <w:rFonts w:ascii="Times New Roman" w:eastAsia="Times New Roman" w:hAnsi="Times New Roman" w:cs="Times New Roman"/>
                  <w:kern w:val="0"/>
                  <w14:ligatures w14:val="none"/>
                  <w:rPrChange w:id="6197" w:author="Geri Burgert" w:date="2026-02-02T17:12:00Z" w16du:dateUtc="2026-02-02T22:12:00Z">
                    <w:rPr>
                      <w:rFonts w:eastAsia="Times New Roman"/>
                      <w:kern w:val="0"/>
                      <w14:ligatures w14:val="none"/>
                    </w:rPr>
                  </w:rPrChange>
                </w:rPr>
                <w:t>Friedlander et al</w:t>
              </w:r>
              <w:r w:rsidRPr="00F55018">
                <w:rPr>
                  <w:rFonts w:ascii="Times New Roman" w:eastAsia="Times New Roman" w:hAnsi="Times New Roman" w:cs="Times New Roman"/>
                  <w:kern w:val="0"/>
                  <w:vertAlign w:val="superscript"/>
                  <w14:ligatures w14:val="none"/>
                  <w:rPrChange w:id="6198" w:author="Geri Burgert" w:date="2026-02-02T17:12:00Z" w16du:dateUtc="2026-02-02T22:12:00Z">
                    <w:rPr>
                      <w:rFonts w:eastAsia="Times New Roman"/>
                      <w:kern w:val="0"/>
                      <w:vertAlign w:val="superscript"/>
                      <w14:ligatures w14:val="none"/>
                    </w:rPr>
                  </w:rPrChange>
                </w:rPr>
                <w:t>131</w:t>
              </w:r>
            </w:ins>
          </w:p>
          <w:p w14:paraId="79AD7A01" w14:textId="77777777" w:rsidR="00F55018" w:rsidRPr="00F55018" w:rsidRDefault="00F55018" w:rsidP="00F55018">
            <w:pPr>
              <w:jc w:val="center"/>
              <w:rPr>
                <w:ins w:id="6199" w:author="Geri Burgert" w:date="2026-02-02T17:12:00Z" w16du:dateUtc="2026-02-02T22:12:00Z"/>
                <w:rFonts w:ascii="Times New Roman" w:eastAsia="Times New Roman" w:hAnsi="Times New Roman" w:cs="Times New Roman"/>
                <w:color w:val="auto"/>
                <w:kern w:val="0"/>
                <w14:ligatures w14:val="none"/>
                <w:rPrChange w:id="6200" w:author="Geri Burgert" w:date="2026-02-02T17:12:00Z" w16du:dateUtc="2026-02-02T22:12:00Z">
                  <w:rPr>
                    <w:ins w:id="6201" w:author="Geri Burgert" w:date="2026-02-02T17:12:00Z" w16du:dateUtc="2026-02-02T22:12:00Z"/>
                    <w:rFonts w:eastAsia="Times New Roman"/>
                    <w:color w:val="auto"/>
                    <w:kern w:val="0"/>
                    <w14:ligatures w14:val="none"/>
                  </w:rPr>
                </w:rPrChange>
              </w:rPr>
            </w:pPr>
            <w:ins w:id="6202" w:author="Geri Burgert" w:date="2026-02-02T17:12:00Z" w16du:dateUtc="2026-02-02T22:12:00Z">
              <w:r w:rsidRPr="00F55018">
                <w:rPr>
                  <w:rFonts w:ascii="Times New Roman" w:eastAsia="Times New Roman" w:hAnsi="Times New Roman" w:cs="Times New Roman"/>
                  <w:kern w:val="0"/>
                  <w14:ligatures w14:val="none"/>
                  <w:rPrChange w:id="6203" w:author="Geri Burgert" w:date="2026-02-02T17:12:00Z" w16du:dateUtc="2026-02-02T22:12:00Z">
                    <w:rPr>
                      <w:rFonts w:eastAsia="Times New Roman"/>
                      <w:kern w:val="0"/>
                      <w14:ligatures w14:val="none"/>
                    </w:rPr>
                  </w:rPrChange>
                </w:rPr>
                <w:t>Benlala et al</w:t>
              </w:r>
              <w:r w:rsidRPr="00F55018">
                <w:rPr>
                  <w:rFonts w:ascii="Times New Roman" w:eastAsia="Times New Roman" w:hAnsi="Times New Roman" w:cs="Times New Roman"/>
                  <w:kern w:val="0"/>
                  <w:vertAlign w:val="superscript"/>
                  <w14:ligatures w14:val="none"/>
                  <w:rPrChange w:id="6204" w:author="Geri Burgert" w:date="2026-02-02T17:12:00Z" w16du:dateUtc="2026-02-02T22:12:00Z">
                    <w:rPr>
                      <w:rFonts w:eastAsia="Times New Roman"/>
                      <w:kern w:val="0"/>
                      <w:vertAlign w:val="superscript"/>
                      <w14:ligatures w14:val="none"/>
                    </w:rPr>
                  </w:rPrChange>
                </w:rPr>
                <w:t>132</w:t>
              </w:r>
            </w:ins>
          </w:p>
        </w:tc>
      </w:tr>
      <w:tr w:rsidR="00F55018" w:rsidRPr="00F55018" w14:paraId="67667823" w14:textId="77777777" w:rsidTr="00BC2438">
        <w:trPr>
          <w:ins w:id="6205" w:author="Geri Burgert" w:date="2026-02-02T17:12:00Z" w16du:dateUtc="2026-02-02T22:12:00Z"/>
          <w:trPrChange w:id="6206" w:author="Geri Burgert" w:date="2026-02-02T17:13:00Z" w16du:dateUtc="2026-02-02T22:13:00Z">
            <w:trPr>
              <w:gridBefore w:val="1"/>
              <w:gridAfter w:val="0"/>
            </w:trPr>
          </w:trPrChange>
        </w:trPr>
        <w:tc>
          <w:tcPr>
            <w:tcW w:w="2019" w:type="dxa"/>
            <w:tcPrChange w:id="6207" w:author="Geri Burgert" w:date="2026-02-02T17:13:00Z" w16du:dateUtc="2026-02-02T22:13:00Z">
              <w:tcPr>
                <w:tcW w:w="2019" w:type="dxa"/>
                <w:gridSpan w:val="2"/>
              </w:tcPr>
            </w:tcPrChange>
          </w:tcPr>
          <w:p w14:paraId="05B45A57" w14:textId="77777777" w:rsidR="00F55018" w:rsidRPr="00F55018" w:rsidRDefault="00F55018" w:rsidP="00F55018">
            <w:pPr>
              <w:rPr>
                <w:ins w:id="6208" w:author="Geri Burgert" w:date="2026-02-02T17:12:00Z" w16du:dateUtc="2026-02-02T22:12:00Z"/>
                <w:rFonts w:ascii="Times New Roman" w:eastAsia="Times New Roman" w:hAnsi="Times New Roman" w:cs="Times New Roman"/>
                <w:color w:val="auto"/>
                <w:kern w:val="0"/>
                <w14:ligatures w14:val="none"/>
                <w:rPrChange w:id="6209" w:author="Geri Burgert" w:date="2026-02-02T17:12:00Z" w16du:dateUtc="2026-02-02T22:12:00Z">
                  <w:rPr>
                    <w:ins w:id="6210" w:author="Geri Burgert" w:date="2026-02-02T17:12:00Z" w16du:dateUtc="2026-02-02T22:12:00Z"/>
                    <w:rFonts w:eastAsia="Times New Roman"/>
                    <w:color w:val="auto"/>
                    <w:kern w:val="0"/>
                    <w14:ligatures w14:val="none"/>
                  </w:rPr>
                </w:rPrChange>
              </w:rPr>
            </w:pPr>
            <w:ins w:id="6211" w:author="Geri Burgert" w:date="2026-02-02T17:12:00Z" w16du:dateUtc="2026-02-02T22:12:00Z">
              <w:r w:rsidRPr="00F55018">
                <w:rPr>
                  <w:rFonts w:ascii="Times New Roman" w:eastAsia="Times New Roman" w:hAnsi="Times New Roman" w:cs="Times New Roman"/>
                  <w:color w:val="auto"/>
                  <w:kern w:val="0"/>
                  <w14:ligatures w14:val="none"/>
                  <w:rPrChange w:id="6212" w:author="Geri Burgert" w:date="2026-02-02T17:12:00Z" w16du:dateUtc="2026-02-02T22:12:00Z">
                    <w:rPr>
                      <w:rFonts w:eastAsia="Times New Roman"/>
                      <w:color w:val="auto"/>
                      <w:kern w:val="0"/>
                      <w14:ligatures w14:val="none"/>
                    </w:rPr>
                  </w:rPrChange>
                </w:rPr>
                <w:t xml:space="preserve">  Airway inflammation</w:t>
              </w:r>
            </w:ins>
          </w:p>
        </w:tc>
        <w:tc>
          <w:tcPr>
            <w:tcW w:w="2096" w:type="dxa"/>
            <w:tcPrChange w:id="6213" w:author="Geri Burgert" w:date="2026-02-02T17:13:00Z" w16du:dateUtc="2026-02-02T22:13:00Z">
              <w:tcPr>
                <w:tcW w:w="2096" w:type="dxa"/>
              </w:tcPr>
            </w:tcPrChange>
          </w:tcPr>
          <w:p w14:paraId="72FA6710" w14:textId="77777777" w:rsidR="00F55018" w:rsidRPr="00F55018" w:rsidRDefault="00F55018" w:rsidP="00F55018">
            <w:pPr>
              <w:jc w:val="center"/>
              <w:rPr>
                <w:ins w:id="6214" w:author="Geri Burgert" w:date="2026-02-02T17:12:00Z" w16du:dateUtc="2026-02-02T22:12:00Z"/>
                <w:rFonts w:ascii="Times New Roman" w:eastAsia="Times New Roman" w:hAnsi="Times New Roman" w:cs="Times New Roman"/>
                <w:color w:val="auto"/>
                <w:kern w:val="0"/>
                <w14:ligatures w14:val="none"/>
                <w:rPrChange w:id="6215" w:author="Geri Burgert" w:date="2026-02-02T17:12:00Z" w16du:dateUtc="2026-02-02T22:12:00Z">
                  <w:rPr>
                    <w:ins w:id="6216" w:author="Geri Burgert" w:date="2026-02-02T17:12:00Z" w16du:dateUtc="2026-02-02T22:12:00Z"/>
                    <w:rFonts w:eastAsia="Times New Roman"/>
                    <w:color w:val="auto"/>
                    <w:kern w:val="0"/>
                    <w14:ligatures w14:val="none"/>
                  </w:rPr>
                </w:rPrChange>
              </w:rPr>
            </w:pPr>
            <w:ins w:id="6217" w:author="Geri Burgert" w:date="2026-02-02T17:12:00Z" w16du:dateUtc="2026-02-02T22:12:00Z">
              <w:r w:rsidRPr="00F55018">
                <w:rPr>
                  <w:rFonts w:ascii="Times New Roman" w:eastAsia="Times New Roman" w:hAnsi="Times New Roman" w:cs="Times New Roman"/>
                  <w:color w:val="auto"/>
                  <w:kern w:val="0"/>
                  <w14:ligatures w14:val="none"/>
                  <w:rPrChange w:id="6218" w:author="Geri Burgert" w:date="2026-02-02T17:12:00Z" w16du:dateUtc="2026-02-02T22:12:00Z">
                    <w:rPr>
                      <w:rFonts w:eastAsia="Times New Roman"/>
                      <w:color w:val="auto"/>
                      <w:kern w:val="0"/>
                      <w14:ligatures w14:val="none"/>
                    </w:rPr>
                  </w:rPrChange>
                </w:rPr>
                <w:t>Proton MRI</w:t>
              </w:r>
            </w:ins>
          </w:p>
        </w:tc>
        <w:tc>
          <w:tcPr>
            <w:tcW w:w="2028" w:type="dxa"/>
            <w:tcPrChange w:id="6219" w:author="Geri Burgert" w:date="2026-02-02T17:13:00Z" w16du:dateUtc="2026-02-02T22:13:00Z">
              <w:tcPr>
                <w:tcW w:w="2028" w:type="dxa"/>
              </w:tcPr>
            </w:tcPrChange>
          </w:tcPr>
          <w:p w14:paraId="0B50B824" w14:textId="77777777" w:rsidR="00F55018" w:rsidRPr="00F55018" w:rsidRDefault="00F55018" w:rsidP="00F55018">
            <w:pPr>
              <w:jc w:val="center"/>
              <w:rPr>
                <w:ins w:id="6220" w:author="Geri Burgert" w:date="2026-02-02T17:12:00Z" w16du:dateUtc="2026-02-02T22:12:00Z"/>
                <w:rFonts w:ascii="Times New Roman" w:eastAsia="Times New Roman" w:hAnsi="Times New Roman" w:cs="Times New Roman"/>
                <w:color w:val="auto"/>
                <w:kern w:val="0"/>
                <w14:ligatures w14:val="none"/>
                <w:rPrChange w:id="6221" w:author="Geri Burgert" w:date="2026-02-02T17:12:00Z" w16du:dateUtc="2026-02-02T22:12:00Z">
                  <w:rPr>
                    <w:ins w:id="6222" w:author="Geri Burgert" w:date="2026-02-02T17:12:00Z" w16du:dateUtc="2026-02-02T22:12:00Z"/>
                    <w:rFonts w:eastAsia="Times New Roman"/>
                    <w:color w:val="auto"/>
                    <w:kern w:val="0"/>
                    <w14:ligatures w14:val="none"/>
                  </w:rPr>
                </w:rPrChange>
              </w:rPr>
            </w:pPr>
            <w:ins w:id="6223" w:author="Geri Burgert" w:date="2026-02-02T17:12:00Z" w16du:dateUtc="2026-02-02T22:12:00Z">
              <w:r w:rsidRPr="00F55018">
                <w:rPr>
                  <w:rFonts w:ascii="Times New Roman" w:eastAsia="Times New Roman" w:hAnsi="Times New Roman" w:cs="Times New Roman"/>
                  <w:color w:val="auto"/>
                  <w:kern w:val="0"/>
                  <w14:ligatures w14:val="none"/>
                  <w:rPrChange w:id="6224" w:author="Geri Burgert" w:date="2026-02-02T17:12:00Z" w16du:dateUtc="2026-02-02T22:12:00Z">
                    <w:rPr>
                      <w:rFonts w:eastAsia="Times New Roman"/>
                      <w:color w:val="auto"/>
                      <w:kern w:val="0"/>
                      <w14:ligatures w14:val="none"/>
                    </w:rPr>
                  </w:rPrChange>
                </w:rPr>
                <w:t>T2-weighted airway MRI</w:t>
              </w:r>
            </w:ins>
          </w:p>
        </w:tc>
        <w:tc>
          <w:tcPr>
            <w:tcW w:w="2465" w:type="dxa"/>
            <w:tcPrChange w:id="6225" w:author="Geri Burgert" w:date="2026-02-02T17:13:00Z" w16du:dateUtc="2026-02-02T22:13:00Z">
              <w:tcPr>
                <w:tcW w:w="2465" w:type="dxa"/>
                <w:gridSpan w:val="2"/>
              </w:tcPr>
            </w:tcPrChange>
          </w:tcPr>
          <w:p w14:paraId="32B50323" w14:textId="77777777" w:rsidR="00F55018" w:rsidRPr="00F55018" w:rsidRDefault="00F55018" w:rsidP="00F55018">
            <w:pPr>
              <w:jc w:val="center"/>
              <w:rPr>
                <w:ins w:id="6226" w:author="Geri Burgert" w:date="2026-02-02T17:12:00Z" w16du:dateUtc="2026-02-02T22:12:00Z"/>
                <w:rFonts w:ascii="Times New Roman" w:eastAsia="Times New Roman" w:hAnsi="Times New Roman" w:cs="Times New Roman"/>
                <w:color w:val="auto"/>
                <w:kern w:val="0"/>
                <w14:ligatures w14:val="none"/>
                <w:rPrChange w:id="6227" w:author="Geri Burgert" w:date="2026-02-02T17:12:00Z" w16du:dateUtc="2026-02-02T22:12:00Z">
                  <w:rPr>
                    <w:ins w:id="6228" w:author="Geri Burgert" w:date="2026-02-02T17:12:00Z" w16du:dateUtc="2026-02-02T22:12:00Z"/>
                    <w:rFonts w:eastAsia="Times New Roman"/>
                    <w:color w:val="auto"/>
                    <w:kern w:val="0"/>
                    <w14:ligatures w14:val="none"/>
                  </w:rPr>
                </w:rPrChange>
              </w:rPr>
            </w:pPr>
            <w:ins w:id="6229" w:author="Geri Burgert" w:date="2026-02-02T17:12:00Z" w16du:dateUtc="2026-02-02T22:12:00Z">
              <w:r w:rsidRPr="00F55018">
                <w:rPr>
                  <w:rFonts w:ascii="Times New Roman" w:eastAsia="Times New Roman" w:hAnsi="Times New Roman" w:cs="Times New Roman"/>
                  <w:color w:val="auto"/>
                  <w:kern w:val="0"/>
                  <w14:ligatures w14:val="none"/>
                  <w:rPrChange w:id="6230" w:author="Geri Burgert" w:date="2026-02-02T17:12:00Z" w16du:dateUtc="2026-02-02T22:12:00Z">
                    <w:rPr>
                      <w:rFonts w:eastAsia="Times New Roman"/>
                      <w:color w:val="auto"/>
                      <w:kern w:val="0"/>
                      <w14:ligatures w14:val="none"/>
                    </w:rPr>
                  </w:rPrChange>
                </w:rPr>
                <w:t>Increased T2 signal in bronchial walls indicating edema/inflammation; no validated thresholds</w:t>
              </w:r>
            </w:ins>
          </w:p>
        </w:tc>
        <w:tc>
          <w:tcPr>
            <w:tcW w:w="2033" w:type="dxa"/>
            <w:tcPrChange w:id="6231" w:author="Geri Burgert" w:date="2026-02-02T17:13:00Z" w16du:dateUtc="2026-02-02T22:13:00Z">
              <w:tcPr>
                <w:tcW w:w="2033" w:type="dxa"/>
                <w:gridSpan w:val="2"/>
              </w:tcPr>
            </w:tcPrChange>
          </w:tcPr>
          <w:p w14:paraId="6546292F" w14:textId="77777777" w:rsidR="00F55018" w:rsidRPr="00F55018" w:rsidRDefault="00F55018" w:rsidP="00F55018">
            <w:pPr>
              <w:jc w:val="center"/>
              <w:rPr>
                <w:ins w:id="6232" w:author="Geri Burgert" w:date="2026-02-02T17:12:00Z" w16du:dateUtc="2026-02-02T22:12:00Z"/>
                <w:rFonts w:ascii="Times New Roman" w:eastAsia="Times New Roman" w:hAnsi="Times New Roman" w:cs="Times New Roman"/>
                <w:color w:val="auto"/>
                <w:kern w:val="0"/>
                <w14:ligatures w14:val="none"/>
                <w:rPrChange w:id="6233" w:author="Geri Burgert" w:date="2026-02-02T17:12:00Z" w16du:dateUtc="2026-02-02T22:12:00Z">
                  <w:rPr>
                    <w:ins w:id="6234" w:author="Geri Burgert" w:date="2026-02-02T17:12:00Z" w16du:dateUtc="2026-02-02T22:12:00Z"/>
                    <w:rFonts w:eastAsia="Times New Roman"/>
                    <w:color w:val="auto"/>
                    <w:kern w:val="0"/>
                    <w14:ligatures w14:val="none"/>
                  </w:rPr>
                </w:rPrChange>
              </w:rPr>
            </w:pPr>
            <w:ins w:id="6235" w:author="Geri Burgert" w:date="2026-02-02T17:12:00Z" w16du:dateUtc="2026-02-02T22:12:00Z">
              <w:r w:rsidRPr="00F55018">
                <w:rPr>
                  <w:rFonts w:ascii="Times New Roman" w:eastAsia="Times New Roman" w:hAnsi="Times New Roman" w:cs="Times New Roman"/>
                  <w:color w:val="auto"/>
                  <w:kern w:val="0"/>
                  <w14:ligatures w14:val="none"/>
                  <w:rPrChange w:id="6236" w:author="Geri Burgert" w:date="2026-02-02T17:12:00Z" w16du:dateUtc="2026-02-02T22:12:00Z">
                    <w:rPr>
                      <w:rFonts w:eastAsia="Times New Roman"/>
                      <w:color w:val="auto"/>
                      <w:kern w:val="0"/>
                      <w14:ligatures w14:val="none"/>
                    </w:rPr>
                  </w:rPrChange>
                </w:rPr>
                <w:t>No standardized cut-offs; limited clinical validation</w:t>
              </w:r>
            </w:ins>
          </w:p>
        </w:tc>
        <w:tc>
          <w:tcPr>
            <w:tcW w:w="2309" w:type="dxa"/>
            <w:tcPrChange w:id="6237" w:author="Geri Burgert" w:date="2026-02-02T17:13:00Z" w16du:dateUtc="2026-02-02T22:13:00Z">
              <w:tcPr>
                <w:tcW w:w="2309" w:type="dxa"/>
                <w:gridSpan w:val="2"/>
              </w:tcPr>
            </w:tcPrChange>
          </w:tcPr>
          <w:p w14:paraId="4FA6D740" w14:textId="77777777" w:rsidR="00F55018" w:rsidRPr="00F55018" w:rsidRDefault="00F55018" w:rsidP="00F55018">
            <w:pPr>
              <w:jc w:val="center"/>
              <w:rPr>
                <w:ins w:id="6238" w:author="Geri Burgert" w:date="2026-02-02T17:12:00Z" w16du:dateUtc="2026-02-02T22:12:00Z"/>
                <w:rFonts w:ascii="Times New Roman" w:eastAsia="Times New Roman" w:hAnsi="Times New Roman" w:cs="Times New Roman"/>
                <w:kern w:val="0"/>
                <w14:ligatures w14:val="none"/>
                <w:rPrChange w:id="6239" w:author="Geri Burgert" w:date="2026-02-02T17:12:00Z" w16du:dateUtc="2026-02-02T22:12:00Z">
                  <w:rPr>
                    <w:ins w:id="6240" w:author="Geri Burgert" w:date="2026-02-02T17:12:00Z" w16du:dateUtc="2026-02-02T22:12:00Z"/>
                    <w:rFonts w:eastAsia="Times New Roman"/>
                    <w:kern w:val="0"/>
                    <w14:ligatures w14:val="none"/>
                  </w:rPr>
                </w:rPrChange>
              </w:rPr>
            </w:pPr>
            <w:ins w:id="6241" w:author="Geri Burgert" w:date="2026-02-02T17:12:00Z" w16du:dateUtc="2026-02-02T22:12:00Z">
              <w:r w:rsidRPr="00F55018">
                <w:rPr>
                  <w:rFonts w:ascii="Times New Roman" w:eastAsia="Times New Roman" w:hAnsi="Times New Roman" w:cs="Times New Roman"/>
                  <w:kern w:val="0"/>
                  <w14:ligatures w14:val="none"/>
                  <w:rPrChange w:id="6242" w:author="Geri Burgert" w:date="2026-02-02T17:12:00Z" w16du:dateUtc="2026-02-02T22:12:00Z">
                    <w:rPr>
                      <w:rFonts w:eastAsia="Times New Roman"/>
                      <w:kern w:val="0"/>
                      <w14:ligatures w14:val="none"/>
                    </w:rPr>
                  </w:rPrChange>
                </w:rPr>
                <w:t>Vogel-Claussen et al</w:t>
              </w:r>
              <w:r w:rsidRPr="00F55018">
                <w:rPr>
                  <w:rFonts w:ascii="Times New Roman" w:eastAsia="Times New Roman" w:hAnsi="Times New Roman" w:cs="Times New Roman"/>
                  <w:kern w:val="0"/>
                  <w:vertAlign w:val="superscript"/>
                  <w14:ligatures w14:val="none"/>
                  <w:rPrChange w:id="6243" w:author="Geri Burgert" w:date="2026-02-02T17:12:00Z" w16du:dateUtc="2026-02-02T22:12:00Z">
                    <w:rPr>
                      <w:rFonts w:eastAsia="Times New Roman"/>
                      <w:kern w:val="0"/>
                      <w:vertAlign w:val="superscript"/>
                      <w14:ligatures w14:val="none"/>
                    </w:rPr>
                  </w:rPrChange>
                </w:rPr>
                <w:t>133</w:t>
              </w:r>
            </w:ins>
          </w:p>
          <w:p w14:paraId="4E9C90A9" w14:textId="77777777" w:rsidR="00F55018" w:rsidRPr="00F55018" w:rsidRDefault="00F55018" w:rsidP="00F55018">
            <w:pPr>
              <w:jc w:val="center"/>
              <w:rPr>
                <w:ins w:id="6244" w:author="Geri Burgert" w:date="2026-02-02T17:12:00Z" w16du:dateUtc="2026-02-02T22:12:00Z"/>
                <w:rFonts w:ascii="Times New Roman" w:eastAsia="Times New Roman" w:hAnsi="Times New Roman" w:cs="Times New Roman"/>
                <w:color w:val="auto"/>
                <w:kern w:val="0"/>
                <w14:ligatures w14:val="none"/>
                <w:rPrChange w:id="6245" w:author="Geri Burgert" w:date="2026-02-02T17:12:00Z" w16du:dateUtc="2026-02-02T22:12:00Z">
                  <w:rPr>
                    <w:ins w:id="6246" w:author="Geri Burgert" w:date="2026-02-02T17:12:00Z" w16du:dateUtc="2026-02-02T22:12:00Z"/>
                    <w:rFonts w:eastAsia="Times New Roman"/>
                    <w:color w:val="auto"/>
                    <w:kern w:val="0"/>
                    <w14:ligatures w14:val="none"/>
                  </w:rPr>
                </w:rPrChange>
              </w:rPr>
            </w:pPr>
            <w:ins w:id="6247" w:author="Geri Burgert" w:date="2026-02-02T17:12:00Z" w16du:dateUtc="2026-02-02T22:12:00Z">
              <w:r w:rsidRPr="00F55018">
                <w:rPr>
                  <w:rFonts w:ascii="Times New Roman" w:eastAsia="Times New Roman" w:hAnsi="Times New Roman" w:cs="Times New Roman"/>
                  <w:kern w:val="0"/>
                  <w14:ligatures w14:val="none"/>
                  <w:rPrChange w:id="6248" w:author="Geri Burgert" w:date="2026-02-02T17:12:00Z" w16du:dateUtc="2026-02-02T22:12:00Z">
                    <w:rPr>
                      <w:rFonts w:eastAsia="Times New Roman"/>
                      <w:kern w:val="0"/>
                      <w14:ligatures w14:val="none"/>
                    </w:rPr>
                  </w:rPrChange>
                </w:rPr>
                <w:t>Benlala et al</w:t>
              </w:r>
              <w:r w:rsidRPr="00F55018">
                <w:rPr>
                  <w:rFonts w:ascii="Times New Roman" w:eastAsia="Times New Roman" w:hAnsi="Times New Roman" w:cs="Times New Roman"/>
                  <w:kern w:val="0"/>
                  <w:vertAlign w:val="superscript"/>
                  <w14:ligatures w14:val="none"/>
                  <w:rPrChange w:id="6249" w:author="Geri Burgert" w:date="2026-02-02T17:12:00Z" w16du:dateUtc="2026-02-02T22:12:00Z">
                    <w:rPr>
                      <w:rFonts w:eastAsia="Times New Roman"/>
                      <w:kern w:val="0"/>
                      <w:vertAlign w:val="superscript"/>
                      <w14:ligatures w14:val="none"/>
                    </w:rPr>
                  </w:rPrChange>
                </w:rPr>
                <w:t>134</w:t>
              </w:r>
            </w:ins>
          </w:p>
        </w:tc>
      </w:tr>
    </w:tbl>
    <w:p w14:paraId="611BC143" w14:textId="77777777" w:rsidR="00F55018" w:rsidRPr="00F55018" w:rsidRDefault="00F55018" w:rsidP="00F55018">
      <w:pPr>
        <w:spacing w:before="0" w:beforeAutospacing="0" w:after="0" w:afterAutospacing="0" w:line="240" w:lineRule="auto"/>
        <w:rPr>
          <w:ins w:id="6250" w:author="Geri Burgert" w:date="2026-02-02T17:12:00Z" w16du:dateUtc="2026-02-02T22:12:00Z"/>
          <w:rFonts w:eastAsia="Times New Roman"/>
          <w:bCs w:val="0"/>
          <w:color w:val="auto"/>
          <w:kern w:val="0"/>
          <w14:ligatures w14:val="none"/>
        </w:rPr>
      </w:pPr>
      <w:ins w:id="6251" w:author="Geri Burgert" w:date="2026-02-02T17:12:00Z" w16du:dateUtc="2026-02-02T22:12:00Z">
        <w:r w:rsidRPr="00F55018">
          <w:rPr>
            <w:rFonts w:eastAsia="Times New Roman"/>
            <w:bCs w:val="0"/>
            <w:i/>
            <w:iCs/>
            <w:color w:val="auto"/>
            <w:kern w:val="0"/>
            <w14:ligatures w14:val="none"/>
          </w:rPr>
          <w:t>ABPA</w:t>
        </w:r>
        <w:r w:rsidRPr="00F55018">
          <w:rPr>
            <w:rFonts w:eastAsia="Times New Roman"/>
            <w:bCs w:val="0"/>
            <w:color w:val="auto"/>
            <w:kern w:val="0"/>
            <w14:ligatures w14:val="none"/>
          </w:rPr>
          <w:t xml:space="preserve">, allergic bronchopulmonary aspergillosis; </w:t>
        </w:r>
        <w:r w:rsidRPr="00F55018">
          <w:rPr>
            <w:rFonts w:eastAsia="Times New Roman"/>
            <w:bCs w:val="0"/>
            <w:i/>
            <w:iCs/>
            <w:color w:val="auto"/>
            <w:kern w:val="0"/>
            <w14:ligatures w14:val="none"/>
          </w:rPr>
          <w:t>AEP</w:t>
        </w:r>
        <w:r w:rsidRPr="00F55018">
          <w:rPr>
            <w:rFonts w:eastAsia="Times New Roman"/>
            <w:bCs w:val="0"/>
            <w:color w:val="auto"/>
            <w:kern w:val="0"/>
            <w14:ligatures w14:val="none"/>
          </w:rPr>
          <w:t xml:space="preserve">, acute eosinophilic pneumonia; </w:t>
        </w:r>
        <w:r w:rsidRPr="00F55018">
          <w:rPr>
            <w:rFonts w:eastAsia="Times New Roman"/>
            <w:bCs w:val="0"/>
            <w:i/>
            <w:iCs/>
            <w:color w:val="auto"/>
            <w:kern w:val="0"/>
            <w14:ligatures w14:val="none"/>
          </w:rPr>
          <w:t>CEP</w:t>
        </w:r>
        <w:r w:rsidRPr="00F55018">
          <w:rPr>
            <w:rFonts w:eastAsia="Times New Roman"/>
            <w:bCs w:val="0"/>
            <w:color w:val="auto"/>
            <w:kern w:val="0"/>
            <w14:ligatures w14:val="none"/>
          </w:rPr>
          <w:t xml:space="preserve">, chronic eosinophilic pneumonia; </w:t>
        </w:r>
        <w:r w:rsidRPr="00F55018">
          <w:rPr>
            <w:rFonts w:eastAsia="Times New Roman"/>
            <w:bCs w:val="0"/>
            <w:i/>
            <w:iCs/>
            <w:color w:val="auto"/>
            <w:kern w:val="0"/>
            <w14:ligatures w14:val="none"/>
          </w:rPr>
          <w:t>CT</w:t>
        </w:r>
        <w:r w:rsidRPr="00F55018">
          <w:rPr>
            <w:rFonts w:eastAsia="Times New Roman"/>
            <w:bCs w:val="0"/>
            <w:color w:val="auto"/>
            <w:kern w:val="0"/>
            <w14:ligatures w14:val="none"/>
          </w:rPr>
          <w:t xml:space="preserve">, computed tomography; EGPA, eosinophilic granulomatosis with polyangiitis; </w:t>
        </w:r>
        <w:r w:rsidRPr="00F55018">
          <w:rPr>
            <w:rFonts w:eastAsia="Times New Roman"/>
            <w:bCs w:val="0"/>
            <w:i/>
            <w:iCs/>
            <w:color w:val="auto"/>
            <w:kern w:val="0"/>
            <w14:ligatures w14:val="none"/>
          </w:rPr>
          <w:t>MRI</w:t>
        </w:r>
        <w:r w:rsidRPr="00F55018">
          <w:rPr>
            <w:rFonts w:eastAsia="Times New Roman"/>
            <w:bCs w:val="0"/>
            <w:color w:val="auto"/>
            <w:kern w:val="0"/>
            <w14:ligatures w14:val="none"/>
          </w:rPr>
          <w:t xml:space="preserve">, magnetic resonance imaging; </w:t>
        </w:r>
        <w:r w:rsidRPr="00F55018">
          <w:rPr>
            <w:rFonts w:eastAsia="Times New Roman"/>
            <w:bCs w:val="0"/>
            <w:i/>
            <w:iCs/>
            <w:color w:val="auto"/>
            <w:kern w:val="0"/>
            <w14:ligatures w14:val="none"/>
          </w:rPr>
          <w:t>qPCR</w:t>
        </w:r>
        <w:r w:rsidRPr="00F55018">
          <w:rPr>
            <w:rFonts w:eastAsia="Times New Roman"/>
            <w:bCs w:val="0"/>
            <w:color w:val="auto"/>
            <w:kern w:val="0"/>
            <w14:ligatures w14:val="none"/>
          </w:rPr>
          <w:t xml:space="preserve">, quantitative polymerase chain reaction; </w:t>
        </w:r>
        <w:r w:rsidRPr="00F55018">
          <w:rPr>
            <w:rFonts w:eastAsia="Times New Roman"/>
            <w:bCs w:val="0"/>
            <w:i/>
            <w:iCs/>
            <w:color w:val="auto"/>
            <w:kern w:val="0"/>
            <w14:ligatures w14:val="none"/>
          </w:rPr>
          <w:t>T2</w:t>
        </w:r>
        <w:r w:rsidRPr="00F55018">
          <w:rPr>
            <w:rFonts w:eastAsia="Times New Roman"/>
            <w:bCs w:val="0"/>
            <w:color w:val="auto"/>
            <w:kern w:val="0"/>
            <w14:ligatures w14:val="none"/>
          </w:rPr>
          <w:t xml:space="preserve">, type 2. </w:t>
        </w:r>
      </w:ins>
    </w:p>
    <w:p w14:paraId="3182D581" w14:textId="4FF34440" w:rsidR="00A21AB8" w:rsidRPr="00F55018" w:rsidDel="002251BE" w:rsidRDefault="00A21AB8" w:rsidP="00084A20">
      <w:pPr>
        <w:rPr>
          <w:del w:id="6252" w:author="Geri Burgert" w:date="2026-02-02T18:23:00Z" w16du:dateUtc="2026-02-02T23:23:00Z"/>
          <w:moveTo w:id="6253" w:author="Geri Burgert" w:date="2026-02-01T16:05:00Z" w16du:dateUtc="2026-02-01T21:05:00Z"/>
        </w:rPr>
      </w:pPr>
    </w:p>
    <w:moveToRangeEnd w:id="4827"/>
    <w:p w14:paraId="39AE4054" w14:textId="0EEB9365" w:rsidR="00527305" w:rsidRPr="00F55018" w:rsidDel="002251BE" w:rsidRDefault="00527305" w:rsidP="004170FA">
      <w:pPr>
        <w:rPr>
          <w:del w:id="6254" w:author="Geri Burgert" w:date="2026-02-02T18:23:00Z" w16du:dateUtc="2026-02-02T23:23:00Z"/>
        </w:rPr>
      </w:pPr>
    </w:p>
    <w:p w14:paraId="6C4BE6B3" w14:textId="77777777" w:rsidR="008B0B62" w:rsidRPr="00F55018" w:rsidRDefault="008B0B62"/>
    <w:sectPr w:rsidR="008B0B62" w:rsidRPr="00F55018" w:rsidSect="00084A20">
      <w:pgSz w:w="15840" w:h="12240" w:orient="landscape" w:code="1"/>
      <w:pgMar w:top="1440" w:right="1440" w:bottom="1440" w:left="1440" w:header="720" w:footer="720" w:gutter="720"/>
      <w:cols w:space="720"/>
      <w:docGrid w:linePitch="326"/>
      <w:sectPrChange w:id="6255" w:author="Geri Burgert" w:date="2026-02-02T17:10:00Z" w16du:dateUtc="2026-02-02T22:10:00Z">
        <w:sectPr w:rsidR="008B0B62" w:rsidRPr="00F55018" w:rsidSect="00084A20">
          <w:pgSz w:w="12240" w:h="15840" w:orient="portrait"/>
          <w:pgMar w:top="1440" w:right="1440" w:bottom="1440" w:left="1440" w:header="720" w:footer="720" w:gutter="72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Geri Burgert" w:date="2026-02-01T12:06:00Z" w:initials="GB">
    <w:p w14:paraId="672A7213" w14:textId="77777777" w:rsidR="00685D53" w:rsidRDefault="00685D53" w:rsidP="00685D53">
      <w:pPr>
        <w:pStyle w:val="CommentText"/>
      </w:pPr>
      <w:r>
        <w:rPr>
          <w:rStyle w:val="CommentReference"/>
        </w:rPr>
        <w:annotationRef/>
      </w:r>
      <w:r>
        <w:t>AU: The order of authors differed between the electronic manuscript file and the title page of the manuscript. Please provide a signed letter from all authors acknowledging this change. The running head may need to be changed if there will be an alteration.</w:t>
      </w:r>
    </w:p>
  </w:comment>
  <w:comment w:id="88" w:author="Geri Burgert" w:date="2026-02-01T16:05:00Z" w:initials="GB">
    <w:p w14:paraId="6826D04F" w14:textId="77777777" w:rsidR="00B50C4B" w:rsidRDefault="00B50C4B" w:rsidP="00B50C4B">
      <w:pPr>
        <w:pStyle w:val="CommentText"/>
      </w:pPr>
      <w:r>
        <w:rPr>
          <w:rStyle w:val="CommentReference"/>
        </w:rPr>
        <w:annotationRef/>
      </w:r>
      <w:r>
        <w:rPr>
          <w:color w:val="000000"/>
        </w:rPr>
        <w:t>AU: Please confirm that the conflicts of interest statement is complete and accurate.</w:t>
      </w:r>
    </w:p>
  </w:comment>
  <w:comment w:id="281" w:author="Geri Burgert" w:date="2026-02-01T14:42:00Z" w:initials="GB">
    <w:p w14:paraId="480F259A" w14:textId="34264D59" w:rsidR="00221B6E" w:rsidRDefault="00221B6E" w:rsidP="00221B6E">
      <w:pPr>
        <w:pStyle w:val="CommentText"/>
      </w:pPr>
      <w:r>
        <w:rPr>
          <w:rStyle w:val="CommentReference"/>
        </w:rPr>
        <w:annotationRef/>
      </w:r>
      <w:r>
        <w:t>AU: The hierarchy of headings was not clear in the manuscript. Please check throughout for accuracy.</w:t>
      </w:r>
    </w:p>
  </w:comment>
  <w:comment w:id="1272" w:author="Geri Burgert" w:date="2026-02-01T15:15:00Z" w:initials="GB">
    <w:p w14:paraId="07F7A437" w14:textId="77777777" w:rsidR="002A28E6" w:rsidRDefault="002A28E6" w:rsidP="002A28E6">
      <w:pPr>
        <w:pStyle w:val="CommentText"/>
        <w:ind w:left="360"/>
      </w:pPr>
      <w:r>
        <w:rPr>
          <w:rStyle w:val="CommentReference"/>
        </w:rPr>
        <w:annotationRef/>
      </w:r>
      <w:r>
        <w:t>AU: In the sentence beginning “</w:t>
      </w:r>
      <w:r>
        <w:rPr>
          <w:color w:val="000000"/>
        </w:rPr>
        <w:t>Bronchoalveolar lavage eosinophils greater</w:t>
      </w:r>
      <w:r>
        <w:t>” for “steroid” do you mean “corticosteroid”?</w:t>
      </w:r>
    </w:p>
  </w:comment>
  <w:comment w:id="1889" w:author="Geri Burgert" w:date="2026-02-01T15:45:00Z" w:initials="GB">
    <w:p w14:paraId="622F9DA6" w14:textId="77777777" w:rsidR="000060D7" w:rsidRDefault="000060D7" w:rsidP="000060D7">
      <w:pPr>
        <w:pStyle w:val="CommentText"/>
      </w:pPr>
      <w:r>
        <w:rPr>
          <w:rStyle w:val="CommentReference"/>
        </w:rPr>
        <w:annotationRef/>
      </w:r>
      <w:r>
        <w:t xml:space="preserve">AU: If </w:t>
      </w:r>
      <w:r>
        <w:rPr>
          <w:color w:val="000000"/>
        </w:rPr>
        <w:t xml:space="preserve"> SomaLogic/SOMAscan and Olink are trade names, please provide the names and locations of the companies.</w:t>
      </w:r>
    </w:p>
  </w:comment>
  <w:comment w:id="2873" w:author="Geri Burgert" w:date="2026-01-29T16:58:00Z" w:initials="GB">
    <w:p w14:paraId="57768E82" w14:textId="68E08695" w:rsidR="00283AE7" w:rsidRDefault="00283AE7" w:rsidP="00283AE7">
      <w:pPr>
        <w:pStyle w:val="CommentText"/>
      </w:pPr>
      <w:r>
        <w:rPr>
          <w:rStyle w:val="CommentReference"/>
        </w:rPr>
        <w:annotationRef/>
      </w:r>
      <w:r>
        <w:t>AU: Reference 42: Please supply the missing information. If this is a physical publication, please provide the name of the editors (or authors) and the name and location of the publisher. If this is from a Web site, please provide the URL and the date (month, date, year) it was last accessed.</w:t>
      </w:r>
    </w:p>
  </w:comment>
  <w:comment w:id="2902" w:author="Geri Burgert" w:date="2026-01-29T16:59:00Z" w:initials="GB">
    <w:p w14:paraId="7B4ABAEA" w14:textId="77777777" w:rsidR="00617F29" w:rsidRDefault="007A20D7" w:rsidP="00617F29">
      <w:pPr>
        <w:pStyle w:val="CommentText"/>
      </w:pPr>
      <w:r>
        <w:rPr>
          <w:rStyle w:val="CommentReference"/>
        </w:rPr>
        <w:annotationRef/>
      </w:r>
      <w:r w:rsidR="00617F29">
        <w:rPr>
          <w:color w:val="000000"/>
        </w:rPr>
        <w:t>AU: Reference 52: Please supply the missing information. If this is a physical publication, please provide the name of the editors (or authors) and the name and location of the publisher. If this is from a Web site, please provide the URL and the date (month, date, year) it was last accessed.</w:t>
      </w:r>
    </w:p>
  </w:comment>
  <w:comment w:id="3753" w:author="Geri Burgert" w:date="2026-02-02T17:55:00Z" w:initials="GB">
    <w:p w14:paraId="2F023160" w14:textId="77777777" w:rsidR="00EE3853" w:rsidRDefault="00EE3853" w:rsidP="00EE3853">
      <w:pPr>
        <w:pStyle w:val="CommentText"/>
      </w:pPr>
      <w:r>
        <w:rPr>
          <w:rStyle w:val="CommentReference"/>
        </w:rPr>
        <w:annotationRef/>
      </w:r>
      <w:r>
        <w:t>AU: Reference 128: Please provide up to six author names and the article title.</w:t>
      </w:r>
    </w:p>
  </w:comment>
  <w:comment w:id="4910" w:author="Mukherjee, Manali" w:date="2026-01-23T09:18:00Z" w:initials="MM">
    <w:p w14:paraId="15333FFD" w14:textId="2C987058" w:rsidR="00F55018" w:rsidRPr="00DA3477" w:rsidRDefault="00F55018" w:rsidP="00F55018">
      <w:r w:rsidRPr="00DA3477">
        <w:rPr>
          <w:rStyle w:val="CommentReference"/>
        </w:rPr>
        <w:annotationRef/>
      </w:r>
      <w:r w:rsidRPr="00DA3477">
        <w:rPr>
          <w:rFonts w:asciiTheme="minorHAnsi" w:eastAsiaTheme="minorHAnsi" w:hAnsiTheme="minorHAnsi" w:cstheme="minorBidi"/>
          <w:color w:val="000000"/>
          <w:sz w:val="20"/>
          <w:szCs w:val="20"/>
        </w:rPr>
        <w:t>In general check see the global atlas table I have attached with this email - and update some of the references as well - these early seminal papers should be added - new ones are ok</w:t>
      </w:r>
    </w:p>
  </w:comment>
  <w:comment w:id="5042" w:author="Geri Burgert" w:date="2026-02-02T16:41:00Z" w:initials="GB">
    <w:p w14:paraId="6A2A7B97" w14:textId="77777777" w:rsidR="00F55018" w:rsidRDefault="00F55018" w:rsidP="00F55018">
      <w:pPr>
        <w:pStyle w:val="CommentText"/>
      </w:pPr>
      <w:r>
        <w:rPr>
          <w:rStyle w:val="CommentReference"/>
        </w:rPr>
        <w:annotationRef/>
      </w:r>
      <w:r>
        <w:t>AU: Please provide the expansion for “HES.”</w:t>
      </w:r>
    </w:p>
  </w:comment>
  <w:comment w:id="5285" w:author="Geri Burgert" w:date="2026-02-02T12:36:00Z" w:initials="GB">
    <w:p w14:paraId="7AD43B69" w14:textId="77777777" w:rsidR="00F55018" w:rsidRDefault="00F55018" w:rsidP="00F55018">
      <w:pPr>
        <w:pStyle w:val="CommentText"/>
      </w:pPr>
      <w:r>
        <w:rPr>
          <w:rStyle w:val="CommentReference"/>
        </w:rPr>
        <w:annotationRef/>
      </w:r>
      <w:r>
        <w:t>AU: NIOX VERO is a trade name. Please provide the name and location of the manufacturer.</w:t>
      </w:r>
    </w:p>
  </w:comment>
  <w:comment w:id="5696" w:author="Geri Burgert" w:date="2026-02-02T16:46:00Z" w:initials="GB">
    <w:p w14:paraId="3AF834B7" w14:textId="77777777" w:rsidR="00F55018" w:rsidRDefault="00F55018" w:rsidP="00F55018">
      <w:pPr>
        <w:pStyle w:val="CommentText"/>
      </w:pPr>
      <w:r>
        <w:rPr>
          <w:rStyle w:val="CommentReference"/>
        </w:rPr>
        <w:annotationRef/>
      </w:r>
      <w:r>
        <w:t>AU: Please provide the manufacturer's name and location for Ella.</w:t>
      </w:r>
    </w:p>
  </w:comment>
  <w:comment w:id="5839" w:author="Mukherjee, Manali" w:date="2026-01-23T09:03:00Z" w:initials="MM">
    <w:p w14:paraId="5F0B16D6" w14:textId="77777777" w:rsidR="00F55018" w:rsidRPr="00DA3477" w:rsidRDefault="00F55018" w:rsidP="00F55018">
      <w:r w:rsidRPr="00DA3477">
        <w:rPr>
          <w:rStyle w:val="CommentReference"/>
        </w:rPr>
        <w:annotationRef/>
      </w:r>
      <w:r w:rsidRPr="00DA3477">
        <w:rPr>
          <w:rFonts w:asciiTheme="minorHAnsi" w:eastAsiaTheme="minorHAnsi" w:hAnsiTheme="minorHAnsi" w:cstheme="minorBidi"/>
          <w:color w:val="000000"/>
          <w:sz w:val="20"/>
          <w:szCs w:val="20"/>
        </w:rPr>
        <w:t>ADD THIS REFERENCE: Charcot-Leyden crystal protein and eosinophil granule major basic protein in sputum of patients with respiratory diseases.</w:t>
      </w:r>
    </w:p>
    <w:p w14:paraId="4777FF16" w14:textId="77777777" w:rsidR="00F55018" w:rsidRPr="00DA3477" w:rsidRDefault="00F55018" w:rsidP="00F55018">
      <w:r w:rsidRPr="00DA3477">
        <w:rPr>
          <w:rFonts w:asciiTheme="minorHAnsi" w:eastAsiaTheme="minorHAnsi" w:hAnsiTheme="minorHAnsi" w:cstheme="minorBidi"/>
          <w:color w:val="000000"/>
          <w:sz w:val="20"/>
          <w:szCs w:val="20"/>
        </w:rPr>
        <w:t>Dor PJ, Ackerman SJ, Gleich GJ.</w:t>
      </w:r>
    </w:p>
    <w:p w14:paraId="6181C5AF" w14:textId="77777777" w:rsidR="00F55018" w:rsidRPr="00DA3477" w:rsidRDefault="00F55018" w:rsidP="00F55018">
      <w:r w:rsidRPr="00DA3477">
        <w:rPr>
          <w:rFonts w:asciiTheme="minorHAnsi" w:eastAsiaTheme="minorHAnsi" w:hAnsiTheme="minorHAnsi" w:cstheme="minorBidi"/>
          <w:color w:val="000000"/>
          <w:sz w:val="20"/>
          <w:szCs w:val="20"/>
        </w:rPr>
        <w:t>Am Rev Respir Dis. 1984 Dec;130(6):1072-7. doi: 10.1164/arrd.1984.130.6.1072.</w:t>
      </w:r>
    </w:p>
    <w:p w14:paraId="4A89AA7B" w14:textId="77777777" w:rsidR="00F55018" w:rsidRPr="00DA3477" w:rsidRDefault="00F55018" w:rsidP="00F55018">
      <w:r w:rsidRPr="00DA3477">
        <w:rPr>
          <w:rFonts w:asciiTheme="minorHAnsi" w:eastAsiaTheme="minorHAnsi" w:hAnsiTheme="minorHAnsi" w:cstheme="minorBidi"/>
          <w:color w:val="000000"/>
          <w:sz w:val="20"/>
          <w:szCs w:val="20"/>
        </w:rPr>
        <w:t>PMID: 6508005</w:t>
      </w:r>
    </w:p>
  </w:comment>
  <w:comment w:id="5840" w:author="Mukherjee, Manali" w:date="2026-01-23T09:12:00Z" w:initials="MM">
    <w:p w14:paraId="1E5E1DB5" w14:textId="77777777" w:rsidR="00F55018" w:rsidRPr="00DA3477" w:rsidRDefault="00F55018" w:rsidP="00F55018">
      <w:r w:rsidRPr="00DA3477">
        <w:rPr>
          <w:rStyle w:val="CommentReference"/>
        </w:rPr>
        <w:annotationRef/>
      </w:r>
      <w:r w:rsidRPr="00DA3477">
        <w:rPr>
          <w:rFonts w:asciiTheme="minorHAnsi" w:eastAsiaTheme="minorHAnsi" w:hAnsiTheme="minorHAnsi" w:cstheme="minorBidi"/>
          <w:color w:val="000000"/>
          <w:sz w:val="20"/>
          <w:szCs w:val="20"/>
        </w:rPr>
        <w:t>Ultrastructural localization of the Charcot-Leyden crystal protein (lysophospholipase) to a distinct crystalloid-free granule population in mature human eosinophils.</w:t>
      </w:r>
    </w:p>
    <w:p w14:paraId="1BA6673F" w14:textId="77777777" w:rsidR="00F55018" w:rsidRPr="00DA3477" w:rsidRDefault="00F55018" w:rsidP="00F55018">
      <w:r w:rsidRPr="00DA3477">
        <w:rPr>
          <w:rFonts w:asciiTheme="minorHAnsi" w:eastAsiaTheme="minorHAnsi" w:hAnsiTheme="minorHAnsi" w:cstheme="minorBidi"/>
          <w:color w:val="000000"/>
          <w:sz w:val="20"/>
          <w:szCs w:val="20"/>
        </w:rPr>
        <w:t>Dvorak AM, Letourneau L, Login GR, Weller PF, Ackerman SJ.</w:t>
      </w:r>
    </w:p>
    <w:p w14:paraId="59D3A218" w14:textId="77777777" w:rsidR="00F55018" w:rsidRPr="00DA3477" w:rsidRDefault="00F55018" w:rsidP="00F55018">
      <w:r w:rsidRPr="00DA3477">
        <w:rPr>
          <w:rFonts w:asciiTheme="minorHAnsi" w:eastAsiaTheme="minorHAnsi" w:hAnsiTheme="minorHAnsi" w:cstheme="minorBidi"/>
          <w:color w:val="000000"/>
          <w:sz w:val="20"/>
          <w:szCs w:val="20"/>
        </w:rPr>
        <w:t>Blood. 1988 Jul;72(1):150-8</w:t>
      </w:r>
    </w:p>
  </w:comment>
  <w:comment w:id="5841" w:author="Mukherjee, Manali" w:date="2026-01-23T09:12:00Z" w:initials="MM">
    <w:p w14:paraId="26FE5421" w14:textId="77777777" w:rsidR="00F55018" w:rsidRPr="00DA3477" w:rsidRDefault="00F55018" w:rsidP="00F55018">
      <w:r w:rsidRPr="00DA3477">
        <w:rPr>
          <w:rStyle w:val="CommentReference"/>
        </w:rPr>
        <w:annotationRef/>
      </w:r>
      <w:r w:rsidRPr="00DA3477">
        <w:rPr>
          <w:rFonts w:asciiTheme="minorHAnsi" w:eastAsiaTheme="minorHAnsi" w:hAnsiTheme="minorHAnsi" w:cstheme="minorBidi"/>
          <w:color w:val="000000"/>
          <w:sz w:val="20"/>
          <w:szCs w:val="20"/>
        </w:rPr>
        <w:t>Protein crystallization promotes type 2 immunity and is reversible by antibody treatment.</w:t>
      </w:r>
    </w:p>
    <w:p w14:paraId="05EE2E90" w14:textId="77777777" w:rsidR="00F55018" w:rsidRPr="00DA3477" w:rsidRDefault="00F55018" w:rsidP="00F55018">
      <w:r w:rsidRPr="00DA3477">
        <w:rPr>
          <w:rFonts w:asciiTheme="minorHAnsi" w:eastAsiaTheme="minorHAnsi" w:hAnsiTheme="minorHAnsi" w:cstheme="minorBidi"/>
          <w:color w:val="000000"/>
          <w:sz w:val="20"/>
          <w:szCs w:val="20"/>
        </w:rPr>
        <w:t>Persson EK, Verstraete K, Heyndrickx I, Gevaert E, Aegerter H, Percier JM, Deswarte K, Verschueren KHG, Dansercoer A, Gras D, Chanez P, Bachert C, Gonçalves A, Van Gorp H, De Haard H, Blanchetot C, Saunders M, Hammad H, Savvides SN, Lambrecht BN.</w:t>
      </w:r>
    </w:p>
    <w:p w14:paraId="1D7D031C" w14:textId="77777777" w:rsidR="00F55018" w:rsidRPr="00DA3477" w:rsidRDefault="00F55018" w:rsidP="00F55018">
      <w:r w:rsidRPr="00DA3477">
        <w:rPr>
          <w:rFonts w:asciiTheme="minorHAnsi" w:eastAsiaTheme="minorHAnsi" w:hAnsiTheme="minorHAnsi" w:cstheme="minorBidi"/>
          <w:color w:val="000000"/>
          <w:sz w:val="20"/>
          <w:szCs w:val="20"/>
        </w:rPr>
        <w:t>Science. 2019 May 24;364(6442):eaaw4295. doi: 10.1126/science.aaw4295.</w:t>
      </w:r>
    </w:p>
    <w:p w14:paraId="5FED16DF" w14:textId="77777777" w:rsidR="00F55018" w:rsidRDefault="00F55018" w:rsidP="00F55018">
      <w:r w:rsidRPr="00DA3477">
        <w:rPr>
          <w:rFonts w:asciiTheme="minorHAnsi" w:eastAsiaTheme="minorHAnsi" w:hAnsiTheme="minorHAnsi" w:cstheme="minorBidi"/>
          <w:color w:val="000000"/>
          <w:sz w:val="20"/>
          <w:szCs w:val="20"/>
        </w:rPr>
        <w:t>PMID: 31123109</w:t>
      </w:r>
    </w:p>
  </w:comment>
  <w:comment w:id="5897" w:author="Geri Burgert" w:date="2026-02-02T16:47:00Z" w:initials="GB">
    <w:p w14:paraId="259350B7" w14:textId="77777777" w:rsidR="00F55018" w:rsidRDefault="00F55018" w:rsidP="00F55018">
      <w:pPr>
        <w:pStyle w:val="CommentText"/>
      </w:pPr>
      <w:r>
        <w:rPr>
          <w:rStyle w:val="CommentReference"/>
        </w:rPr>
        <w:annotationRef/>
      </w:r>
      <w:r>
        <w:t>AU: Please provide the manufacturer's name and location for SomaLogic.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2A7213" w15:done="0"/>
  <w15:commentEx w15:paraId="6826D04F" w15:done="0"/>
  <w15:commentEx w15:paraId="480F259A" w15:done="0"/>
  <w15:commentEx w15:paraId="07F7A437" w15:done="0"/>
  <w15:commentEx w15:paraId="622F9DA6" w15:done="0"/>
  <w15:commentEx w15:paraId="57768E82" w15:done="0"/>
  <w15:commentEx w15:paraId="7B4ABAEA" w15:done="0"/>
  <w15:commentEx w15:paraId="2F023160" w15:done="0"/>
  <w15:commentEx w15:paraId="15333FFD" w15:done="1"/>
  <w15:commentEx w15:paraId="6A2A7B97" w15:done="0"/>
  <w15:commentEx w15:paraId="7AD43B69" w15:done="0"/>
  <w15:commentEx w15:paraId="3AF834B7" w15:done="0"/>
  <w15:commentEx w15:paraId="4A89AA7B" w15:done="1"/>
  <w15:commentEx w15:paraId="59D3A218" w15:paraIdParent="4A89AA7B" w15:done="1"/>
  <w15:commentEx w15:paraId="5FED16DF" w15:paraIdParent="4A89AA7B" w15:done="1"/>
  <w15:commentEx w15:paraId="259350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1A348F" w16cex:dateUtc="2026-02-01T17:06:00Z"/>
  <w16cex:commentExtensible w16cex:durableId="1225537A" w16cex:dateUtc="2026-02-01T21:05:00Z"/>
  <w16cex:commentExtensible w16cex:durableId="461D1605" w16cex:dateUtc="2026-02-01T19:42:00Z"/>
  <w16cex:commentExtensible w16cex:durableId="13D96CBF" w16cex:dateUtc="2026-02-01T20:15:00Z"/>
  <w16cex:commentExtensible w16cex:durableId="11B7E148" w16cex:dateUtc="2026-02-01T20:45:00Z"/>
  <w16cex:commentExtensible w16cex:durableId="7714E832" w16cex:dateUtc="2026-01-29T21:58:00Z"/>
  <w16cex:commentExtensible w16cex:durableId="2E51CAC3" w16cex:dateUtc="2026-01-29T21:59:00Z"/>
  <w16cex:commentExtensible w16cex:durableId="4FF1E899" w16cex:dateUtc="2026-02-02T22:55:00Z"/>
  <w16cex:commentExtensible w16cex:durableId="1BAE37BC" w16cex:dateUtc="2026-01-23T14:18:00Z"/>
  <w16cex:commentExtensible w16cex:durableId="50219520" w16cex:dateUtc="2026-02-02T21:41:00Z"/>
  <w16cex:commentExtensible w16cex:durableId="145F6BCE" w16cex:dateUtc="2026-02-02T17:36:00Z"/>
  <w16cex:commentExtensible w16cex:durableId="3E404CE6" w16cex:dateUtc="2026-02-02T21:46:00Z"/>
  <w16cex:commentExtensible w16cex:durableId="64B7AD04" w16cex:dateUtc="2026-01-23T14:03:00Z"/>
  <w16cex:commentExtensible w16cex:durableId="314CA6F7" w16cex:dateUtc="2026-01-23T14:12:00Z"/>
  <w16cex:commentExtensible w16cex:durableId="06F92BDD" w16cex:dateUtc="2026-01-23T14:12:00Z"/>
  <w16cex:commentExtensible w16cex:durableId="12487A36" w16cex:dateUtc="2026-02-02T2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2A7213" w16cid:durableId="751A348F"/>
  <w16cid:commentId w16cid:paraId="6826D04F" w16cid:durableId="1225537A"/>
  <w16cid:commentId w16cid:paraId="480F259A" w16cid:durableId="461D1605"/>
  <w16cid:commentId w16cid:paraId="07F7A437" w16cid:durableId="13D96CBF"/>
  <w16cid:commentId w16cid:paraId="622F9DA6" w16cid:durableId="11B7E148"/>
  <w16cid:commentId w16cid:paraId="57768E82" w16cid:durableId="7714E832"/>
  <w16cid:commentId w16cid:paraId="7B4ABAEA" w16cid:durableId="2E51CAC3"/>
  <w16cid:commentId w16cid:paraId="2F023160" w16cid:durableId="4FF1E899"/>
  <w16cid:commentId w16cid:paraId="15333FFD" w16cid:durableId="1BAE37BC"/>
  <w16cid:commentId w16cid:paraId="6A2A7B97" w16cid:durableId="50219520"/>
  <w16cid:commentId w16cid:paraId="7AD43B69" w16cid:durableId="145F6BCE"/>
  <w16cid:commentId w16cid:paraId="3AF834B7" w16cid:durableId="3E404CE6"/>
  <w16cid:commentId w16cid:paraId="4A89AA7B" w16cid:durableId="64B7AD04"/>
  <w16cid:commentId w16cid:paraId="59D3A218" w16cid:durableId="314CA6F7"/>
  <w16cid:commentId w16cid:paraId="5FED16DF" w16cid:durableId="06F92BDD"/>
  <w16cid:commentId w16cid:paraId="259350B7" w16cid:durableId="12487A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ri Burgert">
    <w15:presenceInfo w15:providerId="Windows Live" w15:userId="8c122a98704cd4bd"/>
  </w15:person>
  <w15:person w15:author="Mukherjee, Manali">
    <w15:presenceInfo w15:providerId="AD" w15:userId="S::mukherj@mcmaster.ca::c1132628-3806-47ca-b14d-c4ff346e7a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0FA"/>
    <w:rsid w:val="000003C5"/>
    <w:rsid w:val="000042BD"/>
    <w:rsid w:val="00005CCD"/>
    <w:rsid w:val="000060D7"/>
    <w:rsid w:val="00012521"/>
    <w:rsid w:val="00016B89"/>
    <w:rsid w:val="000220F0"/>
    <w:rsid w:val="00022FC6"/>
    <w:rsid w:val="00024B98"/>
    <w:rsid w:val="00026649"/>
    <w:rsid w:val="00030D82"/>
    <w:rsid w:val="00037D54"/>
    <w:rsid w:val="00040D40"/>
    <w:rsid w:val="00040F32"/>
    <w:rsid w:val="00041507"/>
    <w:rsid w:val="00041F09"/>
    <w:rsid w:val="00042D33"/>
    <w:rsid w:val="000452D8"/>
    <w:rsid w:val="00046A2D"/>
    <w:rsid w:val="00047F76"/>
    <w:rsid w:val="00057BE6"/>
    <w:rsid w:val="000721BD"/>
    <w:rsid w:val="00075B10"/>
    <w:rsid w:val="000772F6"/>
    <w:rsid w:val="00080C4B"/>
    <w:rsid w:val="00080EB8"/>
    <w:rsid w:val="00084A20"/>
    <w:rsid w:val="00086A72"/>
    <w:rsid w:val="000A17E7"/>
    <w:rsid w:val="000A2C53"/>
    <w:rsid w:val="000A4C2C"/>
    <w:rsid w:val="000A53F3"/>
    <w:rsid w:val="000C690A"/>
    <w:rsid w:val="000C71C1"/>
    <w:rsid w:val="000D1DF1"/>
    <w:rsid w:val="000D2772"/>
    <w:rsid w:val="000E2538"/>
    <w:rsid w:val="000E3A28"/>
    <w:rsid w:val="000E3F6A"/>
    <w:rsid w:val="000E5091"/>
    <w:rsid w:val="000F1675"/>
    <w:rsid w:val="000F28B3"/>
    <w:rsid w:val="000F2A9F"/>
    <w:rsid w:val="000F5A0C"/>
    <w:rsid w:val="00104B95"/>
    <w:rsid w:val="00106176"/>
    <w:rsid w:val="00106B03"/>
    <w:rsid w:val="00106FAE"/>
    <w:rsid w:val="001175A3"/>
    <w:rsid w:val="00120658"/>
    <w:rsid w:val="00121B76"/>
    <w:rsid w:val="00125A12"/>
    <w:rsid w:val="00126509"/>
    <w:rsid w:val="00130CC1"/>
    <w:rsid w:val="0014110A"/>
    <w:rsid w:val="001428BD"/>
    <w:rsid w:val="00152DD5"/>
    <w:rsid w:val="00155442"/>
    <w:rsid w:val="001563A8"/>
    <w:rsid w:val="00162E96"/>
    <w:rsid w:val="0016553B"/>
    <w:rsid w:val="00165CC7"/>
    <w:rsid w:val="00171E31"/>
    <w:rsid w:val="0017333E"/>
    <w:rsid w:val="0017591E"/>
    <w:rsid w:val="001767B2"/>
    <w:rsid w:val="00195314"/>
    <w:rsid w:val="001971EF"/>
    <w:rsid w:val="001A4C6E"/>
    <w:rsid w:val="001A4F74"/>
    <w:rsid w:val="001A7348"/>
    <w:rsid w:val="001B6847"/>
    <w:rsid w:val="001C00CB"/>
    <w:rsid w:val="001C05DF"/>
    <w:rsid w:val="001C2C8A"/>
    <w:rsid w:val="001C6563"/>
    <w:rsid w:val="001C74B3"/>
    <w:rsid w:val="001D2306"/>
    <w:rsid w:val="001E1E59"/>
    <w:rsid w:val="001E48A8"/>
    <w:rsid w:val="001E5AAE"/>
    <w:rsid w:val="001E5DA1"/>
    <w:rsid w:val="001F0534"/>
    <w:rsid w:val="001F1D8F"/>
    <w:rsid w:val="001F1F37"/>
    <w:rsid w:val="001F79B3"/>
    <w:rsid w:val="00202E1F"/>
    <w:rsid w:val="00214880"/>
    <w:rsid w:val="00221B6E"/>
    <w:rsid w:val="002226D5"/>
    <w:rsid w:val="002251BE"/>
    <w:rsid w:val="0023116D"/>
    <w:rsid w:val="00240173"/>
    <w:rsid w:val="00240548"/>
    <w:rsid w:val="002510FC"/>
    <w:rsid w:val="00261C0D"/>
    <w:rsid w:val="00266C95"/>
    <w:rsid w:val="0027190C"/>
    <w:rsid w:val="00275690"/>
    <w:rsid w:val="00275779"/>
    <w:rsid w:val="00277608"/>
    <w:rsid w:val="00283AE7"/>
    <w:rsid w:val="002843D5"/>
    <w:rsid w:val="00293FA6"/>
    <w:rsid w:val="002A0277"/>
    <w:rsid w:val="002A28E6"/>
    <w:rsid w:val="002A4A04"/>
    <w:rsid w:val="002A4C21"/>
    <w:rsid w:val="002A644E"/>
    <w:rsid w:val="002C3033"/>
    <w:rsid w:val="002C462F"/>
    <w:rsid w:val="002C53CB"/>
    <w:rsid w:val="002C55BC"/>
    <w:rsid w:val="002D1A09"/>
    <w:rsid w:val="002D7139"/>
    <w:rsid w:val="002E79B8"/>
    <w:rsid w:val="002F1104"/>
    <w:rsid w:val="002F1E78"/>
    <w:rsid w:val="002F5937"/>
    <w:rsid w:val="002F7FFB"/>
    <w:rsid w:val="00302334"/>
    <w:rsid w:val="0030726D"/>
    <w:rsid w:val="003100D0"/>
    <w:rsid w:val="003115B8"/>
    <w:rsid w:val="003159A9"/>
    <w:rsid w:val="00322639"/>
    <w:rsid w:val="0032709D"/>
    <w:rsid w:val="0033728A"/>
    <w:rsid w:val="0034052B"/>
    <w:rsid w:val="00342237"/>
    <w:rsid w:val="00343109"/>
    <w:rsid w:val="00346891"/>
    <w:rsid w:val="00347E63"/>
    <w:rsid w:val="00357E67"/>
    <w:rsid w:val="00360F3F"/>
    <w:rsid w:val="0036216C"/>
    <w:rsid w:val="00365B06"/>
    <w:rsid w:val="00370487"/>
    <w:rsid w:val="003707BE"/>
    <w:rsid w:val="00370A55"/>
    <w:rsid w:val="00372E82"/>
    <w:rsid w:val="003809C3"/>
    <w:rsid w:val="00386C53"/>
    <w:rsid w:val="00391E46"/>
    <w:rsid w:val="00393738"/>
    <w:rsid w:val="003945F3"/>
    <w:rsid w:val="00397122"/>
    <w:rsid w:val="003A0962"/>
    <w:rsid w:val="003A13B7"/>
    <w:rsid w:val="003A3567"/>
    <w:rsid w:val="003A4CF8"/>
    <w:rsid w:val="003A6B3E"/>
    <w:rsid w:val="003A6E2A"/>
    <w:rsid w:val="003A7827"/>
    <w:rsid w:val="003B228E"/>
    <w:rsid w:val="003B3720"/>
    <w:rsid w:val="003B4A19"/>
    <w:rsid w:val="003B509D"/>
    <w:rsid w:val="003B6746"/>
    <w:rsid w:val="003B6AEF"/>
    <w:rsid w:val="003C08C3"/>
    <w:rsid w:val="003C41F9"/>
    <w:rsid w:val="003C4517"/>
    <w:rsid w:val="003D04B0"/>
    <w:rsid w:val="003D3ACA"/>
    <w:rsid w:val="003D4F28"/>
    <w:rsid w:val="003D7231"/>
    <w:rsid w:val="003D76A3"/>
    <w:rsid w:val="003E305E"/>
    <w:rsid w:val="003E4005"/>
    <w:rsid w:val="003E779B"/>
    <w:rsid w:val="003F14E7"/>
    <w:rsid w:val="003F3199"/>
    <w:rsid w:val="003F4D49"/>
    <w:rsid w:val="003F6031"/>
    <w:rsid w:val="003F75CD"/>
    <w:rsid w:val="004001BD"/>
    <w:rsid w:val="00400A54"/>
    <w:rsid w:val="00400E73"/>
    <w:rsid w:val="00401256"/>
    <w:rsid w:val="00402C3D"/>
    <w:rsid w:val="00413FD7"/>
    <w:rsid w:val="0041506B"/>
    <w:rsid w:val="0041589C"/>
    <w:rsid w:val="004170FA"/>
    <w:rsid w:val="00420697"/>
    <w:rsid w:val="00424F9D"/>
    <w:rsid w:val="00426095"/>
    <w:rsid w:val="004351EE"/>
    <w:rsid w:val="00443906"/>
    <w:rsid w:val="00447A88"/>
    <w:rsid w:val="004502C6"/>
    <w:rsid w:val="00452221"/>
    <w:rsid w:val="004525CE"/>
    <w:rsid w:val="00454C75"/>
    <w:rsid w:val="00477C15"/>
    <w:rsid w:val="00481A09"/>
    <w:rsid w:val="00495CEF"/>
    <w:rsid w:val="0049676A"/>
    <w:rsid w:val="004A1B55"/>
    <w:rsid w:val="004A1C22"/>
    <w:rsid w:val="004A1E0E"/>
    <w:rsid w:val="004A24AC"/>
    <w:rsid w:val="004A3830"/>
    <w:rsid w:val="004B32BF"/>
    <w:rsid w:val="004B5841"/>
    <w:rsid w:val="004B6897"/>
    <w:rsid w:val="004C0900"/>
    <w:rsid w:val="004C0BEF"/>
    <w:rsid w:val="004C354A"/>
    <w:rsid w:val="004C6221"/>
    <w:rsid w:val="004D068E"/>
    <w:rsid w:val="004D522D"/>
    <w:rsid w:val="004D6AB6"/>
    <w:rsid w:val="004E0374"/>
    <w:rsid w:val="004E1791"/>
    <w:rsid w:val="004F31CD"/>
    <w:rsid w:val="004F35EC"/>
    <w:rsid w:val="004F3AF8"/>
    <w:rsid w:val="004F5FB0"/>
    <w:rsid w:val="004F7078"/>
    <w:rsid w:val="00515392"/>
    <w:rsid w:val="00521C44"/>
    <w:rsid w:val="00526FF1"/>
    <w:rsid w:val="00527305"/>
    <w:rsid w:val="00534DF5"/>
    <w:rsid w:val="00535085"/>
    <w:rsid w:val="00535B35"/>
    <w:rsid w:val="005362D5"/>
    <w:rsid w:val="00544405"/>
    <w:rsid w:val="005447EB"/>
    <w:rsid w:val="00546530"/>
    <w:rsid w:val="00553FFB"/>
    <w:rsid w:val="00554ECE"/>
    <w:rsid w:val="005568E7"/>
    <w:rsid w:val="00560B5F"/>
    <w:rsid w:val="0056362E"/>
    <w:rsid w:val="005742FA"/>
    <w:rsid w:val="005806B3"/>
    <w:rsid w:val="00580FDC"/>
    <w:rsid w:val="005818A4"/>
    <w:rsid w:val="005820D6"/>
    <w:rsid w:val="00585053"/>
    <w:rsid w:val="00587C46"/>
    <w:rsid w:val="00590B1B"/>
    <w:rsid w:val="00593430"/>
    <w:rsid w:val="00596CC7"/>
    <w:rsid w:val="005A0E91"/>
    <w:rsid w:val="005A1135"/>
    <w:rsid w:val="005A3F3C"/>
    <w:rsid w:val="005A76A5"/>
    <w:rsid w:val="005B01C7"/>
    <w:rsid w:val="005C0EB0"/>
    <w:rsid w:val="005D4824"/>
    <w:rsid w:val="005D5E81"/>
    <w:rsid w:val="005E23E8"/>
    <w:rsid w:val="005E7715"/>
    <w:rsid w:val="005F30DE"/>
    <w:rsid w:val="005F5015"/>
    <w:rsid w:val="006039CB"/>
    <w:rsid w:val="006072DA"/>
    <w:rsid w:val="006074CC"/>
    <w:rsid w:val="00610D57"/>
    <w:rsid w:val="00617F29"/>
    <w:rsid w:val="006243F3"/>
    <w:rsid w:val="00624C53"/>
    <w:rsid w:val="00633E97"/>
    <w:rsid w:val="00636F41"/>
    <w:rsid w:val="00640290"/>
    <w:rsid w:val="00642FA5"/>
    <w:rsid w:val="00653205"/>
    <w:rsid w:val="00653532"/>
    <w:rsid w:val="006566F1"/>
    <w:rsid w:val="00660F9E"/>
    <w:rsid w:val="00662D83"/>
    <w:rsid w:val="00665E26"/>
    <w:rsid w:val="00666E50"/>
    <w:rsid w:val="006705BE"/>
    <w:rsid w:val="00670797"/>
    <w:rsid w:val="00671499"/>
    <w:rsid w:val="006778AF"/>
    <w:rsid w:val="006807D0"/>
    <w:rsid w:val="00685D53"/>
    <w:rsid w:val="006876A2"/>
    <w:rsid w:val="006877B0"/>
    <w:rsid w:val="006B267F"/>
    <w:rsid w:val="006B26E2"/>
    <w:rsid w:val="006B50F2"/>
    <w:rsid w:val="006C0B9F"/>
    <w:rsid w:val="006C2495"/>
    <w:rsid w:val="006C5D40"/>
    <w:rsid w:val="006C6A58"/>
    <w:rsid w:val="006D5F55"/>
    <w:rsid w:val="006D7A6A"/>
    <w:rsid w:val="006E55F6"/>
    <w:rsid w:val="006F11C5"/>
    <w:rsid w:val="006F2213"/>
    <w:rsid w:val="006F374F"/>
    <w:rsid w:val="006F654A"/>
    <w:rsid w:val="007005D8"/>
    <w:rsid w:val="00700918"/>
    <w:rsid w:val="007014BA"/>
    <w:rsid w:val="00703CC1"/>
    <w:rsid w:val="00705D9A"/>
    <w:rsid w:val="00707833"/>
    <w:rsid w:val="00707CE1"/>
    <w:rsid w:val="00707DC8"/>
    <w:rsid w:val="0071129F"/>
    <w:rsid w:val="00716A36"/>
    <w:rsid w:val="00725194"/>
    <w:rsid w:val="00727C20"/>
    <w:rsid w:val="00730643"/>
    <w:rsid w:val="007369E0"/>
    <w:rsid w:val="00742CE6"/>
    <w:rsid w:val="00744D9E"/>
    <w:rsid w:val="007503BF"/>
    <w:rsid w:val="00755B3C"/>
    <w:rsid w:val="00757351"/>
    <w:rsid w:val="00757D4E"/>
    <w:rsid w:val="00760F2B"/>
    <w:rsid w:val="00764F94"/>
    <w:rsid w:val="007651B2"/>
    <w:rsid w:val="007656D0"/>
    <w:rsid w:val="00766EFA"/>
    <w:rsid w:val="0077055D"/>
    <w:rsid w:val="00777AA4"/>
    <w:rsid w:val="00777D41"/>
    <w:rsid w:val="007827B1"/>
    <w:rsid w:val="00782AAD"/>
    <w:rsid w:val="00783011"/>
    <w:rsid w:val="00783298"/>
    <w:rsid w:val="007917C6"/>
    <w:rsid w:val="00796C09"/>
    <w:rsid w:val="007A20D7"/>
    <w:rsid w:val="007A7510"/>
    <w:rsid w:val="007B1117"/>
    <w:rsid w:val="007B449B"/>
    <w:rsid w:val="007B6223"/>
    <w:rsid w:val="007B692F"/>
    <w:rsid w:val="007C1258"/>
    <w:rsid w:val="007C30B2"/>
    <w:rsid w:val="007C3DFE"/>
    <w:rsid w:val="007C6AB8"/>
    <w:rsid w:val="007D00E4"/>
    <w:rsid w:val="007D784E"/>
    <w:rsid w:val="007E4C0B"/>
    <w:rsid w:val="007E57C6"/>
    <w:rsid w:val="0080050E"/>
    <w:rsid w:val="008026A3"/>
    <w:rsid w:val="008034CB"/>
    <w:rsid w:val="00812A4A"/>
    <w:rsid w:val="0081696F"/>
    <w:rsid w:val="00822E51"/>
    <w:rsid w:val="0082358B"/>
    <w:rsid w:val="00832796"/>
    <w:rsid w:val="008364B6"/>
    <w:rsid w:val="008420A4"/>
    <w:rsid w:val="008444B9"/>
    <w:rsid w:val="008450E7"/>
    <w:rsid w:val="008515AA"/>
    <w:rsid w:val="00857424"/>
    <w:rsid w:val="00871174"/>
    <w:rsid w:val="0087501F"/>
    <w:rsid w:val="008755E3"/>
    <w:rsid w:val="00877AEB"/>
    <w:rsid w:val="00880190"/>
    <w:rsid w:val="008839F3"/>
    <w:rsid w:val="00886106"/>
    <w:rsid w:val="008964C7"/>
    <w:rsid w:val="00897232"/>
    <w:rsid w:val="0089723A"/>
    <w:rsid w:val="008A15F0"/>
    <w:rsid w:val="008B01E8"/>
    <w:rsid w:val="008B0B62"/>
    <w:rsid w:val="008B26CD"/>
    <w:rsid w:val="008B7D61"/>
    <w:rsid w:val="008C1524"/>
    <w:rsid w:val="008C2FB1"/>
    <w:rsid w:val="008C67CD"/>
    <w:rsid w:val="008E5225"/>
    <w:rsid w:val="008E7C2B"/>
    <w:rsid w:val="008F0D57"/>
    <w:rsid w:val="00900458"/>
    <w:rsid w:val="00912B68"/>
    <w:rsid w:val="00915E0F"/>
    <w:rsid w:val="009169C2"/>
    <w:rsid w:val="00917CA1"/>
    <w:rsid w:val="00923EC6"/>
    <w:rsid w:val="00924861"/>
    <w:rsid w:val="00924D09"/>
    <w:rsid w:val="009310A2"/>
    <w:rsid w:val="0093119D"/>
    <w:rsid w:val="00933FCF"/>
    <w:rsid w:val="009342CE"/>
    <w:rsid w:val="00936AF6"/>
    <w:rsid w:val="00952740"/>
    <w:rsid w:val="0095543A"/>
    <w:rsid w:val="009560AD"/>
    <w:rsid w:val="00956833"/>
    <w:rsid w:val="00964919"/>
    <w:rsid w:val="00967AC3"/>
    <w:rsid w:val="009778D7"/>
    <w:rsid w:val="00977967"/>
    <w:rsid w:val="009862A9"/>
    <w:rsid w:val="00990347"/>
    <w:rsid w:val="00990726"/>
    <w:rsid w:val="00993922"/>
    <w:rsid w:val="00997CBC"/>
    <w:rsid w:val="009A6541"/>
    <w:rsid w:val="009A7191"/>
    <w:rsid w:val="009B584C"/>
    <w:rsid w:val="009B5CA8"/>
    <w:rsid w:val="009B5D6D"/>
    <w:rsid w:val="009C189C"/>
    <w:rsid w:val="009C2EED"/>
    <w:rsid w:val="009C630A"/>
    <w:rsid w:val="009C7C71"/>
    <w:rsid w:val="009D14C8"/>
    <w:rsid w:val="009D1751"/>
    <w:rsid w:val="009D1E75"/>
    <w:rsid w:val="009D62D9"/>
    <w:rsid w:val="009E4EAD"/>
    <w:rsid w:val="009E5BFE"/>
    <w:rsid w:val="009E5E44"/>
    <w:rsid w:val="009E7E20"/>
    <w:rsid w:val="009F0563"/>
    <w:rsid w:val="009F4EAD"/>
    <w:rsid w:val="00A01E6C"/>
    <w:rsid w:val="00A057AC"/>
    <w:rsid w:val="00A0625C"/>
    <w:rsid w:val="00A079C2"/>
    <w:rsid w:val="00A13837"/>
    <w:rsid w:val="00A21AB8"/>
    <w:rsid w:val="00A22C96"/>
    <w:rsid w:val="00A26C31"/>
    <w:rsid w:val="00A327AA"/>
    <w:rsid w:val="00A341FF"/>
    <w:rsid w:val="00A43E2B"/>
    <w:rsid w:val="00A50B64"/>
    <w:rsid w:val="00A515FF"/>
    <w:rsid w:val="00A52984"/>
    <w:rsid w:val="00A54C8C"/>
    <w:rsid w:val="00A5530A"/>
    <w:rsid w:val="00A65230"/>
    <w:rsid w:val="00A67EE5"/>
    <w:rsid w:val="00A81390"/>
    <w:rsid w:val="00A84913"/>
    <w:rsid w:val="00A86281"/>
    <w:rsid w:val="00A948D6"/>
    <w:rsid w:val="00A97BD9"/>
    <w:rsid w:val="00AA346F"/>
    <w:rsid w:val="00AC1088"/>
    <w:rsid w:val="00AC1F49"/>
    <w:rsid w:val="00AC4A7F"/>
    <w:rsid w:val="00AD1CD3"/>
    <w:rsid w:val="00AD3CB2"/>
    <w:rsid w:val="00AD5F05"/>
    <w:rsid w:val="00AE1756"/>
    <w:rsid w:val="00AE3812"/>
    <w:rsid w:val="00AE56E8"/>
    <w:rsid w:val="00AF6606"/>
    <w:rsid w:val="00AF793B"/>
    <w:rsid w:val="00B02B1C"/>
    <w:rsid w:val="00B03665"/>
    <w:rsid w:val="00B048BC"/>
    <w:rsid w:val="00B06214"/>
    <w:rsid w:val="00B07E17"/>
    <w:rsid w:val="00B1032E"/>
    <w:rsid w:val="00B12A88"/>
    <w:rsid w:val="00B17A93"/>
    <w:rsid w:val="00B26F8A"/>
    <w:rsid w:val="00B430B1"/>
    <w:rsid w:val="00B50C4B"/>
    <w:rsid w:val="00B52766"/>
    <w:rsid w:val="00B57625"/>
    <w:rsid w:val="00B61038"/>
    <w:rsid w:val="00B61FED"/>
    <w:rsid w:val="00B63FAB"/>
    <w:rsid w:val="00B64AB9"/>
    <w:rsid w:val="00B6516D"/>
    <w:rsid w:val="00B665C2"/>
    <w:rsid w:val="00B723FC"/>
    <w:rsid w:val="00B7459F"/>
    <w:rsid w:val="00B82591"/>
    <w:rsid w:val="00B83F20"/>
    <w:rsid w:val="00B9224B"/>
    <w:rsid w:val="00B956A4"/>
    <w:rsid w:val="00B95A3D"/>
    <w:rsid w:val="00BB26F0"/>
    <w:rsid w:val="00BB5B95"/>
    <w:rsid w:val="00BC1A47"/>
    <w:rsid w:val="00BC2438"/>
    <w:rsid w:val="00BD0A66"/>
    <w:rsid w:val="00BD4B80"/>
    <w:rsid w:val="00BD694E"/>
    <w:rsid w:val="00BE2FFD"/>
    <w:rsid w:val="00BF1652"/>
    <w:rsid w:val="00BF3094"/>
    <w:rsid w:val="00BF4A61"/>
    <w:rsid w:val="00BF6182"/>
    <w:rsid w:val="00C0420F"/>
    <w:rsid w:val="00C06D2D"/>
    <w:rsid w:val="00C107DB"/>
    <w:rsid w:val="00C15981"/>
    <w:rsid w:val="00C164D9"/>
    <w:rsid w:val="00C3065E"/>
    <w:rsid w:val="00C3235C"/>
    <w:rsid w:val="00C332D5"/>
    <w:rsid w:val="00C44DBB"/>
    <w:rsid w:val="00C75CC3"/>
    <w:rsid w:val="00C76286"/>
    <w:rsid w:val="00C84435"/>
    <w:rsid w:val="00C91D54"/>
    <w:rsid w:val="00C96981"/>
    <w:rsid w:val="00CA1E3D"/>
    <w:rsid w:val="00CA3992"/>
    <w:rsid w:val="00CA5183"/>
    <w:rsid w:val="00CB0B3A"/>
    <w:rsid w:val="00CB3BC5"/>
    <w:rsid w:val="00CB3CDA"/>
    <w:rsid w:val="00CC3005"/>
    <w:rsid w:val="00CD024F"/>
    <w:rsid w:val="00CD12B9"/>
    <w:rsid w:val="00CD28EF"/>
    <w:rsid w:val="00CD29E8"/>
    <w:rsid w:val="00CD4470"/>
    <w:rsid w:val="00CD7880"/>
    <w:rsid w:val="00CE04D3"/>
    <w:rsid w:val="00CF0446"/>
    <w:rsid w:val="00CF3AFE"/>
    <w:rsid w:val="00CF4100"/>
    <w:rsid w:val="00CF416A"/>
    <w:rsid w:val="00CF57E0"/>
    <w:rsid w:val="00D00B82"/>
    <w:rsid w:val="00D07CE9"/>
    <w:rsid w:val="00D1366A"/>
    <w:rsid w:val="00D13C5B"/>
    <w:rsid w:val="00D160C2"/>
    <w:rsid w:val="00D2048B"/>
    <w:rsid w:val="00D23B90"/>
    <w:rsid w:val="00D25D41"/>
    <w:rsid w:val="00D33FE3"/>
    <w:rsid w:val="00D36A17"/>
    <w:rsid w:val="00D43DC4"/>
    <w:rsid w:val="00D46062"/>
    <w:rsid w:val="00D50002"/>
    <w:rsid w:val="00D51288"/>
    <w:rsid w:val="00D515AC"/>
    <w:rsid w:val="00D51A34"/>
    <w:rsid w:val="00D56E8C"/>
    <w:rsid w:val="00D57146"/>
    <w:rsid w:val="00D57EAC"/>
    <w:rsid w:val="00D6007E"/>
    <w:rsid w:val="00D65A51"/>
    <w:rsid w:val="00D67B5C"/>
    <w:rsid w:val="00D71D4F"/>
    <w:rsid w:val="00D72037"/>
    <w:rsid w:val="00D90494"/>
    <w:rsid w:val="00D90F00"/>
    <w:rsid w:val="00D93F47"/>
    <w:rsid w:val="00D9564C"/>
    <w:rsid w:val="00D96638"/>
    <w:rsid w:val="00D96D7A"/>
    <w:rsid w:val="00D97EB1"/>
    <w:rsid w:val="00DA01CA"/>
    <w:rsid w:val="00DA44FC"/>
    <w:rsid w:val="00DA531E"/>
    <w:rsid w:val="00DA5B86"/>
    <w:rsid w:val="00DB621F"/>
    <w:rsid w:val="00DC1927"/>
    <w:rsid w:val="00DC376B"/>
    <w:rsid w:val="00DC63B9"/>
    <w:rsid w:val="00DC6A9F"/>
    <w:rsid w:val="00DC6CDD"/>
    <w:rsid w:val="00DD3FF4"/>
    <w:rsid w:val="00DD4A50"/>
    <w:rsid w:val="00DD4BB9"/>
    <w:rsid w:val="00DD77D7"/>
    <w:rsid w:val="00DE002A"/>
    <w:rsid w:val="00DE0677"/>
    <w:rsid w:val="00DE198F"/>
    <w:rsid w:val="00DE28F6"/>
    <w:rsid w:val="00DE5B56"/>
    <w:rsid w:val="00DF0B17"/>
    <w:rsid w:val="00DF2394"/>
    <w:rsid w:val="00DF560D"/>
    <w:rsid w:val="00DF67D3"/>
    <w:rsid w:val="00DF6D26"/>
    <w:rsid w:val="00E00F68"/>
    <w:rsid w:val="00E01C76"/>
    <w:rsid w:val="00E07316"/>
    <w:rsid w:val="00E07E5C"/>
    <w:rsid w:val="00E101E7"/>
    <w:rsid w:val="00E14B86"/>
    <w:rsid w:val="00E1501E"/>
    <w:rsid w:val="00E1709A"/>
    <w:rsid w:val="00E27EF6"/>
    <w:rsid w:val="00E34812"/>
    <w:rsid w:val="00E367A8"/>
    <w:rsid w:val="00E408A4"/>
    <w:rsid w:val="00E42558"/>
    <w:rsid w:val="00E5316D"/>
    <w:rsid w:val="00E620D3"/>
    <w:rsid w:val="00E7175B"/>
    <w:rsid w:val="00E75FD7"/>
    <w:rsid w:val="00E765AB"/>
    <w:rsid w:val="00E82FDA"/>
    <w:rsid w:val="00E83A48"/>
    <w:rsid w:val="00E844DA"/>
    <w:rsid w:val="00EA10CD"/>
    <w:rsid w:val="00EA464A"/>
    <w:rsid w:val="00EA5381"/>
    <w:rsid w:val="00ED4AE0"/>
    <w:rsid w:val="00EE3853"/>
    <w:rsid w:val="00EE54C7"/>
    <w:rsid w:val="00EE6946"/>
    <w:rsid w:val="00EF05D9"/>
    <w:rsid w:val="00EF4BD8"/>
    <w:rsid w:val="00F00540"/>
    <w:rsid w:val="00F00965"/>
    <w:rsid w:val="00F106D4"/>
    <w:rsid w:val="00F110AC"/>
    <w:rsid w:val="00F2446F"/>
    <w:rsid w:val="00F245A1"/>
    <w:rsid w:val="00F27833"/>
    <w:rsid w:val="00F340CD"/>
    <w:rsid w:val="00F351B3"/>
    <w:rsid w:val="00F37B53"/>
    <w:rsid w:val="00F42147"/>
    <w:rsid w:val="00F43C32"/>
    <w:rsid w:val="00F4630E"/>
    <w:rsid w:val="00F50726"/>
    <w:rsid w:val="00F51377"/>
    <w:rsid w:val="00F517E7"/>
    <w:rsid w:val="00F55018"/>
    <w:rsid w:val="00F556DB"/>
    <w:rsid w:val="00F5595E"/>
    <w:rsid w:val="00F55AF3"/>
    <w:rsid w:val="00F564D3"/>
    <w:rsid w:val="00F57654"/>
    <w:rsid w:val="00F61359"/>
    <w:rsid w:val="00F61AE8"/>
    <w:rsid w:val="00F636DF"/>
    <w:rsid w:val="00F67275"/>
    <w:rsid w:val="00F718A6"/>
    <w:rsid w:val="00F721A8"/>
    <w:rsid w:val="00F75753"/>
    <w:rsid w:val="00F90AB7"/>
    <w:rsid w:val="00F96539"/>
    <w:rsid w:val="00F97B0F"/>
    <w:rsid w:val="00FA11A2"/>
    <w:rsid w:val="00FB2ADF"/>
    <w:rsid w:val="00FB71DA"/>
    <w:rsid w:val="00FC04F3"/>
    <w:rsid w:val="00FC6795"/>
    <w:rsid w:val="00FC77CF"/>
    <w:rsid w:val="00FD163E"/>
    <w:rsid w:val="00FD2BEF"/>
    <w:rsid w:val="00FD4D3B"/>
    <w:rsid w:val="00FD59B6"/>
    <w:rsid w:val="00FD6D4E"/>
    <w:rsid w:val="00FE0E91"/>
    <w:rsid w:val="00FE5048"/>
    <w:rsid w:val="00FF0451"/>
    <w:rsid w:val="00FF2152"/>
    <w:rsid w:val="00FF2702"/>
    <w:rsid w:val="00FF5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648CE"/>
  <w15:chartTrackingRefBased/>
  <w15:docId w15:val="{644AC16E-1912-4DC9-9818-3B4C39E9F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before="100" w:beforeAutospacing="1" w:after="100" w:afterAutospacing="1" w:line="480" w:lineRule="auto"/>
        <w:ind w:left="360" w:hanging="3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FFD"/>
    <w:pPr>
      <w:ind w:left="0" w:firstLine="0"/>
    </w:pPr>
    <w:rPr>
      <w:rFonts w:eastAsia="Malgun Gothic"/>
      <w:bCs/>
      <w:color w:val="000000" w:themeColor="text1"/>
    </w:rPr>
  </w:style>
  <w:style w:type="paragraph" w:styleId="Heading1">
    <w:name w:val="heading 1"/>
    <w:basedOn w:val="Normal"/>
    <w:next w:val="Normal"/>
    <w:link w:val="Heading1Char"/>
    <w:autoRedefine/>
    <w:qFormat/>
    <w:rsid w:val="006074CC"/>
    <w:pPr>
      <w:keepNext/>
      <w:keepLines/>
      <w:outlineLvl w:val="0"/>
    </w:pPr>
    <w:rPr>
      <w:rFonts w:eastAsiaTheme="majorEastAsia" w:cstheme="majorBidi"/>
      <w:bCs w:val="0"/>
      <w:szCs w:val="40"/>
    </w:rPr>
  </w:style>
  <w:style w:type="paragraph" w:styleId="Heading2">
    <w:name w:val="heading 2"/>
    <w:basedOn w:val="Normal"/>
    <w:next w:val="Normal"/>
    <w:link w:val="Heading2Char"/>
    <w:autoRedefine/>
    <w:unhideWhenUsed/>
    <w:qFormat/>
    <w:rsid w:val="006074CC"/>
    <w:pPr>
      <w:keepNext/>
      <w:keepLines/>
      <w:outlineLvl w:val="1"/>
    </w:pPr>
    <w:rPr>
      <w:rFonts w:eastAsiaTheme="majorEastAsia" w:cstheme="majorBidi"/>
      <w:bCs w:val="0"/>
      <w:szCs w:val="32"/>
    </w:rPr>
  </w:style>
  <w:style w:type="paragraph" w:styleId="Heading3">
    <w:name w:val="heading 3"/>
    <w:basedOn w:val="Normal"/>
    <w:next w:val="Normal"/>
    <w:link w:val="Heading3Char"/>
    <w:uiPriority w:val="9"/>
    <w:semiHidden/>
    <w:unhideWhenUsed/>
    <w:qFormat/>
    <w:rsid w:val="004170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0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70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70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70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70F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70F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74CC"/>
    <w:rPr>
      <w:rFonts w:eastAsiaTheme="majorEastAsia" w:cstheme="majorBidi"/>
      <w:bCs/>
      <w:szCs w:val="40"/>
      <w:lang w:eastAsia="ko-KR"/>
    </w:rPr>
  </w:style>
  <w:style w:type="character" w:customStyle="1" w:styleId="Heading2Char">
    <w:name w:val="Heading 2 Char"/>
    <w:basedOn w:val="DefaultParagraphFont"/>
    <w:link w:val="Heading2"/>
    <w:rsid w:val="006074CC"/>
    <w:rPr>
      <w:rFonts w:eastAsiaTheme="majorEastAsia" w:cstheme="majorBidi"/>
      <w:bCs/>
      <w:szCs w:val="32"/>
      <w:lang w:eastAsia="ko-KR"/>
    </w:rPr>
  </w:style>
  <w:style w:type="character" w:customStyle="1" w:styleId="Heading3Char">
    <w:name w:val="Heading 3 Char"/>
    <w:basedOn w:val="DefaultParagraphFont"/>
    <w:link w:val="Heading3"/>
    <w:uiPriority w:val="9"/>
    <w:semiHidden/>
    <w:rsid w:val="004170FA"/>
    <w:rPr>
      <w:rFonts w:asciiTheme="minorHAnsi" w:eastAsiaTheme="majorEastAsia" w:hAnsiTheme="minorHAnsi" w:cstheme="majorBidi"/>
      <w:bCs/>
      <w:color w:val="0F4761" w:themeColor="accent1" w:themeShade="BF"/>
      <w:sz w:val="28"/>
      <w:szCs w:val="28"/>
    </w:rPr>
  </w:style>
  <w:style w:type="character" w:customStyle="1" w:styleId="Heading4Char">
    <w:name w:val="Heading 4 Char"/>
    <w:basedOn w:val="DefaultParagraphFont"/>
    <w:link w:val="Heading4"/>
    <w:uiPriority w:val="9"/>
    <w:semiHidden/>
    <w:rsid w:val="004170FA"/>
    <w:rPr>
      <w:rFonts w:asciiTheme="minorHAnsi" w:eastAsiaTheme="majorEastAsia" w:hAnsiTheme="minorHAnsi" w:cstheme="majorBidi"/>
      <w:bCs/>
      <w:i/>
      <w:iCs/>
      <w:color w:val="0F4761" w:themeColor="accent1" w:themeShade="BF"/>
    </w:rPr>
  </w:style>
  <w:style w:type="character" w:customStyle="1" w:styleId="Heading5Char">
    <w:name w:val="Heading 5 Char"/>
    <w:basedOn w:val="DefaultParagraphFont"/>
    <w:link w:val="Heading5"/>
    <w:uiPriority w:val="9"/>
    <w:semiHidden/>
    <w:rsid w:val="004170FA"/>
    <w:rPr>
      <w:rFonts w:asciiTheme="minorHAnsi" w:eastAsiaTheme="majorEastAsia" w:hAnsiTheme="minorHAnsi" w:cstheme="majorBidi"/>
      <w:bCs/>
      <w:color w:val="0F4761" w:themeColor="accent1" w:themeShade="BF"/>
    </w:rPr>
  </w:style>
  <w:style w:type="character" w:customStyle="1" w:styleId="Heading6Char">
    <w:name w:val="Heading 6 Char"/>
    <w:basedOn w:val="DefaultParagraphFont"/>
    <w:link w:val="Heading6"/>
    <w:uiPriority w:val="9"/>
    <w:semiHidden/>
    <w:rsid w:val="004170FA"/>
    <w:rPr>
      <w:rFonts w:asciiTheme="minorHAnsi" w:eastAsiaTheme="majorEastAsia" w:hAnsiTheme="minorHAnsi" w:cstheme="majorBidi"/>
      <w:bCs/>
      <w:i/>
      <w:iCs/>
      <w:color w:val="595959" w:themeColor="text1" w:themeTint="A6"/>
    </w:rPr>
  </w:style>
  <w:style w:type="character" w:customStyle="1" w:styleId="Heading7Char">
    <w:name w:val="Heading 7 Char"/>
    <w:basedOn w:val="DefaultParagraphFont"/>
    <w:link w:val="Heading7"/>
    <w:uiPriority w:val="9"/>
    <w:semiHidden/>
    <w:rsid w:val="004170FA"/>
    <w:rPr>
      <w:rFonts w:asciiTheme="minorHAnsi" w:eastAsiaTheme="majorEastAsia" w:hAnsiTheme="minorHAnsi" w:cstheme="majorBidi"/>
      <w:bCs/>
      <w:color w:val="595959" w:themeColor="text1" w:themeTint="A6"/>
    </w:rPr>
  </w:style>
  <w:style w:type="character" w:customStyle="1" w:styleId="Heading8Char">
    <w:name w:val="Heading 8 Char"/>
    <w:basedOn w:val="DefaultParagraphFont"/>
    <w:link w:val="Heading8"/>
    <w:uiPriority w:val="9"/>
    <w:semiHidden/>
    <w:rsid w:val="004170FA"/>
    <w:rPr>
      <w:rFonts w:asciiTheme="minorHAnsi" w:eastAsiaTheme="majorEastAsia" w:hAnsiTheme="minorHAnsi" w:cstheme="majorBidi"/>
      <w:bCs/>
      <w:i/>
      <w:iCs/>
      <w:color w:val="272727" w:themeColor="text1" w:themeTint="D8"/>
    </w:rPr>
  </w:style>
  <w:style w:type="character" w:customStyle="1" w:styleId="Heading9Char">
    <w:name w:val="Heading 9 Char"/>
    <w:basedOn w:val="DefaultParagraphFont"/>
    <w:link w:val="Heading9"/>
    <w:uiPriority w:val="9"/>
    <w:semiHidden/>
    <w:rsid w:val="004170FA"/>
    <w:rPr>
      <w:rFonts w:asciiTheme="minorHAnsi" w:eastAsiaTheme="majorEastAsia" w:hAnsiTheme="minorHAnsi" w:cstheme="majorBidi"/>
      <w:bCs/>
      <w:color w:val="272727" w:themeColor="text1" w:themeTint="D8"/>
    </w:rPr>
  </w:style>
  <w:style w:type="paragraph" w:styleId="Title">
    <w:name w:val="Title"/>
    <w:basedOn w:val="Normal"/>
    <w:next w:val="Normal"/>
    <w:link w:val="TitleChar"/>
    <w:uiPriority w:val="10"/>
    <w:qFormat/>
    <w:rsid w:val="004170FA"/>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170FA"/>
    <w:rPr>
      <w:rFonts w:asciiTheme="majorHAnsi" w:eastAsiaTheme="majorEastAsia" w:hAnsiTheme="majorHAnsi" w:cstheme="majorBidi"/>
      <w:bCs/>
      <w:spacing w:val="-10"/>
      <w:kern w:val="28"/>
      <w:sz w:val="56"/>
      <w:szCs w:val="56"/>
    </w:rPr>
  </w:style>
  <w:style w:type="paragraph" w:styleId="Subtitle">
    <w:name w:val="Subtitle"/>
    <w:basedOn w:val="Normal"/>
    <w:next w:val="Normal"/>
    <w:link w:val="SubtitleChar"/>
    <w:uiPriority w:val="11"/>
    <w:qFormat/>
    <w:rsid w:val="004170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0FA"/>
    <w:rPr>
      <w:rFonts w:asciiTheme="minorHAnsi" w:eastAsiaTheme="majorEastAsia" w:hAnsiTheme="minorHAnsi" w:cstheme="majorBidi"/>
      <w:bCs/>
      <w:color w:val="595959" w:themeColor="text1" w:themeTint="A6"/>
      <w:spacing w:val="15"/>
      <w:sz w:val="28"/>
      <w:szCs w:val="28"/>
    </w:rPr>
  </w:style>
  <w:style w:type="paragraph" w:styleId="Quote">
    <w:name w:val="Quote"/>
    <w:basedOn w:val="Normal"/>
    <w:next w:val="Normal"/>
    <w:link w:val="QuoteChar"/>
    <w:uiPriority w:val="29"/>
    <w:qFormat/>
    <w:rsid w:val="004170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70FA"/>
    <w:rPr>
      <w:rFonts w:eastAsia="Malgun Gothic"/>
      <w:bCs/>
      <w:i/>
      <w:iCs/>
      <w:color w:val="404040" w:themeColor="text1" w:themeTint="BF"/>
    </w:rPr>
  </w:style>
  <w:style w:type="paragraph" w:styleId="ListParagraph">
    <w:name w:val="List Paragraph"/>
    <w:basedOn w:val="Normal"/>
    <w:uiPriority w:val="34"/>
    <w:qFormat/>
    <w:rsid w:val="004170FA"/>
    <w:pPr>
      <w:ind w:left="720"/>
      <w:contextualSpacing/>
    </w:pPr>
  </w:style>
  <w:style w:type="character" w:styleId="IntenseEmphasis">
    <w:name w:val="Intense Emphasis"/>
    <w:basedOn w:val="DefaultParagraphFont"/>
    <w:uiPriority w:val="21"/>
    <w:qFormat/>
    <w:rsid w:val="004170FA"/>
    <w:rPr>
      <w:i/>
      <w:iCs/>
      <w:color w:val="0F4761" w:themeColor="accent1" w:themeShade="BF"/>
    </w:rPr>
  </w:style>
  <w:style w:type="paragraph" w:styleId="IntenseQuote">
    <w:name w:val="Intense Quote"/>
    <w:basedOn w:val="Normal"/>
    <w:next w:val="Normal"/>
    <w:link w:val="IntenseQuoteChar"/>
    <w:uiPriority w:val="30"/>
    <w:qFormat/>
    <w:rsid w:val="00417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0FA"/>
    <w:rPr>
      <w:rFonts w:eastAsia="Malgun Gothic"/>
      <w:bCs/>
      <w:i/>
      <w:iCs/>
      <w:color w:val="0F4761" w:themeColor="accent1" w:themeShade="BF"/>
    </w:rPr>
  </w:style>
  <w:style w:type="character" w:styleId="IntenseReference">
    <w:name w:val="Intense Reference"/>
    <w:basedOn w:val="DefaultParagraphFont"/>
    <w:uiPriority w:val="32"/>
    <w:qFormat/>
    <w:rsid w:val="004170FA"/>
    <w:rPr>
      <w:b/>
      <w:bCs/>
      <w:smallCaps/>
      <w:color w:val="0F4761" w:themeColor="accent1" w:themeShade="BF"/>
      <w:spacing w:val="5"/>
    </w:rPr>
  </w:style>
  <w:style w:type="paragraph" w:styleId="Revision">
    <w:name w:val="Revision"/>
    <w:hidden/>
    <w:uiPriority w:val="99"/>
    <w:semiHidden/>
    <w:rsid w:val="004170FA"/>
    <w:pPr>
      <w:spacing w:before="0" w:beforeAutospacing="0" w:after="0" w:afterAutospacing="0" w:line="240" w:lineRule="auto"/>
      <w:ind w:left="0" w:firstLine="0"/>
    </w:pPr>
    <w:rPr>
      <w:rFonts w:eastAsia="Malgun Gothic"/>
      <w:bCs/>
      <w:color w:val="000000" w:themeColor="text1"/>
    </w:rPr>
  </w:style>
  <w:style w:type="character" w:styleId="CommentReference">
    <w:name w:val="annotation reference"/>
    <w:basedOn w:val="DefaultParagraphFont"/>
    <w:uiPriority w:val="99"/>
    <w:semiHidden/>
    <w:unhideWhenUsed/>
    <w:rsid w:val="00283AE7"/>
    <w:rPr>
      <w:sz w:val="16"/>
      <w:szCs w:val="16"/>
    </w:rPr>
  </w:style>
  <w:style w:type="paragraph" w:styleId="CommentText">
    <w:name w:val="annotation text"/>
    <w:basedOn w:val="Normal"/>
    <w:link w:val="CommentTextChar"/>
    <w:uiPriority w:val="99"/>
    <w:unhideWhenUsed/>
    <w:rsid w:val="00283AE7"/>
    <w:pPr>
      <w:spacing w:line="240" w:lineRule="auto"/>
    </w:pPr>
    <w:rPr>
      <w:sz w:val="20"/>
      <w:szCs w:val="20"/>
    </w:rPr>
  </w:style>
  <w:style w:type="character" w:customStyle="1" w:styleId="CommentTextChar">
    <w:name w:val="Comment Text Char"/>
    <w:basedOn w:val="DefaultParagraphFont"/>
    <w:link w:val="CommentText"/>
    <w:uiPriority w:val="99"/>
    <w:rsid w:val="00283AE7"/>
    <w:rPr>
      <w:rFonts w:eastAsia="Malgun Gothic"/>
      <w:bCs/>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283AE7"/>
    <w:rPr>
      <w:b/>
    </w:rPr>
  </w:style>
  <w:style w:type="character" w:customStyle="1" w:styleId="CommentSubjectChar">
    <w:name w:val="Comment Subject Char"/>
    <w:basedOn w:val="CommentTextChar"/>
    <w:link w:val="CommentSubject"/>
    <w:uiPriority w:val="99"/>
    <w:semiHidden/>
    <w:rsid w:val="00283AE7"/>
    <w:rPr>
      <w:rFonts w:eastAsia="Malgun Gothic"/>
      <w:b/>
      <w:bCs/>
      <w:color w:val="000000" w:themeColor="text1"/>
      <w:sz w:val="20"/>
      <w:szCs w:val="20"/>
    </w:rPr>
  </w:style>
  <w:style w:type="character" w:styleId="Hyperlink">
    <w:name w:val="Hyperlink"/>
    <w:basedOn w:val="DefaultParagraphFont"/>
    <w:uiPriority w:val="99"/>
    <w:unhideWhenUsed/>
    <w:rsid w:val="00391E46"/>
    <w:rPr>
      <w:color w:val="467886" w:themeColor="hyperlink"/>
      <w:u w:val="single"/>
    </w:rPr>
  </w:style>
  <w:style w:type="character" w:styleId="UnresolvedMention">
    <w:name w:val="Unresolved Mention"/>
    <w:basedOn w:val="DefaultParagraphFont"/>
    <w:uiPriority w:val="99"/>
    <w:semiHidden/>
    <w:unhideWhenUsed/>
    <w:rsid w:val="00391E46"/>
    <w:rPr>
      <w:color w:val="605E5C"/>
      <w:shd w:val="clear" w:color="auto" w:fill="E1DFDD"/>
    </w:rPr>
  </w:style>
  <w:style w:type="table" w:styleId="TableGrid">
    <w:name w:val="Table Grid"/>
    <w:basedOn w:val="TableNormal"/>
    <w:uiPriority w:val="39"/>
    <w:rsid w:val="00F55018"/>
    <w:pPr>
      <w:spacing w:before="0" w:beforeAutospacing="0" w:after="0" w:afterAutospacing="0" w:line="240" w:lineRule="auto"/>
      <w:ind w:left="0" w:firstLine="0"/>
    </w:pPr>
    <w:rPr>
      <w:rFonts w:asciiTheme="minorHAnsi" w:hAnsiTheme="minorHAnsi" w:cstheme="minorBidi"/>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65</Pages>
  <Words>15312</Words>
  <Characters>87285</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Geri Burgert</dc:creator>
  <cp:keywords/>
  <dc:description/>
  <cp:lastModifiedBy>Geri Burgert</cp:lastModifiedBy>
  <cp:revision>297</cp:revision>
  <dcterms:created xsi:type="dcterms:W3CDTF">2026-02-01T17:00:00Z</dcterms:created>
  <dcterms:modified xsi:type="dcterms:W3CDTF">2026-02-02T23:53:00Z</dcterms:modified>
</cp:coreProperties>
</file>